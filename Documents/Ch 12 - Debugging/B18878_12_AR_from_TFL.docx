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D440320" w:rsidR="00987230" w:rsidRDefault="0078250F" w:rsidP="00987230">
      <w:pPr>
        <w:pStyle w:val="ChapterNumberPACKT"/>
      </w:pPr>
      <w:commentRangeStart w:id="2"/>
      <w:commentRangeStart w:id="3"/>
      <w:r>
        <w:t>1</w:t>
      </w:r>
      <w:r w:rsidR="00FE1715">
        <w:t>2</w:t>
      </w:r>
      <w:commentRangeEnd w:id="2"/>
      <w:r w:rsidR="006F62C4">
        <w:rPr>
          <w:rStyle w:val="CommentReference"/>
          <w:color w:val="auto"/>
          <w:kern w:val="0"/>
          <w:lang w:val="en-US"/>
        </w:rPr>
        <w:commentReference w:id="2"/>
      </w:r>
    </w:p>
    <w:p w14:paraId="025169F9" w14:textId="07A32764" w:rsidR="00987230" w:rsidRDefault="00FE1715" w:rsidP="00987230">
      <w:pPr>
        <w:pStyle w:val="ChapterTitlePACKT"/>
      </w:pPr>
      <w:r>
        <w:t>Debugging and Troubleshooting Windows Server</w:t>
      </w:r>
      <w:commentRangeEnd w:id="3"/>
      <w:r w:rsidR="00185A65">
        <w:rPr>
          <w:rStyle w:val="CommentReference"/>
          <w:color w:val="auto"/>
          <w:kern w:val="0"/>
          <w:lang w:val="en-US"/>
        </w:rPr>
        <w:commentReference w:id="3"/>
      </w:r>
    </w:p>
    <w:p w14:paraId="085B3573" w14:textId="77777777" w:rsidR="00987230" w:rsidRDefault="00987230" w:rsidP="00987230">
      <w:pPr>
        <w:pStyle w:val="NormalPACKT"/>
      </w:pPr>
      <w:r>
        <w:t>This chapter covers the following recipes:</w:t>
      </w:r>
    </w:p>
    <w:p w14:paraId="3CB847A3" w14:textId="03CEA86B" w:rsidR="006917F8" w:rsidRDefault="00FE1715" w:rsidP="006917F8">
      <w:pPr>
        <w:pStyle w:val="BulletPACKT"/>
      </w:pPr>
      <w:r>
        <w:t>Using PS Script Analyzer</w:t>
      </w:r>
    </w:p>
    <w:p w14:paraId="04A10F83" w14:textId="262F9AFE" w:rsidR="006917F8" w:rsidRDefault="00FE1715" w:rsidP="006917F8">
      <w:pPr>
        <w:pStyle w:val="BulletPACKT"/>
      </w:pPr>
      <w:r>
        <w:t>Checking Networking Connectivity</w:t>
      </w:r>
    </w:p>
    <w:p w14:paraId="31DCB928" w14:textId="6DCE9890" w:rsidR="006917F8" w:rsidRDefault="00DF438D" w:rsidP="006917F8">
      <w:pPr>
        <w:pStyle w:val="BulletPACKT"/>
      </w:pPr>
      <w:r>
        <w:t>Using Best Practice Analyzer</w:t>
      </w:r>
    </w:p>
    <w:p w14:paraId="7BB7FF95" w14:textId="70D3A14D" w:rsidR="006917F8" w:rsidRDefault="00DF438D" w:rsidP="006917F8">
      <w:pPr>
        <w:pStyle w:val="BulletPACKT"/>
      </w:pPr>
      <w:r>
        <w:t>Exploring PowerShell script debugging</w:t>
      </w:r>
    </w:p>
    <w:p w14:paraId="5CD4DEFA" w14:textId="1FA1C638" w:rsidR="006917F8" w:rsidRDefault="00DF438D" w:rsidP="006917F8">
      <w:pPr>
        <w:pStyle w:val="BulletPACKT"/>
      </w:pPr>
      <w:r>
        <w:t>Performing Networking troubleshooting</w:t>
      </w:r>
    </w:p>
    <w:p w14:paraId="5D29EF32" w14:textId="2191BFD7" w:rsidR="00987230" w:rsidRDefault="00987230" w:rsidP="00987230">
      <w:pPr>
        <w:pStyle w:val="Heading1"/>
        <w:tabs>
          <w:tab w:val="left" w:pos="0"/>
        </w:tabs>
      </w:pPr>
      <w:r>
        <w:t>Introduction</w:t>
      </w:r>
    </w:p>
    <w:p w14:paraId="504D7CCB" w14:textId="42FA6D86" w:rsidR="00436FDF" w:rsidRDefault="00436FDF" w:rsidP="00436FDF">
      <w:pPr>
        <w:pStyle w:val="NormalPACKT"/>
        <w:rPr>
          <w:lang w:val="en-GB"/>
        </w:rPr>
      </w:pPr>
      <w:r>
        <w:rPr>
          <w:lang w:val="en-GB"/>
        </w:rPr>
        <w:t xml:space="preserve">You can think </w:t>
      </w:r>
      <w:r w:rsidR="00343C68">
        <w:rPr>
          <w:lang w:val="en-GB"/>
        </w:rPr>
        <w:t>of debugging as</w:t>
      </w:r>
      <w:r>
        <w:rPr>
          <w:lang w:val="en-GB"/>
        </w:rPr>
        <w:t xml:space="preserve"> the art and science of removing bugs from your PowerShell scripts. A script m</w:t>
      </w:r>
      <w:r w:rsidR="00343C68">
        <w:rPr>
          <w:lang w:val="en-GB"/>
        </w:rPr>
        <w:t>a</w:t>
      </w:r>
      <w:r>
        <w:rPr>
          <w:lang w:val="en-GB"/>
        </w:rPr>
        <w:t xml:space="preserve">y not do what you or your users want, both during the development of a script and after you </w:t>
      </w:r>
      <w:r w:rsidR="00343C68">
        <w:rPr>
          <w:lang w:val="en-GB"/>
        </w:rPr>
        <w:t xml:space="preserve">deploy </w:t>
      </w:r>
      <w:r>
        <w:rPr>
          <w:lang w:val="en-GB"/>
        </w:rPr>
        <w:t>the script in</w:t>
      </w:r>
      <w:r w:rsidR="00343C68">
        <w:rPr>
          <w:lang w:val="en-GB"/>
        </w:rPr>
        <w:t>to</w:t>
      </w:r>
      <w:r>
        <w:rPr>
          <w:lang w:val="en-GB"/>
        </w:rPr>
        <w:t xml:space="preserve"> production. Troubleshooting is a process you go through to determine why your script is not doing what you want</w:t>
      </w:r>
      <w:r w:rsidR="00343C68">
        <w:rPr>
          <w:lang w:val="en-GB"/>
        </w:rPr>
        <w:t>,</w:t>
      </w:r>
      <w:r>
        <w:rPr>
          <w:lang w:val="en-GB"/>
        </w:rPr>
        <w:t xml:space="preserve"> </w:t>
      </w:r>
      <w:r w:rsidR="00343C68">
        <w:rPr>
          <w:lang w:val="en-GB"/>
        </w:rPr>
        <w:t xml:space="preserve">and then it </w:t>
      </w:r>
      <w:r>
        <w:rPr>
          <w:lang w:val="en-GB"/>
        </w:rPr>
        <w:t xml:space="preserve">helps you resolve your issues. </w:t>
      </w:r>
    </w:p>
    <w:p w14:paraId="47B95449" w14:textId="77777777" w:rsidR="00436FDF" w:rsidRDefault="00436FDF" w:rsidP="00436FDF">
      <w:pPr>
        <w:pStyle w:val="NormalPACKT"/>
        <w:rPr>
          <w:lang w:val="en-GB"/>
        </w:rPr>
      </w:pPr>
      <w:r>
        <w:rPr>
          <w:lang w:val="en-GB"/>
        </w:rPr>
        <w:t>There are three broad classes of problems that you encounter:</w:t>
      </w:r>
    </w:p>
    <w:p w14:paraId="2BE34B83" w14:textId="77777777" w:rsidR="00436FDF" w:rsidRDefault="00436FDF" w:rsidP="00436FDF">
      <w:pPr>
        <w:pStyle w:val="BulletPACKT"/>
        <w:rPr>
          <w:lang w:val="en-GB"/>
        </w:rPr>
      </w:pPr>
      <w:r>
        <w:rPr>
          <w:lang w:val="en-GB"/>
        </w:rPr>
        <w:t>Syntax errors</w:t>
      </w:r>
    </w:p>
    <w:p w14:paraId="49D4B602" w14:textId="77777777" w:rsidR="00436FDF" w:rsidRDefault="00436FDF" w:rsidP="00436FDF">
      <w:pPr>
        <w:pStyle w:val="BulletPACKT"/>
        <w:rPr>
          <w:lang w:val="en-GB"/>
        </w:rPr>
      </w:pPr>
      <w:r>
        <w:rPr>
          <w:lang w:val="en-GB"/>
        </w:rPr>
        <w:t>Logic errors</w:t>
      </w:r>
    </w:p>
    <w:p w14:paraId="00574744" w14:textId="77777777" w:rsidR="00436FDF" w:rsidRPr="0048643C" w:rsidRDefault="00436FDF" w:rsidP="00436FDF">
      <w:pPr>
        <w:pStyle w:val="BulletEndPACKT"/>
      </w:pPr>
      <w:r w:rsidRPr="0048643C">
        <w:t>Runtime errors</w:t>
      </w:r>
    </w:p>
    <w:p w14:paraId="2F55BBB1" w14:textId="21D6EB90" w:rsidR="00436FDF" w:rsidRDefault="00436FDF" w:rsidP="00436FDF">
      <w:pPr>
        <w:pStyle w:val="NormalPACKT"/>
      </w:pPr>
      <w:r>
        <w:rPr>
          <w:lang w:val="en-GB"/>
        </w:rPr>
        <w:t>Syntax errors are</w:t>
      </w:r>
      <w:r w:rsidR="00343C68">
        <w:rPr>
          <w:lang w:val="en-GB"/>
        </w:rPr>
        <w:t xml:space="preserve"> very c</w:t>
      </w:r>
      <w:r>
        <w:rPr>
          <w:lang w:val="en-GB"/>
        </w:rPr>
        <w:t xml:space="preserve">ommon – especially if your typing is less than perfect. It is so easy to type </w:t>
      </w:r>
      <w:r w:rsidRPr="00D14211">
        <w:rPr>
          <w:rStyle w:val="CodeInTextPACKT"/>
        </w:rPr>
        <w:t>Get-ChildTiem</w:t>
      </w:r>
      <w:r>
        <w:rPr>
          <w:lang w:val="en-GB"/>
        </w:rPr>
        <w:t xml:space="preserve"> as opposed to </w:t>
      </w:r>
      <w:r w:rsidRPr="00D14211">
        <w:rPr>
          <w:rStyle w:val="CodeInTextPACKT"/>
        </w:rPr>
        <w:t>Get-ChildIte</w:t>
      </w:r>
      <w:r>
        <w:rPr>
          <w:rStyle w:val="CodeInTextPACKT"/>
        </w:rPr>
        <w:t>m</w:t>
      </w:r>
      <w:r w:rsidRPr="00D14211">
        <w:t>.</w:t>
      </w:r>
      <w:r>
        <w:t xml:space="preserve"> </w:t>
      </w:r>
      <w:r w:rsidRPr="00D14211">
        <w:t>The</w:t>
      </w:r>
      <w:r>
        <w:t xml:space="preserve"> good news is that </w:t>
      </w:r>
      <w:r w:rsidR="00343C68">
        <w:t>your script won't run successfully until you resolve your syntax errors</w:t>
      </w:r>
      <w:r>
        <w:t>. There are several ways to avoid syntax errors and to simplify the task of finding and removing them. One simple way is to use a good code editor, such as VS Code. Just like Microsoft Word, VS Code highlights potential syntax errors to help you identify, fix, and eliminate them</w:t>
      </w:r>
      <w:r w:rsidR="00343C68">
        <w:t xml:space="preserve"> as you make them</w:t>
      </w:r>
      <w:r>
        <w:t xml:space="preserve">. </w:t>
      </w:r>
    </w:p>
    <w:p w14:paraId="070E53CA" w14:textId="3B5708EB" w:rsidR="00436FDF" w:rsidRDefault="00436FDF" w:rsidP="00436FDF">
      <w:pPr>
        <w:pStyle w:val="NormalPACKT"/>
      </w:pPr>
      <w:r>
        <w:t xml:space="preserve">Another way to reduce </w:t>
      </w:r>
      <w:r w:rsidR="008C43E6">
        <w:t>typos o</w:t>
      </w:r>
      <w:r>
        <w:t>r syntax issues is to use tab completion in the PowerShell console or the VS Code editor. You type some of the necessary text, hit the tab key, and PowerShell does the rest of the typing.</w:t>
      </w:r>
      <w:r w:rsidR="00E612E7">
        <w:t xml:space="preserve"> </w:t>
      </w:r>
    </w:p>
    <w:p w14:paraId="4BB1301E" w14:textId="6EEB4026" w:rsidR="00436FDF" w:rsidRDefault="00436FDF" w:rsidP="00436FDF">
      <w:pPr>
        <w:pStyle w:val="NormalPACKT"/>
      </w:pPr>
      <w:r>
        <w:t>Logic errors</w:t>
      </w:r>
      <w:r w:rsidR="00E612E7">
        <w:t xml:space="preserve">, on the other hand, </w:t>
      </w:r>
      <w:r>
        <w:t xml:space="preserve">are bits of code that do not do what you want or expect. There are </w:t>
      </w:r>
      <w:r w:rsidR="008C43E6">
        <w:t>many</w:t>
      </w:r>
      <w:r>
        <w:t xml:space="preserve"> reasons why code could have a logic error. One issue many IT pros encounter is defining a variable but not using it later or typing the variable name incorrectly. Tools such </w:t>
      </w:r>
      <w:r w:rsidRPr="00436FDF">
        <w:t>as the PowerShell Script Analyzer can analyze your code and help you track down potential issues in</w:t>
      </w:r>
      <w:r>
        <w:t xml:space="preserve"> your code. </w:t>
      </w:r>
    </w:p>
    <w:p w14:paraId="168B7A9F" w14:textId="640EEBB7" w:rsidR="00436FDF" w:rsidRDefault="00436FDF" w:rsidP="00436FDF">
      <w:pPr>
        <w:pStyle w:val="NormalPACKT"/>
      </w:pPr>
      <w:r>
        <w:lastRenderedPageBreak/>
        <w:t xml:space="preserve">You can also encounter runtime errors. For example, your script to add and configure a user in your AD could encounter a runtime problem. The AD service on a DC may have crashed, the NIC in your DC might have failed, or the network path from a user to the DC might have a failed router or one with an incorrect routing table. Checking network connectivity ensures the network path from your user to the relevant servers is working as required. But you also need to </w:t>
      </w:r>
      <w:r w:rsidR="00343C68">
        <w:t>confirm</w:t>
      </w:r>
      <w:r>
        <w:t xml:space="preserve"> your networking configuration itself is correct.</w:t>
      </w:r>
      <w:r w:rsidR="00E612E7">
        <w:t xml:space="preserve"> </w:t>
      </w:r>
    </w:p>
    <w:p w14:paraId="4963A939" w14:textId="74441930" w:rsidR="00343C68" w:rsidRDefault="00343C68" w:rsidP="00436FDF">
      <w:pPr>
        <w:pStyle w:val="NormalPACKT"/>
      </w:pPr>
      <w:r>
        <w:t xml:space="preserve">Troubleshooting network issues in large and complex networks can be a challenge. The </w:t>
      </w:r>
      <w:r w:rsidRPr="00343C68">
        <w:rPr>
          <w:rStyle w:val="CodeInTextPACKT"/>
        </w:rPr>
        <w:t>Get-NetView</w:t>
      </w:r>
      <w:r>
        <w:t xml:space="preserve"> module (and </w:t>
      </w:r>
      <w:commentRangeStart w:id="4"/>
      <w:commentRangeStart w:id="5"/>
      <w:r>
        <w:t>cmdlet</w:t>
      </w:r>
      <w:commentRangeEnd w:id="4"/>
      <w:r w:rsidR="00182CD4">
        <w:rPr>
          <w:rStyle w:val="CommentReference"/>
          <w:rFonts w:ascii="Arial" w:hAnsi="Arial" w:cs="Arial"/>
          <w:bCs/>
        </w:rPr>
        <w:commentReference w:id="4"/>
      </w:r>
      <w:commentRangeEnd w:id="5"/>
      <w:r w:rsidR="00F36DDE">
        <w:rPr>
          <w:rStyle w:val="CommentReference"/>
          <w:rFonts w:ascii="Arial" w:hAnsi="Arial" w:cs="Arial"/>
          <w:bCs/>
        </w:rPr>
        <w:commentReference w:id="5"/>
      </w:r>
      <w:r>
        <w:t>) enables you to gather important information about networking on a given host, which can help resolve issues. Windows and PowerShell do not install this module by default, but it is readily available from the PowerShell gallery.</w:t>
      </w:r>
    </w:p>
    <w:p w14:paraId="738737BA" w14:textId="37E37A65" w:rsidR="00343C68" w:rsidRDefault="00343C68" w:rsidP="00436FDF">
      <w:pPr>
        <w:pStyle w:val="NormalPACKT"/>
      </w:pPr>
      <w:r>
        <w:t xml:space="preserve">The </w:t>
      </w:r>
      <w:commentRangeStart w:id="6"/>
      <w:r w:rsidRPr="00F36DDE">
        <w:rPr>
          <w:rStyle w:val="CodeInTextPACKT"/>
          <w:rPrChange w:id="7" w:author="Thomas Lee" w:date="2022-12-13T17:52:00Z">
            <w:rPr/>
          </w:rPrChange>
        </w:rPr>
        <w:t>Get-NetView</w:t>
      </w:r>
      <w:r>
        <w:t xml:space="preserve"> </w:t>
      </w:r>
      <w:commentRangeEnd w:id="6"/>
      <w:r w:rsidR="00182CD4">
        <w:rPr>
          <w:rStyle w:val="CommentReference"/>
          <w:rFonts w:ascii="Arial" w:hAnsi="Arial" w:cs="Arial"/>
          <w:bCs/>
        </w:rPr>
        <w:commentReference w:id="6"/>
      </w:r>
      <w:r>
        <w:t xml:space="preserve">command produces a vast amount of detail that can be hard to use. In many cases, there are a few very common networking issues you may face. </w:t>
      </w:r>
      <w:r w:rsidR="008C43E6">
        <w:t xml:space="preserve">You examine some of these problems and their solution in the </w:t>
      </w:r>
      <w:r w:rsidR="008C43E6" w:rsidRPr="008C43E6">
        <w:rPr>
          <w:rStyle w:val="ItalicsPACKT"/>
        </w:rPr>
        <w:t>Checking Network Connectivity</w:t>
      </w:r>
      <w:r w:rsidR="008C43E6">
        <w:t xml:space="preserve"> recipe</w:t>
      </w:r>
      <w:r>
        <w:t xml:space="preserve">. </w:t>
      </w:r>
    </w:p>
    <w:p w14:paraId="678FD087" w14:textId="3D507007" w:rsidR="00436FDF" w:rsidRDefault="00436FDF" w:rsidP="00436FDF">
      <w:pPr>
        <w:pStyle w:val="NormalPACKT"/>
      </w:pPr>
      <w:r>
        <w:t>You may have a working system or service that, in some cases, could become problematic if you are unlucky</w:t>
      </w:r>
      <w:r w:rsidRPr="008C43E6">
        <w:t>. The Best Practices Analyzer enables</w:t>
      </w:r>
      <w:r>
        <w:t xml:space="preserve"> you to examine core Windows services to ensure you run these services in the best possible way.</w:t>
      </w:r>
    </w:p>
    <w:p w14:paraId="7D883F02" w14:textId="4513F74F" w:rsidR="00436FDF" w:rsidRDefault="00436FDF" w:rsidP="00436FDF">
      <w:pPr>
        <w:pStyle w:val="NormalPACKT"/>
      </w:pPr>
      <w:r>
        <w:t xml:space="preserve">Windows comes with a best practices analyzer (BPA) that can help you </w:t>
      </w:r>
      <w:r w:rsidR="008C43E6">
        <w:t>analyze your</w:t>
      </w:r>
      <w:r>
        <w:t xml:space="preserve"> hosts to check whether</w:t>
      </w:r>
      <w:r w:rsidR="008C43E6">
        <w:t xml:space="preserve"> you have deployed using </w:t>
      </w:r>
      <w:r>
        <w:t>best practices. You can use the built-in analyzer to asse</w:t>
      </w:r>
      <w:r w:rsidR="008C43E6">
        <w:t>s</w:t>
      </w:r>
      <w:r>
        <w:t xml:space="preserve">s your systems and </w:t>
      </w:r>
      <w:r w:rsidR="008C43E6">
        <w:t>possibly implement</w:t>
      </w:r>
      <w:r>
        <w:t xml:space="preserve"> best practice recommendations, such as always having at least two domain controller</w:t>
      </w:r>
      <w:r w:rsidR="008C43E6">
        <w:t>s</w:t>
      </w:r>
      <w:r>
        <w:t xml:space="preserve">. Some </w:t>
      </w:r>
      <w:r w:rsidR="008C43E6">
        <w:t xml:space="preserve">BPA </w:t>
      </w:r>
      <w:r>
        <w:t>recommendations</w:t>
      </w:r>
      <w:r w:rsidR="008C43E6">
        <w:t xml:space="preserve"> </w:t>
      </w:r>
      <w:r>
        <w:t>may not be appropriate for your environment. Ru</w:t>
      </w:r>
      <w:r w:rsidR="008C43E6">
        <w:t>n</w:t>
      </w:r>
      <w:r>
        <w:t>ning BPA regular</w:t>
      </w:r>
      <w:r w:rsidR="008C43E6">
        <w:t>l</w:t>
      </w:r>
      <w:r>
        <w:t xml:space="preserve">y to avoid configuration creep is a great approach. </w:t>
      </w:r>
    </w:p>
    <w:p w14:paraId="4E0EA870" w14:textId="4500537E" w:rsidR="00E612E7" w:rsidRDefault="00E612E7" w:rsidP="00E612E7">
      <w:pPr>
        <w:pStyle w:val="NormalPACKT"/>
      </w:pPr>
      <w:del w:id="8" w:author="Liam Draper" w:date="2022-12-01T10:03:00Z">
        <w:r w:rsidDel="00182CD4">
          <w:delText xml:space="preserve">. </w:delText>
        </w:r>
      </w:del>
    </w:p>
    <w:p w14:paraId="46BFAA72" w14:textId="5EAE30FB" w:rsidR="00987230" w:rsidRDefault="00036E59" w:rsidP="00987230">
      <w:pPr>
        <w:pStyle w:val="Heading2"/>
      </w:pPr>
      <w:r>
        <w:t>The system</w:t>
      </w:r>
      <w:r w:rsidR="00680501">
        <w:t>s</w:t>
      </w:r>
      <w:r w:rsidR="00987230">
        <w:t xml:space="preserve"> used in the chapter</w:t>
      </w:r>
    </w:p>
    <w:p w14:paraId="45228A84" w14:textId="07FB6CD6" w:rsidR="00A36627" w:rsidRDefault="00987230" w:rsidP="00987230">
      <w:pPr>
        <w:pStyle w:val="NormalPACKT"/>
        <w:rPr>
          <w:lang w:val="en-GB"/>
        </w:rPr>
      </w:pPr>
      <w:r>
        <w:rPr>
          <w:lang w:val="en-GB"/>
        </w:rPr>
        <w:t>This chapter</w:t>
      </w:r>
      <w:r w:rsidR="003C64A1">
        <w:rPr>
          <w:lang w:val="en-GB"/>
        </w:rPr>
        <w:t xml:space="preserve"> primarily </w:t>
      </w:r>
      <w:r w:rsidR="00A36627">
        <w:rPr>
          <w:lang w:val="en-GB"/>
        </w:rPr>
        <w:t>uses the server</w:t>
      </w:r>
      <w:r w:rsidR="003C64A1">
        <w:rPr>
          <w:lang w:val="en-GB"/>
        </w:rPr>
        <w:t xml:space="preserve">. </w:t>
      </w:r>
      <w:r w:rsidR="00A36627" w:rsidRPr="003C64A1">
        <w:rPr>
          <w:rStyle w:val="CodeInTextPACKT"/>
        </w:rPr>
        <w:t>SRV1</w:t>
      </w:r>
      <w:r w:rsidR="00A36627">
        <w:rPr>
          <w:lang w:val="en-GB"/>
        </w:rPr>
        <w:t xml:space="preserve">, </w:t>
      </w:r>
      <w:r w:rsidR="003C64A1">
        <w:rPr>
          <w:lang w:val="en-GB"/>
        </w:rPr>
        <w:t xml:space="preserve">a domain-joined server in the </w:t>
      </w:r>
      <w:commentRangeStart w:id="9"/>
      <w:r w:rsidR="003C64A1" w:rsidRPr="00F36DDE">
        <w:rPr>
          <w:rStyle w:val="CodeInTextPACKT"/>
          <w:rPrChange w:id="10" w:author="Thomas Lee" w:date="2022-12-13T17:52:00Z">
            <w:rPr>
              <w:lang w:val="en-GB"/>
            </w:rPr>
          </w:rPrChange>
        </w:rPr>
        <w:t>Reskit.Org</w:t>
      </w:r>
      <w:r w:rsidR="003C64A1">
        <w:rPr>
          <w:lang w:val="en-GB"/>
        </w:rPr>
        <w:t xml:space="preserve"> </w:t>
      </w:r>
      <w:commentRangeEnd w:id="9"/>
      <w:r w:rsidR="00182CD4">
        <w:rPr>
          <w:rStyle w:val="CommentReference"/>
          <w:rFonts w:ascii="Arial" w:hAnsi="Arial" w:cs="Arial"/>
          <w:bCs/>
        </w:rPr>
        <w:commentReference w:id="9"/>
      </w:r>
      <w:r w:rsidR="003C64A1">
        <w:rPr>
          <w:lang w:val="en-GB"/>
        </w:rPr>
        <w:t>domain. You have used this server, and the domain, in previous chapters of this book. You also need access to the domain’s two DCs (</w:t>
      </w:r>
      <w:r w:rsidR="003C64A1" w:rsidRPr="008C43E6">
        <w:rPr>
          <w:rStyle w:val="CodeInTextPACKT"/>
        </w:rPr>
        <w:t>DC1</w:t>
      </w:r>
      <w:r w:rsidR="003C64A1">
        <w:rPr>
          <w:lang w:val="en-GB"/>
        </w:rPr>
        <w:t xml:space="preserve"> and </w:t>
      </w:r>
      <w:r w:rsidR="003C64A1" w:rsidRPr="008C43E6">
        <w:rPr>
          <w:rStyle w:val="CodeInTextPACKT"/>
        </w:rPr>
        <w:t>DC2</w:t>
      </w:r>
      <w:r w:rsidR="003C64A1">
        <w:rPr>
          <w:lang w:val="en-GB"/>
        </w:rPr>
        <w:t xml:space="preserve">). Additionally, you should ensure </w:t>
      </w:r>
      <w:r w:rsidR="003C64A1" w:rsidRPr="003C64A1">
        <w:rPr>
          <w:rStyle w:val="CodeInTextPACKT"/>
        </w:rPr>
        <w:t>SRV1</w:t>
      </w:r>
      <w:r w:rsidR="003C64A1">
        <w:rPr>
          <w:lang w:val="en-GB"/>
        </w:rPr>
        <w:t xml:space="preserve"> has access to the Internet.</w:t>
      </w:r>
    </w:p>
    <w:p w14:paraId="41FAB407" w14:textId="26443A0F" w:rsidR="00987230" w:rsidRDefault="00D26A07" w:rsidP="00987230">
      <w:pPr>
        <w:pStyle w:val="NormalPACKT"/>
        <w:rPr>
          <w:lang w:val="en-GB"/>
        </w:rPr>
      </w:pPr>
      <w:r>
        <w:rPr>
          <w:lang w:val="en-GB"/>
        </w:rPr>
        <w:t>The hosts used in this chapter are</w:t>
      </w:r>
      <w:r w:rsidR="00366F37">
        <w:rPr>
          <w:lang w:val="en-GB"/>
        </w:rPr>
        <w:t xml:space="preserve"> as shown here:</w:t>
      </w:r>
    </w:p>
    <w:p w14:paraId="49D93780" w14:textId="1A907537" w:rsidR="00987230" w:rsidRDefault="00FD6243" w:rsidP="00987230">
      <w:pPr>
        <w:pStyle w:val="FigurePACKT"/>
      </w:pPr>
      <w:commentRangeStart w:id="11"/>
      <w:commentRangeStart w:id="12"/>
      <w:del w:id="13" w:author="Thomas Lee" w:date="2022-12-13T17:58:00Z">
        <w:r w:rsidDel="00F36DDE">
          <w:rPr>
            <w:noProof/>
          </w:rPr>
          <w:lastRenderedPageBreak/>
          <w:drawing>
            <wp:inline distT="0" distB="0" distL="0" distR="0" wp14:anchorId="46DE8592" wp14:editId="5422CFAC">
              <wp:extent cx="3686142" cy="22747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8672" cy="2282473"/>
                      </a:xfrm>
                      <a:prstGeom prst="rect">
                        <a:avLst/>
                      </a:prstGeom>
                    </pic:spPr>
                  </pic:pic>
                </a:graphicData>
              </a:graphic>
            </wp:inline>
          </w:drawing>
        </w:r>
      </w:del>
      <w:commentRangeEnd w:id="11"/>
      <w:r w:rsidR="001142AB">
        <w:rPr>
          <w:rStyle w:val="CommentReference"/>
          <w:rFonts w:ascii="Arial" w:hAnsi="Arial" w:cs="Arial"/>
          <w:bCs/>
          <w:lang w:val="en-US"/>
        </w:rPr>
        <w:commentReference w:id="11"/>
      </w:r>
      <w:commentRangeEnd w:id="12"/>
      <w:r w:rsidR="00F36DDE">
        <w:rPr>
          <w:rStyle w:val="CommentReference"/>
          <w:rFonts w:ascii="Arial" w:hAnsi="Arial" w:cs="Arial"/>
          <w:bCs/>
          <w:lang w:val="en-US"/>
        </w:rPr>
        <w:commentReference w:id="12"/>
      </w:r>
      <w:ins w:id="14" w:author="Thomas Lee" w:date="2022-12-13T17:58:00Z">
        <w:r w:rsidR="00F36DDE">
          <w:rPr>
            <w:noProof/>
          </w:rPr>
          <w:drawing>
            <wp:inline distT="0" distB="0" distL="0" distR="0" wp14:anchorId="32ED700F" wp14:editId="5FED835B">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36950"/>
                      </a:xfrm>
                      <a:prstGeom prst="rect">
                        <a:avLst/>
                      </a:prstGeom>
                    </pic:spPr>
                  </pic:pic>
                </a:graphicData>
              </a:graphic>
            </wp:inline>
          </w:drawing>
        </w:r>
      </w:ins>
    </w:p>
    <w:p w14:paraId="637E93A8" w14:textId="76AAA8F9" w:rsidR="004936AF" w:rsidRPr="00DC6325" w:rsidRDefault="004936AF" w:rsidP="004936AF">
      <w:pPr>
        <w:pStyle w:val="FigureCaptionPACKT"/>
      </w:pPr>
      <w:r w:rsidRPr="00DC6325">
        <w:t xml:space="preserve">Figure </w:t>
      </w:r>
      <w:r>
        <w:t>1</w:t>
      </w:r>
      <w:r w:rsidR="00E612E7">
        <w:t>2</w:t>
      </w:r>
      <w:r w:rsidRPr="00DC6325">
        <w:t>.</w:t>
      </w:r>
      <w:r>
        <w:t>1</w:t>
      </w:r>
      <w:r w:rsidRPr="00DC6325">
        <w:t xml:space="preserve">: </w:t>
      </w:r>
      <w:r>
        <w:t>Host in use for this chapter</w:t>
      </w:r>
    </w:p>
    <w:p w14:paraId="19281160" w14:textId="72E664A8"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E612E7">
        <w:rPr>
          <w:noProof/>
        </w:rPr>
        <w:t>2</w:t>
      </w:r>
      <w:r w:rsidRPr="00023EAD">
        <w:rPr>
          <w:noProof/>
        </w:rPr>
        <w:t>_</w:t>
      </w:r>
      <w:r>
        <w:rPr>
          <w:noProof/>
        </w:rPr>
        <w:t>0</w:t>
      </w:r>
      <w:r w:rsidR="00366F37">
        <w:rPr>
          <w:noProof/>
        </w:rPr>
        <w:t>1</w:t>
      </w:r>
      <w:r>
        <w:rPr>
          <w:noProof/>
        </w:rPr>
        <w:t>.png</w:t>
      </w:r>
    </w:p>
    <w:p w14:paraId="7E9375B7" w14:textId="22E15CC3" w:rsidR="00987230" w:rsidRDefault="00DF438D" w:rsidP="00987230">
      <w:pPr>
        <w:pStyle w:val="Heading1"/>
        <w:tabs>
          <w:tab w:val="left" w:pos="0"/>
        </w:tabs>
      </w:pPr>
      <w:r>
        <w:t>Using PS Script Analyzer</w:t>
      </w:r>
    </w:p>
    <w:p w14:paraId="1C1BD760" w14:textId="30644224" w:rsidR="00E612E7" w:rsidRDefault="00E612E7" w:rsidP="00E612E7">
      <w:pPr>
        <w:pStyle w:val="NormalPACKT"/>
      </w:pPr>
      <w:r>
        <w:t>The PowerShell Script Analyzer is a PowerShell module produced by the PowerShell team that analyzes your code and provides opportunities to improve. You can download the latest version of the module from the PowerShell Gallery.</w:t>
      </w:r>
      <w:r w:rsidR="009F09A9">
        <w:t xml:space="preserve"> Like many PowerShell modules, the script analyzer is subject to constant updating. You can always download the </w:t>
      </w:r>
      <w:r w:rsidR="008C43E6">
        <w:t>new</w:t>
      </w:r>
      <w:r w:rsidR="009F09A9">
        <w:t>est version of this module directly from GitHub</w:t>
      </w:r>
      <w:r w:rsidR="008C43E6">
        <w:t>.</w:t>
      </w:r>
    </w:p>
    <w:p w14:paraId="73222F1A" w14:textId="44A08C77" w:rsidR="00E612E7" w:rsidRDefault="00C80D36" w:rsidP="00E612E7">
      <w:pPr>
        <w:pStyle w:val="NormalPACKT"/>
      </w:pPr>
      <w:r>
        <w:t>U</w:t>
      </w:r>
      <w:r w:rsidR="00E612E7">
        <w:t xml:space="preserve">sing the VS Code editor to develop your code, you should know that the Script Analyzer is built-in to VS Code. So as you are </w:t>
      </w:r>
      <w:r w:rsidR="008C43E6">
        <w:t>creat</w:t>
      </w:r>
      <w:r w:rsidR="00E612E7">
        <w:t>ing your PowerShell script, VS code highlights any errors the Script Analyzer finds. VS Code, therefore, helps you to write better code straightaway.</w:t>
      </w:r>
    </w:p>
    <w:p w14:paraId="0175DF40" w14:textId="6397E73D" w:rsidR="00E612E7" w:rsidRDefault="00E612E7" w:rsidP="00E612E7">
      <w:pPr>
        <w:pStyle w:val="NormalPACKT"/>
      </w:pPr>
      <w:r>
        <w:t xml:space="preserve">Another feature of the PowerShell Script Analyzer is the ability to reformat PowerShell code to be more readable. You </w:t>
      </w:r>
      <w:r w:rsidR="008C43E6">
        <w:t>can configure numerous settings</w:t>
      </w:r>
      <w:r>
        <w:t xml:space="preserve"> </w:t>
      </w:r>
      <w:r w:rsidR="008C43E6">
        <w:t xml:space="preserve">to define </w:t>
      </w:r>
      <w:r>
        <w:t xml:space="preserve">how the Script Analyzer should reformat your code. </w:t>
      </w:r>
    </w:p>
    <w:p w14:paraId="1E058C98" w14:textId="77777777" w:rsidR="00987230" w:rsidRDefault="00987230" w:rsidP="00987230">
      <w:pPr>
        <w:pStyle w:val="Heading2"/>
        <w:tabs>
          <w:tab w:val="left" w:pos="0"/>
        </w:tabs>
      </w:pPr>
      <w:r>
        <w:lastRenderedPageBreak/>
        <w:t>Getting ready</w:t>
      </w:r>
    </w:p>
    <w:p w14:paraId="5DD18ED0" w14:textId="69BADD80" w:rsidR="00987230" w:rsidRDefault="00987230" w:rsidP="00987230">
      <w:pPr>
        <w:pStyle w:val="Heading2"/>
        <w:tabs>
          <w:tab w:val="left" w:pos="0"/>
        </w:tabs>
      </w:pPr>
      <w:r>
        <w:t>How to do it...</w:t>
      </w:r>
    </w:p>
    <w:p w14:paraId="386A9337" w14:textId="2C443EB3" w:rsidR="007B4172" w:rsidRPr="007B4172" w:rsidRDefault="007B4172" w:rsidP="00A36627">
      <w:pPr>
        <w:pStyle w:val="NumberedBulletPACKT"/>
        <w:rPr>
          <w:color w:val="000000"/>
          <w:lang w:val="en-GB" w:eastAsia="en-GB"/>
        </w:rPr>
      </w:pPr>
      <w:r w:rsidRPr="007B4172">
        <w:rPr>
          <w:lang w:val="en-GB" w:eastAsia="en-GB"/>
        </w:rPr>
        <w:t>Discovering the Powershell Script Analyzer module</w:t>
      </w:r>
    </w:p>
    <w:p w14:paraId="274F0025" w14:textId="77777777" w:rsidR="00A36627" w:rsidRPr="00A36627" w:rsidRDefault="00A36627" w:rsidP="005A75C7">
      <w:pPr>
        <w:pStyle w:val="CodePACKT"/>
      </w:pPr>
    </w:p>
    <w:p w14:paraId="6B9E7E4B" w14:textId="64262B10" w:rsidR="007B4172" w:rsidRPr="00A36627" w:rsidRDefault="007B4172" w:rsidP="005A75C7">
      <w:pPr>
        <w:pStyle w:val="CodePACKT"/>
      </w:pPr>
      <w:r w:rsidRPr="00A36627">
        <w:t>Find-Module -Name PSScriptAnalyzer |</w:t>
      </w:r>
    </w:p>
    <w:p w14:paraId="3A5FF0DE" w14:textId="77777777" w:rsidR="007B4172" w:rsidRPr="00A36627" w:rsidRDefault="007B4172" w:rsidP="005A75C7">
      <w:pPr>
        <w:pStyle w:val="CodePACKT"/>
      </w:pPr>
      <w:r w:rsidRPr="00A36627">
        <w:t>  Format-List Name, Version, Type, Desc*, Author, Company*, *Date, *URI*</w:t>
      </w:r>
    </w:p>
    <w:p w14:paraId="0DA8449A" w14:textId="77777777" w:rsidR="007B4172" w:rsidRPr="007B4172" w:rsidRDefault="007B4172" w:rsidP="005A75C7">
      <w:pPr>
        <w:pStyle w:val="CodePACKT"/>
      </w:pPr>
      <w:r w:rsidRPr="00A36627">
        <w:t> </w:t>
      </w:r>
      <w:r w:rsidRPr="007B4172">
        <w:t xml:space="preserve"> </w:t>
      </w:r>
    </w:p>
    <w:p w14:paraId="0B5C7428" w14:textId="35B8B05C" w:rsidR="007B4172" w:rsidRPr="007B4172" w:rsidRDefault="007B4172" w:rsidP="00A36627">
      <w:pPr>
        <w:pStyle w:val="NumberedBulletPACKT"/>
        <w:rPr>
          <w:color w:val="000000"/>
          <w:lang w:val="en-GB" w:eastAsia="en-GB"/>
        </w:rPr>
      </w:pPr>
      <w:r w:rsidRPr="007B4172">
        <w:rPr>
          <w:lang w:val="en-GB" w:eastAsia="en-GB"/>
        </w:rPr>
        <w:t>Installing the script analyzer module</w:t>
      </w:r>
    </w:p>
    <w:p w14:paraId="779A7C44" w14:textId="77777777" w:rsidR="00A36627" w:rsidRPr="00A36627" w:rsidRDefault="00A36627" w:rsidP="005A75C7">
      <w:pPr>
        <w:pStyle w:val="CodePACKT"/>
      </w:pPr>
    </w:p>
    <w:p w14:paraId="74E0DC73" w14:textId="31ED4C72" w:rsidR="007B4172" w:rsidRPr="00A36627" w:rsidRDefault="007B4172" w:rsidP="005A75C7">
      <w:pPr>
        <w:pStyle w:val="CodePACKT"/>
      </w:pPr>
      <w:r w:rsidRPr="00A36627">
        <w:t>Install-Module -Name PSScriptAnalyzer -Force</w:t>
      </w:r>
    </w:p>
    <w:p w14:paraId="71761146" w14:textId="77777777" w:rsidR="007B4172" w:rsidRPr="00A36627" w:rsidRDefault="007B4172" w:rsidP="005A75C7">
      <w:pPr>
        <w:pStyle w:val="CodePACKT"/>
      </w:pPr>
    </w:p>
    <w:p w14:paraId="5981A10A" w14:textId="68918607" w:rsidR="007B4172" w:rsidRPr="007B4172" w:rsidRDefault="007B4172" w:rsidP="00A36627">
      <w:pPr>
        <w:pStyle w:val="NumberedBulletPACKT"/>
        <w:rPr>
          <w:color w:val="000000"/>
          <w:lang w:val="en-GB" w:eastAsia="en-GB"/>
        </w:rPr>
      </w:pPr>
      <w:r w:rsidRPr="007B4172">
        <w:rPr>
          <w:lang w:val="en-GB" w:eastAsia="en-GB"/>
        </w:rPr>
        <w:t>Discovering the commands in the Script Analyzer module</w:t>
      </w:r>
    </w:p>
    <w:p w14:paraId="7C6187CD" w14:textId="77777777" w:rsidR="00A36627" w:rsidRPr="00A36627" w:rsidRDefault="00A36627" w:rsidP="005A75C7">
      <w:pPr>
        <w:pStyle w:val="CodePACKT"/>
      </w:pPr>
    </w:p>
    <w:p w14:paraId="5D0BEB27" w14:textId="3CC2130C" w:rsidR="007B4172" w:rsidRPr="00A36627" w:rsidRDefault="007B4172" w:rsidP="005A75C7">
      <w:pPr>
        <w:pStyle w:val="CodePACKT"/>
      </w:pPr>
      <w:r w:rsidRPr="00A36627">
        <w:t>Get-Command -Module PSScriptAnalyzer</w:t>
      </w:r>
    </w:p>
    <w:p w14:paraId="2D490DF0" w14:textId="77777777" w:rsidR="007B4172" w:rsidRPr="00A36627" w:rsidRDefault="007B4172" w:rsidP="005A75C7">
      <w:pPr>
        <w:pStyle w:val="CodePACKT"/>
      </w:pPr>
    </w:p>
    <w:p w14:paraId="66A870B3" w14:textId="71670A37" w:rsidR="007B4172" w:rsidRPr="007B4172" w:rsidRDefault="007B4172" w:rsidP="00A36627">
      <w:pPr>
        <w:pStyle w:val="NumberedBulletPACKT"/>
        <w:rPr>
          <w:color w:val="000000"/>
          <w:lang w:val="en-GB" w:eastAsia="en-GB"/>
        </w:rPr>
      </w:pPr>
      <w:r w:rsidRPr="007B4172">
        <w:rPr>
          <w:lang w:val="en-GB" w:eastAsia="en-GB"/>
        </w:rPr>
        <w:t>Discovering analyzer rules</w:t>
      </w:r>
    </w:p>
    <w:p w14:paraId="44EC35D2" w14:textId="77777777" w:rsidR="00A36627" w:rsidRPr="00A36627" w:rsidRDefault="00A36627" w:rsidP="005A75C7">
      <w:pPr>
        <w:pStyle w:val="CodePACKT"/>
      </w:pPr>
    </w:p>
    <w:p w14:paraId="66F86BED" w14:textId="382A2C24" w:rsidR="007B4172" w:rsidRPr="00A36627" w:rsidRDefault="007B4172" w:rsidP="005A75C7">
      <w:pPr>
        <w:pStyle w:val="CodePACKT"/>
      </w:pPr>
      <w:r w:rsidRPr="00A36627">
        <w:t xml:space="preserve">Get-ScriptAnalyzerRule | </w:t>
      </w:r>
    </w:p>
    <w:p w14:paraId="63514853" w14:textId="77777777" w:rsidR="007B4172" w:rsidRPr="00A36627" w:rsidRDefault="007B4172" w:rsidP="005A75C7">
      <w:pPr>
        <w:pStyle w:val="CodePACKT"/>
      </w:pPr>
      <w:r w:rsidRPr="00A36627">
        <w:t>  Group-Object -Property Severity |</w:t>
      </w:r>
    </w:p>
    <w:p w14:paraId="40508134" w14:textId="77777777" w:rsidR="007B4172" w:rsidRPr="00A36627" w:rsidRDefault="007B4172" w:rsidP="005A75C7">
      <w:pPr>
        <w:pStyle w:val="CodePACKT"/>
      </w:pPr>
      <w:r w:rsidRPr="00A36627">
        <w:t>    Sort-Object -Property Count -Descending</w:t>
      </w:r>
    </w:p>
    <w:p w14:paraId="6B7974B1" w14:textId="77777777" w:rsidR="007B4172" w:rsidRPr="00A36627" w:rsidRDefault="007B4172" w:rsidP="005A75C7">
      <w:pPr>
        <w:pStyle w:val="CodePACKT"/>
      </w:pPr>
    </w:p>
    <w:p w14:paraId="2D7E8B1C" w14:textId="65254651" w:rsidR="007B4172" w:rsidRPr="007B4172" w:rsidRDefault="007B4172" w:rsidP="00A36627">
      <w:pPr>
        <w:pStyle w:val="NumberedBulletPACKT"/>
        <w:rPr>
          <w:color w:val="000000"/>
          <w:lang w:val="en-GB" w:eastAsia="en-GB"/>
        </w:rPr>
      </w:pPr>
      <w:r w:rsidRPr="007B4172">
        <w:rPr>
          <w:lang w:val="en-GB" w:eastAsia="en-GB"/>
        </w:rPr>
        <w:t>Examining a rule</w:t>
      </w:r>
    </w:p>
    <w:p w14:paraId="68EE0BF6" w14:textId="77777777" w:rsidR="00A36627" w:rsidRPr="00A36627" w:rsidRDefault="00A36627" w:rsidP="005A75C7">
      <w:pPr>
        <w:pStyle w:val="CodePACKT"/>
      </w:pPr>
    </w:p>
    <w:p w14:paraId="6AAB7EB8" w14:textId="5C634F82" w:rsidR="007B4172" w:rsidRPr="00A36627" w:rsidRDefault="007B4172" w:rsidP="005A75C7">
      <w:pPr>
        <w:pStyle w:val="CodePACKT"/>
      </w:pPr>
      <w:r w:rsidRPr="00A36627">
        <w:t xml:space="preserve">Get-ScriptAnalyzerRule | </w:t>
      </w:r>
    </w:p>
    <w:p w14:paraId="502958F8" w14:textId="77777777" w:rsidR="007B4172" w:rsidRPr="00A36627" w:rsidRDefault="007B4172" w:rsidP="005A75C7">
      <w:pPr>
        <w:pStyle w:val="CodePACKT"/>
      </w:pPr>
      <w:r w:rsidRPr="00A36627">
        <w:t>  Select-Object -First 1 |</w:t>
      </w:r>
    </w:p>
    <w:p w14:paraId="5D471329" w14:textId="77777777" w:rsidR="007B4172" w:rsidRPr="00A36627" w:rsidRDefault="007B4172" w:rsidP="005A75C7">
      <w:pPr>
        <w:pStyle w:val="CodePACKT"/>
      </w:pPr>
      <w:r w:rsidRPr="00A36627">
        <w:t>    Format-List</w:t>
      </w:r>
    </w:p>
    <w:p w14:paraId="0AB6E969" w14:textId="77777777" w:rsidR="007B4172" w:rsidRPr="00A36627" w:rsidRDefault="007B4172" w:rsidP="005A75C7">
      <w:pPr>
        <w:pStyle w:val="CodePACKT"/>
      </w:pPr>
    </w:p>
    <w:p w14:paraId="262508A2" w14:textId="3EB09CAF" w:rsidR="007B4172" w:rsidRPr="007B4172" w:rsidRDefault="007B4172" w:rsidP="00A36627">
      <w:pPr>
        <w:pStyle w:val="NumberedBulletPACKT"/>
        <w:rPr>
          <w:color w:val="000000"/>
          <w:lang w:val="en-GB" w:eastAsia="en-GB"/>
        </w:rPr>
      </w:pPr>
      <w:r w:rsidRPr="007B4172">
        <w:rPr>
          <w:lang w:val="en-GB" w:eastAsia="en-GB"/>
        </w:rPr>
        <w:t>Creating a script file with issues</w:t>
      </w:r>
    </w:p>
    <w:p w14:paraId="76BA6EC3" w14:textId="77777777" w:rsidR="00A36627" w:rsidRPr="00A36627" w:rsidRDefault="00A36627" w:rsidP="005A75C7">
      <w:pPr>
        <w:pStyle w:val="CodePACKT"/>
      </w:pPr>
    </w:p>
    <w:p w14:paraId="75C8FE1F" w14:textId="5EA4E38D" w:rsidR="007B4172" w:rsidRPr="00A36627" w:rsidRDefault="007B4172" w:rsidP="005A75C7">
      <w:pPr>
        <w:pStyle w:val="CodePACKT"/>
      </w:pPr>
      <w:r w:rsidRPr="00A36627">
        <w:t>@'</w:t>
      </w:r>
    </w:p>
    <w:p w14:paraId="3AC9F235" w14:textId="77777777" w:rsidR="007B4172" w:rsidRPr="00A36627" w:rsidRDefault="007B4172" w:rsidP="005A75C7">
      <w:pPr>
        <w:pStyle w:val="CodePACKT"/>
      </w:pPr>
      <w:r w:rsidRPr="00A36627">
        <w:t># Bad.ps1</w:t>
      </w:r>
    </w:p>
    <w:p w14:paraId="705DBA56" w14:textId="77777777" w:rsidR="007B4172" w:rsidRPr="00A36627" w:rsidRDefault="007B4172" w:rsidP="005A75C7">
      <w:pPr>
        <w:pStyle w:val="CodePACKT"/>
      </w:pPr>
      <w:r w:rsidRPr="00A36627">
        <w:t># A file to demonstrate Script Analyzer</w:t>
      </w:r>
    </w:p>
    <w:p w14:paraId="56C26256" w14:textId="77777777" w:rsidR="007B4172" w:rsidRPr="00A36627" w:rsidRDefault="007B4172" w:rsidP="005A75C7">
      <w:pPr>
        <w:pStyle w:val="CodePACKT"/>
      </w:pPr>
      <w:r w:rsidRPr="00A36627">
        <w:t>#</w:t>
      </w:r>
    </w:p>
    <w:p w14:paraId="7A436910" w14:textId="77777777" w:rsidR="007B4172" w:rsidRPr="00A36627" w:rsidRDefault="007B4172" w:rsidP="005A75C7">
      <w:pPr>
        <w:pStyle w:val="CodePACKT"/>
      </w:pPr>
      <w:r w:rsidRPr="00A36627">
        <w:t>### Uses an alias</w:t>
      </w:r>
    </w:p>
    <w:p w14:paraId="07227344" w14:textId="77777777" w:rsidR="007B4172" w:rsidRPr="00A36627" w:rsidRDefault="007B4172" w:rsidP="005A75C7">
      <w:pPr>
        <w:pStyle w:val="CodePACKT"/>
      </w:pPr>
      <w:r w:rsidRPr="00A36627">
        <w:t>$Procs = gps</w:t>
      </w:r>
    </w:p>
    <w:p w14:paraId="4FACB345" w14:textId="77777777" w:rsidR="007B4172" w:rsidRPr="00A36627" w:rsidRDefault="007B4172" w:rsidP="005A75C7">
      <w:pPr>
        <w:pStyle w:val="CodePACKT"/>
      </w:pPr>
      <w:r w:rsidRPr="00A36627">
        <w:t>### Uses positional parameters</w:t>
      </w:r>
    </w:p>
    <w:p w14:paraId="2F66476B" w14:textId="77777777" w:rsidR="007B4172" w:rsidRPr="00A36627" w:rsidRDefault="007B4172" w:rsidP="005A75C7">
      <w:pPr>
        <w:pStyle w:val="CodePACKT"/>
      </w:pPr>
      <w:r w:rsidRPr="00A36627">
        <w:t>$Services = Get-Service 'foo' 21</w:t>
      </w:r>
    </w:p>
    <w:p w14:paraId="01CE9630" w14:textId="77777777" w:rsidR="007B4172" w:rsidRPr="00A36627" w:rsidRDefault="007B4172" w:rsidP="005A75C7">
      <w:pPr>
        <w:pStyle w:val="CodePACKT"/>
      </w:pPr>
      <w:r w:rsidRPr="00A36627">
        <w:t>### Uses poor function header</w:t>
      </w:r>
    </w:p>
    <w:p w14:paraId="6D645965" w14:textId="77777777" w:rsidR="007B4172" w:rsidRPr="00A36627" w:rsidRDefault="007B4172" w:rsidP="005A75C7">
      <w:pPr>
        <w:pStyle w:val="CodePACKT"/>
      </w:pPr>
      <w:r w:rsidRPr="00A36627">
        <w:t>Function foo {"Foo"}</w:t>
      </w:r>
    </w:p>
    <w:p w14:paraId="3DC66D1B" w14:textId="79DE9561" w:rsidR="007B4172" w:rsidRPr="00A36627" w:rsidRDefault="007B4172" w:rsidP="005A75C7">
      <w:pPr>
        <w:pStyle w:val="CodePACKT"/>
      </w:pPr>
      <w:r w:rsidRPr="00A36627">
        <w:t>### Function redefines a built</w:t>
      </w:r>
      <w:r w:rsidR="008D7583">
        <w:t xml:space="preserve"> </w:t>
      </w:r>
      <w:r w:rsidRPr="00A36627">
        <w:t>in command</w:t>
      </w:r>
    </w:p>
    <w:p w14:paraId="0054877E" w14:textId="77777777" w:rsidR="007B4172" w:rsidRPr="00A36627" w:rsidRDefault="007B4172" w:rsidP="005A75C7">
      <w:pPr>
        <w:pStyle w:val="CodePACKT"/>
      </w:pPr>
      <w:r w:rsidRPr="00A36627">
        <w:t>Function Get-ChildItem {"Sorry Dave I cannot do that"}</w:t>
      </w:r>
    </w:p>
    <w:p w14:paraId="45DEA8B7" w14:textId="52FB5D0B" w:rsidR="007B4172" w:rsidRPr="00A36627" w:rsidRDefault="007B4172" w:rsidP="005A75C7">
      <w:pPr>
        <w:pStyle w:val="CodePACKT"/>
      </w:pPr>
      <w:r w:rsidRPr="00A36627">
        <w:t>### Command uses a hard</w:t>
      </w:r>
      <w:r w:rsidR="008D7583">
        <w:t>-</w:t>
      </w:r>
      <w:r w:rsidRPr="00A36627">
        <w:t>coded computer name</w:t>
      </w:r>
    </w:p>
    <w:p w14:paraId="09FB5A50" w14:textId="77777777" w:rsidR="007B4172" w:rsidRPr="00A36627" w:rsidRDefault="007B4172" w:rsidP="005A75C7">
      <w:pPr>
        <w:pStyle w:val="CodePACKT"/>
      </w:pPr>
      <w:r w:rsidRPr="00A36627">
        <w:t>Test-Connection -ComputerName DC1</w:t>
      </w:r>
    </w:p>
    <w:p w14:paraId="0AC46B29" w14:textId="77777777" w:rsidR="007B4172" w:rsidRPr="00A36627" w:rsidRDefault="007B4172" w:rsidP="005A75C7">
      <w:pPr>
        <w:pStyle w:val="CodePACKT"/>
      </w:pPr>
      <w:r w:rsidRPr="00A36627">
        <w:t>### A line that has trailing white space</w:t>
      </w:r>
    </w:p>
    <w:p w14:paraId="6013955C" w14:textId="77777777" w:rsidR="00A36627" w:rsidRPr="00A36627" w:rsidRDefault="007B4172" w:rsidP="005A75C7">
      <w:pPr>
        <w:pStyle w:val="CodePACKT"/>
      </w:pPr>
      <w:r w:rsidRPr="00A36627">
        <w:t>$foobar</w:t>
      </w:r>
      <w:r w:rsidR="00A36627" w:rsidRPr="00A36627">
        <w:t xml:space="preserve"> = </w:t>
      </w:r>
      <w:r w:rsidRPr="00A36627">
        <w:t xml:space="preserve">"foobar" </w:t>
      </w:r>
    </w:p>
    <w:p w14:paraId="075D5EA8" w14:textId="77777777" w:rsidR="007B4172" w:rsidRPr="00A36627" w:rsidRDefault="007B4172" w:rsidP="005A75C7">
      <w:pPr>
        <w:pStyle w:val="CodePACKT"/>
      </w:pPr>
      <w:r w:rsidRPr="00A36627">
        <w:t>### A line using a global variable</w:t>
      </w:r>
    </w:p>
    <w:p w14:paraId="2404FF9E" w14:textId="77777777" w:rsidR="007B4172" w:rsidRPr="00A36627" w:rsidRDefault="007B4172" w:rsidP="005A75C7">
      <w:pPr>
        <w:pStyle w:val="CodePACKT"/>
      </w:pPr>
      <w:r w:rsidRPr="00A36627">
        <w:t>$Global:foo</w:t>
      </w:r>
    </w:p>
    <w:p w14:paraId="6ECF06CB" w14:textId="77777777" w:rsidR="007B4172" w:rsidRPr="00A36627" w:rsidRDefault="007B4172" w:rsidP="005A75C7">
      <w:pPr>
        <w:pStyle w:val="CodePACKT"/>
      </w:pPr>
      <w:r w:rsidRPr="00A36627">
        <w:t>'@ | Out-File -FilePath "C:\Foo\Bad.ps1"</w:t>
      </w:r>
    </w:p>
    <w:p w14:paraId="17449502" w14:textId="77777777" w:rsidR="007B4172" w:rsidRPr="00A36627" w:rsidRDefault="007B4172" w:rsidP="005A75C7">
      <w:pPr>
        <w:pStyle w:val="CodePACKT"/>
      </w:pPr>
    </w:p>
    <w:p w14:paraId="3D15198F" w14:textId="1CCADFA2" w:rsidR="007B4172" w:rsidRPr="007B4172" w:rsidRDefault="007B4172" w:rsidP="00A36627">
      <w:pPr>
        <w:pStyle w:val="NumberedBulletPACKT"/>
        <w:rPr>
          <w:color w:val="000000"/>
          <w:lang w:val="en-GB" w:eastAsia="en-GB"/>
        </w:rPr>
      </w:pPr>
      <w:r w:rsidRPr="007B4172">
        <w:rPr>
          <w:lang w:val="en-GB" w:eastAsia="en-GB"/>
        </w:rPr>
        <w:t>Checking the newly created script file</w:t>
      </w:r>
    </w:p>
    <w:p w14:paraId="61D7510E" w14:textId="77777777" w:rsidR="00A36627" w:rsidRPr="00A36627" w:rsidRDefault="00A36627" w:rsidP="005A75C7">
      <w:pPr>
        <w:pStyle w:val="CodePACKT"/>
      </w:pPr>
    </w:p>
    <w:p w14:paraId="6D8266C0" w14:textId="0DF74323" w:rsidR="007B4172" w:rsidRPr="00A36627" w:rsidRDefault="007B4172" w:rsidP="005A75C7">
      <w:pPr>
        <w:pStyle w:val="CodePACKT"/>
      </w:pPr>
      <w:r w:rsidRPr="00A36627">
        <w:t>Get-ChildItem C:\Foo\Bad.ps1</w:t>
      </w:r>
    </w:p>
    <w:p w14:paraId="3EACD1DB" w14:textId="77777777" w:rsidR="007B4172" w:rsidRPr="00A36627" w:rsidRDefault="007B4172" w:rsidP="005A75C7">
      <w:pPr>
        <w:pStyle w:val="CodePACKT"/>
      </w:pPr>
    </w:p>
    <w:p w14:paraId="06FB8D03" w14:textId="2E3E82B8" w:rsidR="007B4172" w:rsidRPr="007B4172" w:rsidRDefault="007B4172" w:rsidP="00A36627">
      <w:pPr>
        <w:pStyle w:val="NumberedBulletPACKT"/>
        <w:rPr>
          <w:color w:val="000000"/>
          <w:lang w:val="en-GB" w:eastAsia="en-GB"/>
        </w:rPr>
      </w:pPr>
      <w:r w:rsidRPr="007B4172">
        <w:rPr>
          <w:lang w:val="en-GB" w:eastAsia="en-GB"/>
        </w:rPr>
        <w:lastRenderedPageBreak/>
        <w:t>Analyzing the script file</w:t>
      </w:r>
    </w:p>
    <w:p w14:paraId="32C22C6B" w14:textId="77777777" w:rsidR="00A36627" w:rsidRPr="00A36627" w:rsidRDefault="00A36627" w:rsidP="005A75C7">
      <w:pPr>
        <w:pStyle w:val="CodePACKT"/>
      </w:pPr>
    </w:p>
    <w:p w14:paraId="7B5D6661" w14:textId="2B568F3F" w:rsidR="007B4172" w:rsidRPr="00A36627" w:rsidRDefault="007B4172" w:rsidP="005A75C7">
      <w:pPr>
        <w:pStyle w:val="CodePACKT"/>
      </w:pPr>
      <w:r w:rsidRPr="00A36627">
        <w:t>Invoke-ScriptAnalyzer -Path C:\Foo\Bad.ps1 |</w:t>
      </w:r>
    </w:p>
    <w:p w14:paraId="492DA394" w14:textId="77777777" w:rsidR="007B4172" w:rsidRPr="00A36627" w:rsidRDefault="007B4172" w:rsidP="005A75C7">
      <w:pPr>
        <w:pStyle w:val="CodePACKT"/>
      </w:pPr>
      <w:r w:rsidRPr="00A36627">
        <w:t>  Sort-Object -Property Line</w:t>
      </w:r>
    </w:p>
    <w:p w14:paraId="76E946D8" w14:textId="77777777" w:rsidR="007B4172" w:rsidRPr="00A36627" w:rsidRDefault="007B4172" w:rsidP="005A75C7">
      <w:pPr>
        <w:pStyle w:val="CodePACKT"/>
      </w:pPr>
    </w:p>
    <w:p w14:paraId="6E4FC3C1" w14:textId="7A0952D6" w:rsidR="007B4172" w:rsidRPr="007B4172" w:rsidRDefault="007B4172" w:rsidP="00A36627">
      <w:pPr>
        <w:pStyle w:val="NumberedBulletPACKT"/>
        <w:rPr>
          <w:color w:val="000000"/>
          <w:lang w:val="en-GB" w:eastAsia="en-GB"/>
        </w:rPr>
      </w:pPr>
      <w:r w:rsidRPr="007B4172">
        <w:rPr>
          <w:lang w:val="en-GB" w:eastAsia="en-GB"/>
        </w:rPr>
        <w:t>Defining a function to format more nicely</w:t>
      </w:r>
    </w:p>
    <w:p w14:paraId="4E6AE829" w14:textId="77777777" w:rsidR="00A36627" w:rsidRPr="00A36627" w:rsidRDefault="00A36627" w:rsidP="005A75C7">
      <w:pPr>
        <w:pStyle w:val="CodePACKT"/>
      </w:pPr>
    </w:p>
    <w:p w14:paraId="0515A38D" w14:textId="3FAC41F3" w:rsidR="007B4172" w:rsidRPr="00A36627" w:rsidRDefault="007B4172" w:rsidP="005A75C7">
      <w:pPr>
        <w:pStyle w:val="CodePACKT"/>
      </w:pPr>
      <w:r w:rsidRPr="00A36627">
        <w:t>$Script1 = @'</w:t>
      </w:r>
    </w:p>
    <w:p w14:paraId="2A300302" w14:textId="77777777" w:rsidR="007B4172" w:rsidRPr="00A36627" w:rsidRDefault="007B4172" w:rsidP="005A75C7">
      <w:pPr>
        <w:pStyle w:val="CodePACKT"/>
      </w:pPr>
      <w:r w:rsidRPr="00A36627">
        <w:t>function foo {"hello!"</w:t>
      </w:r>
    </w:p>
    <w:p w14:paraId="0EF032B4" w14:textId="77777777" w:rsidR="007B4172" w:rsidRPr="00A36627" w:rsidRDefault="007B4172" w:rsidP="005A75C7">
      <w:pPr>
        <w:pStyle w:val="CodePACKT"/>
      </w:pPr>
      <w:r w:rsidRPr="00A36627">
        <w:t>Get-ChildItem -Path C:\FOO</w:t>
      </w:r>
    </w:p>
    <w:p w14:paraId="2FD5E81A" w14:textId="77777777" w:rsidR="007B4172" w:rsidRPr="00A36627" w:rsidRDefault="007B4172" w:rsidP="005A75C7">
      <w:pPr>
        <w:pStyle w:val="CodePACKT"/>
      </w:pPr>
      <w:r w:rsidRPr="00A36627">
        <w:t>}</w:t>
      </w:r>
    </w:p>
    <w:p w14:paraId="3C35F693" w14:textId="77777777" w:rsidR="007B4172" w:rsidRPr="00A36627" w:rsidRDefault="007B4172" w:rsidP="005A75C7">
      <w:pPr>
        <w:pStyle w:val="CodePACKT"/>
      </w:pPr>
      <w:r w:rsidRPr="00A36627">
        <w:t>'@</w:t>
      </w:r>
    </w:p>
    <w:p w14:paraId="7D414A07" w14:textId="77777777" w:rsidR="007B4172" w:rsidRPr="00A36627" w:rsidRDefault="007B4172" w:rsidP="005A75C7">
      <w:pPr>
        <w:pStyle w:val="CodePACKT"/>
      </w:pPr>
    </w:p>
    <w:p w14:paraId="4CC1EC92" w14:textId="78202BF9" w:rsidR="007B4172" w:rsidRPr="007B4172" w:rsidRDefault="007B4172" w:rsidP="00A36627">
      <w:pPr>
        <w:pStyle w:val="NumberedBulletPACKT"/>
        <w:rPr>
          <w:color w:val="000000"/>
          <w:lang w:val="en-GB" w:eastAsia="en-GB"/>
        </w:rPr>
      </w:pPr>
      <w:r w:rsidRPr="007B4172">
        <w:rPr>
          <w:lang w:val="en-GB" w:eastAsia="en-GB"/>
        </w:rPr>
        <w:t>Defining formatting settings</w:t>
      </w:r>
    </w:p>
    <w:p w14:paraId="0179874D" w14:textId="77777777" w:rsidR="00A36627" w:rsidRPr="00A36627" w:rsidRDefault="00A36627" w:rsidP="005A75C7">
      <w:pPr>
        <w:pStyle w:val="CodePACKT"/>
      </w:pPr>
    </w:p>
    <w:p w14:paraId="469D8AF5" w14:textId="48C67B6B" w:rsidR="007B4172" w:rsidRPr="00A36627" w:rsidRDefault="007B4172" w:rsidP="005A75C7">
      <w:pPr>
        <w:pStyle w:val="CodePACKT"/>
      </w:pPr>
      <w:r w:rsidRPr="00A36627">
        <w:t>$Settings = @{</w:t>
      </w:r>
    </w:p>
    <w:p w14:paraId="24E8C4C1" w14:textId="77777777" w:rsidR="007B4172" w:rsidRPr="00A36627" w:rsidRDefault="007B4172" w:rsidP="005A75C7">
      <w:pPr>
        <w:pStyle w:val="CodePACKT"/>
      </w:pPr>
      <w:r w:rsidRPr="00A36627">
        <w:t>  IncludeRules = @("PSPlaceOpenBrace", "PSUseConsistentIndentation")</w:t>
      </w:r>
    </w:p>
    <w:p w14:paraId="10D0DB3C" w14:textId="77777777" w:rsidR="007B4172" w:rsidRPr="00A36627" w:rsidRDefault="007B4172" w:rsidP="005A75C7">
      <w:pPr>
        <w:pStyle w:val="CodePACKT"/>
      </w:pPr>
      <w:r w:rsidRPr="00A36627">
        <w:t>  Rules = @{</w:t>
      </w:r>
    </w:p>
    <w:p w14:paraId="37774C56" w14:textId="77777777" w:rsidR="007B4172" w:rsidRPr="00A36627" w:rsidRDefault="007B4172" w:rsidP="005A75C7">
      <w:pPr>
        <w:pStyle w:val="CodePACKT"/>
      </w:pPr>
      <w:r w:rsidRPr="00A36627">
        <w:t>    PSPlaceOpenBrace = @{</w:t>
      </w:r>
    </w:p>
    <w:p w14:paraId="76B85A47" w14:textId="77777777" w:rsidR="007B4172" w:rsidRPr="00A36627" w:rsidRDefault="007B4172" w:rsidP="005A75C7">
      <w:pPr>
        <w:pStyle w:val="CodePACKT"/>
      </w:pPr>
      <w:r w:rsidRPr="00A36627">
        <w:t>      Enable = $true</w:t>
      </w:r>
    </w:p>
    <w:p w14:paraId="196C4A3C" w14:textId="77777777" w:rsidR="007B4172" w:rsidRPr="00A36627" w:rsidRDefault="007B4172" w:rsidP="005A75C7">
      <w:pPr>
        <w:pStyle w:val="CodePACKT"/>
      </w:pPr>
      <w:r w:rsidRPr="00A36627">
        <w:t>      OnSameLine = $true</w:t>
      </w:r>
    </w:p>
    <w:p w14:paraId="6A689DC3" w14:textId="77777777" w:rsidR="007B4172" w:rsidRPr="00A36627" w:rsidRDefault="007B4172" w:rsidP="005A75C7">
      <w:pPr>
        <w:pStyle w:val="CodePACKT"/>
      </w:pPr>
      <w:r w:rsidRPr="00A36627">
        <w:t>    }</w:t>
      </w:r>
    </w:p>
    <w:p w14:paraId="4A7923FF" w14:textId="77777777" w:rsidR="007B4172" w:rsidRPr="00A36627" w:rsidRDefault="007B4172" w:rsidP="005A75C7">
      <w:pPr>
        <w:pStyle w:val="CodePACKT"/>
      </w:pPr>
      <w:r w:rsidRPr="00A36627">
        <w:t>    PSUseConsistentIndentation = @{</w:t>
      </w:r>
    </w:p>
    <w:p w14:paraId="2466C588" w14:textId="77777777" w:rsidR="007B4172" w:rsidRPr="00A36627" w:rsidRDefault="007B4172" w:rsidP="005A75C7">
      <w:pPr>
        <w:pStyle w:val="CodePACKT"/>
      </w:pPr>
      <w:r w:rsidRPr="00A36627">
        <w:t>      Enable = $true</w:t>
      </w:r>
    </w:p>
    <w:p w14:paraId="15B4A85C" w14:textId="77777777" w:rsidR="007B4172" w:rsidRPr="00A36627" w:rsidRDefault="007B4172" w:rsidP="005A75C7">
      <w:pPr>
        <w:pStyle w:val="CodePACKT"/>
      </w:pPr>
      <w:r w:rsidRPr="00A36627">
        <w:t>    }</w:t>
      </w:r>
    </w:p>
    <w:p w14:paraId="4EAB7C81" w14:textId="77777777" w:rsidR="007B4172" w:rsidRPr="00A36627" w:rsidRDefault="007B4172" w:rsidP="005A75C7">
      <w:pPr>
        <w:pStyle w:val="CodePACKT"/>
      </w:pPr>
      <w:r w:rsidRPr="00A36627">
        <w:t>  }</w:t>
      </w:r>
    </w:p>
    <w:p w14:paraId="23D44BB7" w14:textId="77777777" w:rsidR="007B4172" w:rsidRPr="00A36627" w:rsidRDefault="007B4172" w:rsidP="005A75C7">
      <w:pPr>
        <w:pStyle w:val="CodePACKT"/>
      </w:pPr>
      <w:r w:rsidRPr="00A36627">
        <w:t>}</w:t>
      </w:r>
    </w:p>
    <w:p w14:paraId="22695FB5" w14:textId="77777777" w:rsidR="007B4172" w:rsidRPr="00A36627" w:rsidRDefault="007B4172" w:rsidP="005A75C7">
      <w:pPr>
        <w:pStyle w:val="CodePACKT"/>
      </w:pPr>
    </w:p>
    <w:p w14:paraId="3F896D62" w14:textId="658D44B3" w:rsidR="007B4172" w:rsidRPr="007B4172" w:rsidRDefault="007B4172" w:rsidP="00A36627">
      <w:pPr>
        <w:pStyle w:val="NumberedBulletPACKT"/>
        <w:rPr>
          <w:color w:val="000000"/>
          <w:lang w:val="en-GB" w:eastAsia="en-GB"/>
        </w:rPr>
      </w:pPr>
      <w:r w:rsidRPr="007B4172">
        <w:rPr>
          <w:lang w:val="en-GB" w:eastAsia="en-GB"/>
        </w:rPr>
        <w:t>Invoking formatter</w:t>
      </w:r>
    </w:p>
    <w:p w14:paraId="52366251" w14:textId="77777777" w:rsidR="00A36627" w:rsidRPr="00A36627" w:rsidRDefault="00A36627" w:rsidP="005A75C7">
      <w:pPr>
        <w:pStyle w:val="CodePACKT"/>
      </w:pPr>
    </w:p>
    <w:p w14:paraId="16361F26" w14:textId="6441FA90" w:rsidR="007B4172" w:rsidRPr="00A36627" w:rsidRDefault="007B4172" w:rsidP="005A75C7">
      <w:pPr>
        <w:pStyle w:val="CodePACKT"/>
      </w:pPr>
      <w:r w:rsidRPr="00A36627">
        <w:t>Invoke-Formatter -ScriptDefinition $Script1 -Settings $Settings</w:t>
      </w:r>
    </w:p>
    <w:p w14:paraId="3555A06A" w14:textId="77777777" w:rsidR="007B4172" w:rsidRPr="00A36627" w:rsidRDefault="007B4172" w:rsidP="005A75C7">
      <w:pPr>
        <w:pStyle w:val="CodePACKT"/>
      </w:pPr>
    </w:p>
    <w:p w14:paraId="30F7D169" w14:textId="3912BE9C" w:rsidR="007B4172" w:rsidRPr="007B4172" w:rsidRDefault="007B4172" w:rsidP="00A36627">
      <w:pPr>
        <w:pStyle w:val="NumberedBulletPACKT"/>
        <w:rPr>
          <w:color w:val="000000"/>
          <w:lang w:val="en-GB" w:eastAsia="en-GB"/>
        </w:rPr>
      </w:pPr>
      <w:r w:rsidRPr="007B4172">
        <w:rPr>
          <w:lang w:val="en-GB" w:eastAsia="en-GB"/>
        </w:rPr>
        <w:t>Changing settings and reformatting</w:t>
      </w:r>
    </w:p>
    <w:p w14:paraId="4111C849" w14:textId="77777777" w:rsidR="00A36627" w:rsidRPr="00A36627" w:rsidRDefault="00A36627" w:rsidP="005A75C7">
      <w:pPr>
        <w:pStyle w:val="CodePACKT"/>
      </w:pPr>
    </w:p>
    <w:p w14:paraId="2E2966E3" w14:textId="22B97D89" w:rsidR="007B4172" w:rsidRPr="00A36627" w:rsidRDefault="007B4172" w:rsidP="005A75C7">
      <w:pPr>
        <w:pStyle w:val="CodePACKT"/>
      </w:pPr>
      <w:r w:rsidRPr="00A36627">
        <w:t>$Settings.Rules.PSPlaceOpenBrace.OnSameLine = $False</w:t>
      </w:r>
    </w:p>
    <w:p w14:paraId="40D06B1D" w14:textId="741F9E84" w:rsidR="007B4172" w:rsidRPr="007B4172" w:rsidRDefault="007B4172" w:rsidP="005A75C7">
      <w:pPr>
        <w:pStyle w:val="CodePACKT"/>
      </w:pPr>
      <w:r w:rsidRPr="00A36627">
        <w:t>Invoke-Formatter -ScriptDefinition $Script1 -Settings $Settings</w:t>
      </w:r>
    </w:p>
    <w:p w14:paraId="1D255C42" w14:textId="7A23C85D" w:rsidR="00987230" w:rsidRDefault="00987230" w:rsidP="00A36627">
      <w:pPr>
        <w:pStyle w:val="Heading2"/>
      </w:pPr>
      <w:r>
        <w:t>How it works...</w:t>
      </w:r>
    </w:p>
    <w:p w14:paraId="2690BB7F" w14:textId="25AEC2D1" w:rsidR="00A36627" w:rsidRDefault="00A36627" w:rsidP="00A36627">
      <w:pPr>
        <w:pStyle w:val="NormalPACKT"/>
        <w:rPr>
          <w:lang w:val="en-GB"/>
        </w:rPr>
      </w:pPr>
      <w:r w:rsidRPr="00A36627">
        <w:rPr>
          <w:lang w:val="en-GB"/>
        </w:rPr>
        <w:t xml:space="preserve">In </w:t>
      </w:r>
      <w:r w:rsidRPr="00A36627">
        <w:rPr>
          <w:rStyle w:val="ItalicsPACKT"/>
          <w:lang w:val="en-GB"/>
        </w:rPr>
        <w:t>step 1</w:t>
      </w:r>
      <w:r w:rsidRPr="00A36627">
        <w:rPr>
          <w:lang w:val="en-GB"/>
        </w:rPr>
        <w:t xml:space="preserve">, you use the </w:t>
      </w:r>
      <w:r w:rsidRPr="00A36627">
        <w:rPr>
          <w:rStyle w:val="CodeInTextPACKT"/>
          <w:lang w:val="en-GB"/>
        </w:rPr>
        <w:t>Find-Module</w:t>
      </w:r>
      <w:r w:rsidRPr="00A36627">
        <w:rPr>
          <w:lang w:val="en-GB"/>
        </w:rPr>
        <w:t xml:space="preserve"> command to find the </w:t>
      </w:r>
      <w:commentRangeStart w:id="15"/>
      <w:r w:rsidRPr="00F36DDE">
        <w:rPr>
          <w:rStyle w:val="CodeInTextPACKT"/>
          <w:rPrChange w:id="16" w:author="Thomas Lee" w:date="2022-12-13T17:59:00Z">
            <w:rPr>
              <w:lang w:val="en-GB"/>
            </w:rPr>
          </w:rPrChange>
        </w:rPr>
        <w:t>PSScriptAnalyzer</w:t>
      </w:r>
      <w:commentRangeEnd w:id="15"/>
      <w:r w:rsidR="00182CD4" w:rsidRPr="00F36DDE">
        <w:rPr>
          <w:rStyle w:val="CodeInTextPACKT"/>
          <w:rPrChange w:id="17" w:author="Thomas Lee" w:date="2022-12-13T17:59:00Z">
            <w:rPr>
              <w:rStyle w:val="CommentReference"/>
              <w:rFonts w:ascii="Arial" w:hAnsi="Arial" w:cs="Arial"/>
              <w:bCs/>
            </w:rPr>
          </w:rPrChange>
        </w:rPr>
        <w:commentReference w:id="15"/>
      </w:r>
      <w:r w:rsidRPr="00A36627">
        <w:rPr>
          <w:lang w:val="en-GB"/>
        </w:rPr>
        <w:t xml:space="preserve"> module in the PowerShell Gallery. The output of this step looks like this:  </w:t>
      </w:r>
    </w:p>
    <w:p w14:paraId="3C748373" w14:textId="467622E2" w:rsidR="00A36627" w:rsidRDefault="00522E13" w:rsidP="00522E13">
      <w:pPr>
        <w:pStyle w:val="FigurePACKT"/>
      </w:pPr>
      <w:r>
        <w:rPr>
          <w:noProof/>
        </w:rPr>
        <w:drawing>
          <wp:inline distT="0" distB="0" distL="0" distR="0" wp14:anchorId="3D251BC2" wp14:editId="3C80D454">
            <wp:extent cx="4312227" cy="171705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2356" cy="1721089"/>
                    </a:xfrm>
                    <a:prstGeom prst="rect">
                      <a:avLst/>
                    </a:prstGeom>
                  </pic:spPr>
                </pic:pic>
              </a:graphicData>
            </a:graphic>
          </wp:inline>
        </w:drawing>
      </w:r>
    </w:p>
    <w:p w14:paraId="6FFC7062" w14:textId="2B26AEE5" w:rsidR="00A36627" w:rsidRPr="00DC6325" w:rsidRDefault="00A36627" w:rsidP="00A36627">
      <w:pPr>
        <w:pStyle w:val="FigureCaptionPACKT"/>
      </w:pPr>
      <w:r w:rsidRPr="00DC6325">
        <w:t xml:space="preserve">Figure </w:t>
      </w:r>
      <w:r>
        <w:t>12</w:t>
      </w:r>
      <w:r w:rsidRPr="00DC6325">
        <w:t>.</w:t>
      </w:r>
      <w:r>
        <w:t>2</w:t>
      </w:r>
      <w:r w:rsidRPr="00DC6325">
        <w:t xml:space="preserve">: </w:t>
      </w:r>
      <w:r w:rsidRPr="00A36627">
        <w:t>Finding the PowerShell Script Analyzer module</w:t>
      </w:r>
    </w:p>
    <w:p w14:paraId="427042E2" w14:textId="19E560C2" w:rsidR="00A36627" w:rsidRDefault="00A36627" w:rsidP="00A36627">
      <w:pPr>
        <w:pStyle w:val="LayoutInformationPACKT"/>
        <w:rPr>
          <w:noProof/>
        </w:rPr>
      </w:pPr>
      <w:r>
        <w:lastRenderedPageBreak/>
        <w:t xml:space="preserve">Insert </w:t>
      </w:r>
      <w:r w:rsidRPr="00C41783">
        <w:t>image</w:t>
      </w:r>
      <w:r>
        <w:t xml:space="preserve"> </w:t>
      </w:r>
      <w:r>
        <w:rPr>
          <w:noProof/>
        </w:rPr>
        <w:t>B18878_12</w:t>
      </w:r>
      <w:r w:rsidRPr="00023EAD">
        <w:rPr>
          <w:noProof/>
        </w:rPr>
        <w:t>_</w:t>
      </w:r>
      <w:r>
        <w:rPr>
          <w:noProof/>
        </w:rPr>
        <w:t>02.png</w:t>
      </w:r>
    </w:p>
    <w:p w14:paraId="193D4F1A" w14:textId="5AB6508B" w:rsidR="00A36627" w:rsidRPr="00A36627" w:rsidRDefault="00A36627" w:rsidP="00A36627">
      <w:pPr>
        <w:pStyle w:val="NormalPACKT"/>
        <w:rPr>
          <w:lang w:val="en-GB"/>
        </w:rPr>
      </w:pPr>
      <w:r w:rsidRPr="00A36627">
        <w:rPr>
          <w:lang w:val="en-GB"/>
        </w:rPr>
        <w:t xml:space="preserve">In </w:t>
      </w:r>
      <w:r w:rsidRPr="00A36627">
        <w:rPr>
          <w:rStyle w:val="ItalicsPACKT"/>
          <w:lang w:val="en-GB"/>
        </w:rPr>
        <w:t>step 2</w:t>
      </w:r>
      <w:r w:rsidRPr="00A36627">
        <w:rPr>
          <w:lang w:val="en-GB"/>
        </w:rPr>
        <w:t xml:space="preserve">, you install the </w:t>
      </w:r>
      <w:commentRangeStart w:id="18"/>
      <w:r w:rsidRPr="00A36627">
        <w:rPr>
          <w:lang w:val="en-GB"/>
        </w:rPr>
        <w:t>PSScriptAnalyzer</w:t>
      </w:r>
      <w:commentRangeEnd w:id="18"/>
      <w:r w:rsidR="00182CD4">
        <w:rPr>
          <w:rStyle w:val="CommentReference"/>
          <w:rFonts w:ascii="Arial" w:hAnsi="Arial" w:cs="Arial"/>
          <w:bCs/>
        </w:rPr>
        <w:commentReference w:id="18"/>
      </w:r>
      <w:r w:rsidRPr="00A36627">
        <w:rPr>
          <w:lang w:val="en-GB"/>
        </w:rPr>
        <w:t xml:space="preserve"> module, </w:t>
      </w:r>
      <w:r w:rsidR="00522E13">
        <w:rPr>
          <w:lang w:val="en-GB"/>
        </w:rPr>
        <w:t xml:space="preserve">which </w:t>
      </w:r>
      <w:r w:rsidRPr="00A36627">
        <w:rPr>
          <w:lang w:val="en-GB"/>
        </w:rPr>
        <w:t>generat</w:t>
      </w:r>
      <w:r w:rsidR="00522E13">
        <w:rPr>
          <w:lang w:val="en-GB"/>
        </w:rPr>
        <w:t>es</w:t>
      </w:r>
      <w:r w:rsidRPr="00A36627">
        <w:rPr>
          <w:lang w:val="en-GB"/>
        </w:rPr>
        <w:t xml:space="preserve"> no </w:t>
      </w:r>
      <w:r w:rsidR="00522E13">
        <w:rPr>
          <w:lang w:val="en-GB"/>
        </w:rPr>
        <w:t xml:space="preserve">console </w:t>
      </w:r>
      <w:r w:rsidRPr="00A36627">
        <w:rPr>
          <w:lang w:val="en-GB"/>
        </w:rPr>
        <w:t xml:space="preserve">output. In </w:t>
      </w:r>
      <w:r w:rsidRPr="00522E13">
        <w:rPr>
          <w:rStyle w:val="ItalicsPACKT"/>
          <w:lang w:val="en-GB"/>
        </w:rPr>
        <w:t>step 3</w:t>
      </w:r>
      <w:r w:rsidRPr="00A36627">
        <w:rPr>
          <w:lang w:val="en-GB"/>
        </w:rPr>
        <w:t xml:space="preserve">, you use the </w:t>
      </w:r>
      <w:r w:rsidRPr="00522E13">
        <w:rPr>
          <w:rStyle w:val="CodeInTextPACKT"/>
          <w:lang w:val="en-GB"/>
        </w:rPr>
        <w:t>Get-Command</w:t>
      </w:r>
      <w:r w:rsidRPr="00A36627">
        <w:rPr>
          <w:lang w:val="en-GB"/>
        </w:rPr>
        <w:t xml:space="preserve"> </w:t>
      </w:r>
      <w:commentRangeStart w:id="19"/>
      <w:r w:rsidRPr="00A36627">
        <w:rPr>
          <w:lang w:val="en-GB"/>
        </w:rPr>
        <w:t>c</w:t>
      </w:r>
      <w:r w:rsidR="00522E13">
        <w:rPr>
          <w:lang w:val="en-GB"/>
        </w:rPr>
        <w:t>mdlet</w:t>
      </w:r>
      <w:commentRangeEnd w:id="19"/>
      <w:r w:rsidR="00182CD4">
        <w:rPr>
          <w:rStyle w:val="CommentReference"/>
          <w:rFonts w:ascii="Arial" w:hAnsi="Arial" w:cs="Arial"/>
          <w:bCs/>
        </w:rPr>
        <w:commentReference w:id="19"/>
      </w:r>
      <w:r w:rsidRPr="00A36627">
        <w:rPr>
          <w:lang w:val="en-GB"/>
        </w:rPr>
        <w:t xml:space="preserve"> to discover the commands inside the</w:t>
      </w:r>
      <w:r w:rsidR="00522E13">
        <w:rPr>
          <w:lang w:val="en-GB"/>
        </w:rPr>
        <w:t xml:space="preserve"> PSScriptAnalyzer</w:t>
      </w:r>
      <w:r w:rsidRPr="00A36627">
        <w:rPr>
          <w:lang w:val="en-GB"/>
        </w:rPr>
        <w:t xml:space="preserve"> module, with output like this:</w:t>
      </w:r>
    </w:p>
    <w:p w14:paraId="6010592F" w14:textId="304DFDFB" w:rsidR="00A36627" w:rsidRDefault="00522E13" w:rsidP="00522E13">
      <w:pPr>
        <w:pStyle w:val="FigurePACKT"/>
      </w:pPr>
      <w:r>
        <w:rPr>
          <w:noProof/>
        </w:rPr>
        <w:drawing>
          <wp:inline distT="0" distB="0" distL="0" distR="0" wp14:anchorId="3B15432D" wp14:editId="473FD056">
            <wp:extent cx="3124244" cy="811561"/>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637" cy="813741"/>
                    </a:xfrm>
                    <a:prstGeom prst="rect">
                      <a:avLst/>
                    </a:prstGeom>
                  </pic:spPr>
                </pic:pic>
              </a:graphicData>
            </a:graphic>
          </wp:inline>
        </w:drawing>
      </w:r>
    </w:p>
    <w:p w14:paraId="3E47CC0B" w14:textId="694C2988" w:rsidR="00522E13" w:rsidRPr="00DC6325" w:rsidRDefault="00522E13" w:rsidP="00522E13">
      <w:pPr>
        <w:pStyle w:val="FigureCaptionPACKT"/>
      </w:pPr>
      <w:r w:rsidRPr="00DC6325">
        <w:t xml:space="preserve">Figure </w:t>
      </w:r>
      <w:r>
        <w:t>12</w:t>
      </w:r>
      <w:r w:rsidRPr="00DC6325">
        <w:t>.</w:t>
      </w:r>
      <w:r>
        <w:t>3</w:t>
      </w:r>
      <w:r w:rsidRPr="00DC6325">
        <w:t xml:space="preserve">: </w:t>
      </w:r>
      <w:r w:rsidRPr="00522E13">
        <w:t>Getting the commands in the Script Analyzer module</w:t>
      </w:r>
    </w:p>
    <w:p w14:paraId="636B8A73" w14:textId="09BF87FA"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03.png</w:t>
      </w:r>
    </w:p>
    <w:p w14:paraId="710DECF1" w14:textId="77777777" w:rsidR="00522E13" w:rsidRPr="00A36627" w:rsidRDefault="00522E13" w:rsidP="00A36627">
      <w:pPr>
        <w:pStyle w:val="NormalPACKT"/>
        <w:rPr>
          <w:lang w:val="en-GB"/>
        </w:rPr>
      </w:pPr>
    </w:p>
    <w:p w14:paraId="5D168B3F" w14:textId="77777777" w:rsidR="00A36627" w:rsidRPr="00A36627" w:rsidRDefault="00A36627" w:rsidP="00A36627">
      <w:pPr>
        <w:pStyle w:val="NormalPACKT"/>
        <w:rPr>
          <w:lang w:val="en-GB"/>
        </w:rPr>
      </w:pPr>
      <w:r w:rsidRPr="00A36627">
        <w:rPr>
          <w:lang w:val="en-GB"/>
        </w:rPr>
        <w:t xml:space="preserve">The PowerShell Script Analyzer uses a set of rules that define potential problems with your scripts. In </w:t>
      </w:r>
      <w:r w:rsidRPr="00522E13">
        <w:rPr>
          <w:rStyle w:val="ItalicsPACKT"/>
          <w:lang w:val="en-GB"/>
        </w:rPr>
        <w:t>step 4,</w:t>
      </w:r>
      <w:r w:rsidRPr="00A36627">
        <w:rPr>
          <w:lang w:val="en-GB"/>
        </w:rPr>
        <w:t xml:space="preserve"> you use </w:t>
      </w:r>
      <w:commentRangeStart w:id="20"/>
      <w:commentRangeStart w:id="21"/>
      <w:r w:rsidRPr="00A36627">
        <w:rPr>
          <w:lang w:val="en-GB"/>
        </w:rPr>
        <w:t>Get-</w:t>
      </w:r>
      <w:commentRangeEnd w:id="20"/>
      <w:r w:rsidR="00182CD4">
        <w:rPr>
          <w:rStyle w:val="CommentReference"/>
          <w:rFonts w:ascii="Arial" w:hAnsi="Arial" w:cs="Arial"/>
          <w:bCs/>
        </w:rPr>
        <w:commentReference w:id="20"/>
      </w:r>
      <w:commentRangeEnd w:id="21"/>
      <w:r w:rsidR="00F36DDE">
        <w:rPr>
          <w:rStyle w:val="CommentReference"/>
          <w:rFonts w:ascii="Arial" w:hAnsi="Arial" w:cs="Arial"/>
          <w:bCs/>
        </w:rPr>
        <w:commentReference w:id="21"/>
      </w:r>
      <w:r w:rsidRPr="00522E13">
        <w:rPr>
          <w:rStyle w:val="CodeInTextPACKT"/>
          <w:lang w:val="en-GB"/>
        </w:rPr>
        <w:t>ScriptAnalyzerRule</w:t>
      </w:r>
      <w:r w:rsidRPr="00A36627">
        <w:rPr>
          <w:lang w:val="en-GB"/>
        </w:rPr>
        <w:t xml:space="preserve"> to examine the types of rules available, with output like this:</w:t>
      </w:r>
    </w:p>
    <w:p w14:paraId="04EEC08E" w14:textId="66C5DBE9" w:rsidR="00522E13" w:rsidRPr="00522E13" w:rsidRDefault="00A36627" w:rsidP="00522E13">
      <w:pPr>
        <w:pStyle w:val="FigurePACKT"/>
        <w:rPr>
          <w:lang w:val="en-US"/>
        </w:rPr>
      </w:pPr>
      <w:r w:rsidRPr="00A36627">
        <w:t xml:space="preserve">  </w:t>
      </w:r>
      <w:r w:rsidR="00522E13">
        <w:rPr>
          <w:noProof/>
        </w:rPr>
        <w:drawing>
          <wp:inline distT="0" distB="0" distL="0" distR="0" wp14:anchorId="2487D67D" wp14:editId="65C48710">
            <wp:extent cx="3902710" cy="949086"/>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9272" cy="953114"/>
                    </a:xfrm>
                    <a:prstGeom prst="rect">
                      <a:avLst/>
                    </a:prstGeom>
                  </pic:spPr>
                </pic:pic>
              </a:graphicData>
            </a:graphic>
          </wp:inline>
        </w:drawing>
      </w:r>
    </w:p>
    <w:p w14:paraId="7CCE06F5" w14:textId="653627FB" w:rsidR="00522E13" w:rsidRPr="00DC6325" w:rsidRDefault="00522E13" w:rsidP="00522E13">
      <w:pPr>
        <w:pStyle w:val="FigureCaptionPACKT"/>
      </w:pPr>
      <w:r w:rsidRPr="00DC6325">
        <w:t xml:space="preserve">Figure </w:t>
      </w:r>
      <w:r>
        <w:t>12</w:t>
      </w:r>
      <w:r w:rsidRPr="00DC6325">
        <w:t>.</w:t>
      </w:r>
      <w:r>
        <w:t>4</w:t>
      </w:r>
      <w:r w:rsidRPr="00DC6325">
        <w:t xml:space="preserve">: </w:t>
      </w:r>
      <w:r w:rsidRPr="00522E13">
        <w:t>Examining Script Analyzer rule</w:t>
      </w:r>
      <w:r>
        <w:t xml:space="preserve"> type</w:t>
      </w:r>
      <w:r w:rsidRPr="00522E13">
        <w:t>s</w:t>
      </w:r>
    </w:p>
    <w:p w14:paraId="06EDD926" w14:textId="3C756350"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04.png</w:t>
      </w:r>
    </w:p>
    <w:p w14:paraId="77CC79E4" w14:textId="09BB8843" w:rsidR="00A36627" w:rsidRPr="00A36627" w:rsidRDefault="00A36627" w:rsidP="00A36627">
      <w:pPr>
        <w:pStyle w:val="NormalPACKT"/>
        <w:rPr>
          <w:lang w:val="en-GB"/>
        </w:rPr>
      </w:pPr>
      <w:r w:rsidRPr="00A36627">
        <w:rPr>
          <w:lang w:val="en-GB"/>
        </w:rPr>
        <w:t>You can view one of the Script Analyzer rules</w:t>
      </w:r>
      <w:r w:rsidR="00522E13">
        <w:rPr>
          <w:lang w:val="en-GB"/>
        </w:rPr>
        <w:t xml:space="preserve"> using the </w:t>
      </w:r>
      <w:r w:rsidR="00522E13" w:rsidRPr="00522E13">
        <w:rPr>
          <w:rStyle w:val="CodeInTextPACKT"/>
        </w:rPr>
        <w:t>Get-ScriptAnalyzerRule</w:t>
      </w:r>
      <w:r w:rsidRPr="00A36627">
        <w:rPr>
          <w:lang w:val="en-GB"/>
        </w:rPr>
        <w:t xml:space="preserve">, as shown in </w:t>
      </w:r>
      <w:r w:rsidRPr="00522E13">
        <w:rPr>
          <w:rStyle w:val="ItalicsPACKT"/>
          <w:lang w:val="en-GB"/>
        </w:rPr>
        <w:t>step 5</w:t>
      </w:r>
      <w:r w:rsidRPr="00A36627">
        <w:rPr>
          <w:lang w:val="en-GB"/>
        </w:rPr>
        <w:t>, with output like this:</w:t>
      </w:r>
    </w:p>
    <w:p w14:paraId="7A6D0BF2" w14:textId="13E9D7C8" w:rsidR="00A36627" w:rsidRDefault="00A36627" w:rsidP="00522E13">
      <w:pPr>
        <w:pStyle w:val="FigurePACKT"/>
      </w:pPr>
      <w:r w:rsidRPr="00A36627">
        <w:t xml:space="preserve"> </w:t>
      </w:r>
      <w:r w:rsidR="00522E13">
        <w:rPr>
          <w:noProof/>
        </w:rPr>
        <w:drawing>
          <wp:inline distT="0" distB="0" distL="0" distR="0" wp14:anchorId="0D07BD78" wp14:editId="39ED951F">
            <wp:extent cx="4705815" cy="105523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1045" cy="1060895"/>
                    </a:xfrm>
                    <a:prstGeom prst="rect">
                      <a:avLst/>
                    </a:prstGeom>
                  </pic:spPr>
                </pic:pic>
              </a:graphicData>
            </a:graphic>
          </wp:inline>
        </w:drawing>
      </w:r>
    </w:p>
    <w:p w14:paraId="173B8FD1" w14:textId="336B9FBB" w:rsidR="00522E13" w:rsidRPr="00DC6325" w:rsidRDefault="00522E13" w:rsidP="00522E13">
      <w:pPr>
        <w:pStyle w:val="FigureCaptionPACKT"/>
      </w:pPr>
      <w:r w:rsidRPr="00DC6325">
        <w:t xml:space="preserve">Figure </w:t>
      </w:r>
      <w:r>
        <w:t>12</w:t>
      </w:r>
      <w:r w:rsidRPr="00DC6325">
        <w:t>.</w:t>
      </w:r>
      <w:r>
        <w:t>5</w:t>
      </w:r>
      <w:r w:rsidRPr="00DC6325">
        <w:t xml:space="preserve">: </w:t>
      </w:r>
      <w:r w:rsidRPr="00522E13">
        <w:t>Examining a Script Analyzer rule</w:t>
      </w:r>
    </w:p>
    <w:p w14:paraId="63090A9B" w14:textId="40F3FB7D" w:rsid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05.png</w:t>
      </w:r>
    </w:p>
    <w:p w14:paraId="3C526F2D" w14:textId="6270A8FA" w:rsidR="00A36627" w:rsidRPr="00A36627" w:rsidRDefault="00A36627" w:rsidP="00A36627">
      <w:pPr>
        <w:pStyle w:val="NormalPACKT"/>
        <w:rPr>
          <w:lang w:val="en-GB"/>
        </w:rPr>
      </w:pPr>
      <w:r w:rsidRPr="00A36627">
        <w:rPr>
          <w:lang w:val="en-GB"/>
        </w:rPr>
        <w:t xml:space="preserve">In </w:t>
      </w:r>
      <w:r w:rsidRPr="00522E13">
        <w:rPr>
          <w:rStyle w:val="ItalicsPACKT"/>
          <w:lang w:val="en-GB"/>
        </w:rPr>
        <w:t>step 6</w:t>
      </w:r>
      <w:r w:rsidRPr="00A36627">
        <w:rPr>
          <w:lang w:val="en-GB"/>
        </w:rPr>
        <w:t xml:space="preserve">, which generates no console output, you create a </w:t>
      </w:r>
      <w:r w:rsidR="00522E13">
        <w:rPr>
          <w:lang w:val="en-GB"/>
        </w:rPr>
        <w:t xml:space="preserve">new </w:t>
      </w:r>
      <w:r w:rsidRPr="00A36627">
        <w:rPr>
          <w:lang w:val="en-GB"/>
        </w:rPr>
        <w:t xml:space="preserve">script file </w:t>
      </w:r>
      <w:r w:rsidR="00522E13">
        <w:rPr>
          <w:lang w:val="en-GB"/>
        </w:rPr>
        <w:t>(</w:t>
      </w:r>
      <w:r w:rsidR="00522E13" w:rsidRPr="00522E13">
        <w:rPr>
          <w:rStyle w:val="CodeInTextPACKT"/>
        </w:rPr>
        <w:t>bad.ps1</w:t>
      </w:r>
      <w:r w:rsidR="00522E13">
        <w:rPr>
          <w:lang w:val="en-GB"/>
        </w:rPr>
        <w:t>). This script has issues that possibly need attention</w:t>
      </w:r>
      <w:r w:rsidRPr="00A36627">
        <w:rPr>
          <w:lang w:val="en-GB"/>
        </w:rPr>
        <w:t xml:space="preserve">. In </w:t>
      </w:r>
      <w:r w:rsidRPr="00522E13">
        <w:rPr>
          <w:rStyle w:val="ItalicsPACKT"/>
          <w:lang w:val="en-GB"/>
        </w:rPr>
        <w:t>step 7</w:t>
      </w:r>
      <w:r w:rsidRPr="00A36627">
        <w:rPr>
          <w:lang w:val="en-GB"/>
        </w:rPr>
        <w:t>, you check on the newly created script file with output like this:</w:t>
      </w:r>
    </w:p>
    <w:p w14:paraId="417FF06F" w14:textId="382F0FC8" w:rsidR="00A36627" w:rsidRPr="00A36627" w:rsidRDefault="00522E13" w:rsidP="00522E13">
      <w:pPr>
        <w:pStyle w:val="FigurePACKT"/>
      </w:pPr>
      <w:r>
        <w:rPr>
          <w:noProof/>
        </w:rPr>
        <w:drawing>
          <wp:inline distT="0" distB="0" distL="0" distR="0" wp14:anchorId="007D34A4" wp14:editId="491E49D6">
            <wp:extent cx="3149760" cy="1049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7757" cy="1052586"/>
                    </a:xfrm>
                    <a:prstGeom prst="rect">
                      <a:avLst/>
                    </a:prstGeom>
                  </pic:spPr>
                </pic:pic>
              </a:graphicData>
            </a:graphic>
          </wp:inline>
        </w:drawing>
      </w:r>
    </w:p>
    <w:p w14:paraId="2A44DBE1" w14:textId="0E78D80C" w:rsidR="00522E13" w:rsidRPr="00DC6325" w:rsidRDefault="00522E13" w:rsidP="00522E13">
      <w:pPr>
        <w:pStyle w:val="FigureCaptionPACKT"/>
      </w:pPr>
      <w:r w:rsidRPr="00DC6325">
        <w:t xml:space="preserve">Figure </w:t>
      </w:r>
      <w:r>
        <w:t>12</w:t>
      </w:r>
      <w:r w:rsidRPr="00DC6325">
        <w:t>.</w:t>
      </w:r>
      <w:r>
        <w:t>6</w:t>
      </w:r>
      <w:r w:rsidRPr="00DC6325">
        <w:t xml:space="preserve">: </w:t>
      </w:r>
      <w:r>
        <w:t>Checking the newly created script file</w:t>
      </w:r>
    </w:p>
    <w:p w14:paraId="2EB41CD5" w14:textId="55454027" w:rsidR="00522E13" w:rsidRDefault="00522E13" w:rsidP="00522E13">
      <w:pPr>
        <w:pStyle w:val="LayoutInformationPACKT"/>
        <w:rPr>
          <w:noProof/>
        </w:rPr>
      </w:pPr>
      <w:r>
        <w:lastRenderedPageBreak/>
        <w:t xml:space="preserve">Insert </w:t>
      </w:r>
      <w:r w:rsidRPr="00C41783">
        <w:t>image</w:t>
      </w:r>
      <w:r>
        <w:t xml:space="preserve"> </w:t>
      </w:r>
      <w:r>
        <w:rPr>
          <w:noProof/>
        </w:rPr>
        <w:t>B18878_12</w:t>
      </w:r>
      <w:r w:rsidRPr="00023EAD">
        <w:rPr>
          <w:noProof/>
        </w:rPr>
        <w:t>_</w:t>
      </w:r>
      <w:r>
        <w:rPr>
          <w:noProof/>
        </w:rPr>
        <w:t>06.png</w:t>
      </w:r>
    </w:p>
    <w:p w14:paraId="78BC5319" w14:textId="35934A04" w:rsidR="00522E13" w:rsidRDefault="00A36627" w:rsidP="00A36627">
      <w:pPr>
        <w:pStyle w:val="NormalPACKT"/>
        <w:rPr>
          <w:lang w:val="en-GB"/>
        </w:rPr>
      </w:pPr>
      <w:r w:rsidRPr="00A36627">
        <w:rPr>
          <w:lang w:val="en-GB"/>
        </w:rPr>
        <w:t xml:space="preserve">In </w:t>
      </w:r>
      <w:r w:rsidRPr="00522E13">
        <w:rPr>
          <w:rStyle w:val="ItalicsPACKT"/>
          <w:lang w:val="en-GB"/>
        </w:rPr>
        <w:t>step 8</w:t>
      </w:r>
      <w:r w:rsidRPr="00A36627">
        <w:rPr>
          <w:lang w:val="en-GB"/>
        </w:rPr>
        <w:t xml:space="preserve">, you use the </w:t>
      </w:r>
      <w:r w:rsidRPr="00522E13">
        <w:rPr>
          <w:rStyle w:val="CodeInTextPACKT"/>
          <w:lang w:val="en-GB"/>
        </w:rPr>
        <w:t>Invoke-ScriptAnalyzer</w:t>
      </w:r>
      <w:r w:rsidRPr="00A36627">
        <w:rPr>
          <w:lang w:val="en-GB"/>
        </w:rPr>
        <w:t xml:space="preserve"> command to check the </w:t>
      </w:r>
      <w:r w:rsidRPr="00522E13">
        <w:rPr>
          <w:rStyle w:val="CodeInTextPACKT"/>
          <w:lang w:val="en-GB"/>
        </w:rPr>
        <w:t>C:\Foo\Bad.ps1</w:t>
      </w:r>
      <w:r w:rsidRPr="00A36627">
        <w:rPr>
          <w:lang w:val="en-GB"/>
        </w:rPr>
        <w:t xml:space="preserve"> file for potential issues. The output from this step looks like this:</w:t>
      </w:r>
    </w:p>
    <w:p w14:paraId="6E8B4E52" w14:textId="5E190AF4" w:rsidR="00522E13" w:rsidRDefault="00522E13" w:rsidP="00522E13">
      <w:pPr>
        <w:pStyle w:val="FigurePACKT"/>
      </w:pPr>
      <w:r>
        <w:rPr>
          <w:noProof/>
        </w:rPr>
        <w:drawing>
          <wp:inline distT="0" distB="0" distL="0" distR="0" wp14:anchorId="01C611E1" wp14:editId="3CF43F64">
            <wp:extent cx="3582950" cy="1873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5866" cy="1880399"/>
                    </a:xfrm>
                    <a:prstGeom prst="rect">
                      <a:avLst/>
                    </a:prstGeom>
                  </pic:spPr>
                </pic:pic>
              </a:graphicData>
            </a:graphic>
          </wp:inline>
        </w:drawing>
      </w:r>
    </w:p>
    <w:p w14:paraId="6BCCE59C" w14:textId="7A7A1D34" w:rsidR="00522E13" w:rsidRPr="00DC6325" w:rsidRDefault="00522E13" w:rsidP="00522E13">
      <w:pPr>
        <w:pStyle w:val="FigureCaptionPACKT"/>
      </w:pPr>
      <w:r w:rsidRPr="00DC6325">
        <w:t xml:space="preserve">Figure </w:t>
      </w:r>
      <w:r>
        <w:t>12</w:t>
      </w:r>
      <w:r w:rsidRPr="00DC6325">
        <w:t>.</w:t>
      </w:r>
      <w:r>
        <w:t>7</w:t>
      </w:r>
      <w:r w:rsidRPr="00DC6325">
        <w:t xml:space="preserve">: </w:t>
      </w:r>
      <w:r w:rsidRPr="00522E13">
        <w:t>Analyzing the script</w:t>
      </w:r>
    </w:p>
    <w:p w14:paraId="18048ABF" w14:textId="2A576C9A" w:rsidR="00A36627" w:rsidRPr="00522E13" w:rsidRDefault="00522E13" w:rsidP="00522E13">
      <w:pPr>
        <w:pStyle w:val="LayoutInformationPACKT"/>
        <w:rPr>
          <w:noProof/>
        </w:rPr>
      </w:pPr>
      <w:r>
        <w:t xml:space="preserve">Insert </w:t>
      </w:r>
      <w:r w:rsidRPr="00C41783">
        <w:t>image</w:t>
      </w:r>
      <w:r>
        <w:t xml:space="preserve"> </w:t>
      </w:r>
      <w:r>
        <w:rPr>
          <w:noProof/>
        </w:rPr>
        <w:t>B18878_12</w:t>
      </w:r>
      <w:r w:rsidRPr="00023EAD">
        <w:rPr>
          <w:noProof/>
        </w:rPr>
        <w:t>_</w:t>
      </w:r>
      <w:r>
        <w:rPr>
          <w:noProof/>
        </w:rPr>
        <w:t>07.png</w:t>
      </w:r>
    </w:p>
    <w:p w14:paraId="014B90F7" w14:textId="7EA6E327" w:rsidR="00A36627" w:rsidRPr="00A36627" w:rsidRDefault="00522E13" w:rsidP="00522E13">
      <w:pPr>
        <w:pStyle w:val="NormalPACKT"/>
        <w:rPr>
          <w:lang w:val="en-GB"/>
        </w:rPr>
      </w:pPr>
      <w:r>
        <w:rPr>
          <w:lang w:val="en-GB"/>
        </w:rPr>
        <w:t xml:space="preserve">A second and useful feature of </w:t>
      </w:r>
      <w:r w:rsidR="00A36627" w:rsidRPr="00A36627">
        <w:rPr>
          <w:lang w:val="en-GB"/>
        </w:rPr>
        <w:t xml:space="preserve">Script Analyzer is to reformat a script file to improve the script's layout. </w:t>
      </w:r>
      <w:r>
        <w:rPr>
          <w:lang w:val="en-GB"/>
        </w:rPr>
        <w:t xml:space="preserve">Reformatting can be useful, for example, if you are cutting and pasting code from various internet sources (each with its own unique formatting styles). </w:t>
      </w:r>
      <w:r w:rsidR="00A36627" w:rsidRPr="00A36627">
        <w:rPr>
          <w:lang w:val="en-GB"/>
        </w:rPr>
        <w:t xml:space="preserve">In, you define a simple </w:t>
      </w:r>
      <w:r>
        <w:rPr>
          <w:lang w:val="en-GB"/>
        </w:rPr>
        <w:t xml:space="preserve">PowerShell with no formatting applied. </w:t>
      </w:r>
      <w:r w:rsidR="00A36627" w:rsidRPr="00A36627">
        <w:rPr>
          <w:lang w:val="en-GB"/>
        </w:rPr>
        <w:t xml:space="preserve">This step generates no console output. </w:t>
      </w:r>
    </w:p>
    <w:p w14:paraId="4B050376" w14:textId="5D0025BB" w:rsidR="00A36627" w:rsidRPr="00A36627" w:rsidRDefault="00522E13" w:rsidP="00A36627">
      <w:pPr>
        <w:pStyle w:val="NormalPACKT"/>
        <w:rPr>
          <w:lang w:val="en-GB"/>
        </w:rPr>
      </w:pPr>
      <w:r>
        <w:rPr>
          <w:lang w:val="en-GB"/>
        </w:rPr>
        <w:t xml:space="preserve">IT pros may never agree on what </w:t>
      </w:r>
      <w:r w:rsidR="00A36627" w:rsidRPr="00A36627">
        <w:rPr>
          <w:lang w:val="en-GB"/>
        </w:rPr>
        <w:t xml:space="preserve">constitutes a good code layout vary. </w:t>
      </w:r>
      <w:r>
        <w:rPr>
          <w:lang w:val="en-GB"/>
        </w:rPr>
        <w:t xml:space="preserve">Script Analyzer </w:t>
      </w:r>
      <w:r w:rsidR="008D7583">
        <w:rPr>
          <w:lang w:val="en-GB"/>
        </w:rPr>
        <w:t>lets you</w:t>
      </w:r>
      <w:r w:rsidR="00A36627" w:rsidRPr="00A36627">
        <w:rPr>
          <w:lang w:val="en-GB"/>
        </w:rPr>
        <w:t xml:space="preserve"> specify </w:t>
      </w:r>
      <w:r>
        <w:rPr>
          <w:lang w:val="en-GB"/>
        </w:rPr>
        <w:t>exactly how you want Script Analyzer to format your code.</w:t>
      </w:r>
      <w:r w:rsidR="008C43E6">
        <w:rPr>
          <w:lang w:val="en-GB"/>
        </w:rPr>
        <w:t xml:space="preserve"> </w:t>
      </w:r>
      <w:r w:rsidR="00A36627" w:rsidRPr="00A36627">
        <w:rPr>
          <w:lang w:val="en-GB"/>
        </w:rPr>
        <w:t xml:space="preserve">In </w:t>
      </w:r>
      <w:r w:rsidR="00A36627" w:rsidRPr="00522E13">
        <w:rPr>
          <w:rStyle w:val="ItalicsPACKT"/>
          <w:lang w:val="en-GB"/>
        </w:rPr>
        <w:t>step 10</w:t>
      </w:r>
      <w:r w:rsidR="00A36627" w:rsidRPr="00A36627">
        <w:rPr>
          <w:lang w:val="en-GB"/>
        </w:rPr>
        <w:t xml:space="preserve">, you specify </w:t>
      </w:r>
      <w:r w:rsidR="008D7583">
        <w:rPr>
          <w:lang w:val="en-GB"/>
        </w:rPr>
        <w:t xml:space="preserve">a set of formatting rules, </w:t>
      </w:r>
      <w:r w:rsidR="00A36627" w:rsidRPr="00A36627">
        <w:rPr>
          <w:lang w:val="en-GB"/>
        </w:rPr>
        <w:t>which generate</w:t>
      </w:r>
      <w:r w:rsidR="008D7583">
        <w:rPr>
          <w:lang w:val="en-GB"/>
        </w:rPr>
        <w:t>s</w:t>
      </w:r>
      <w:r w:rsidR="00A36627" w:rsidRPr="00A36627">
        <w:rPr>
          <w:lang w:val="en-GB"/>
        </w:rPr>
        <w:t xml:space="preserve"> no output.</w:t>
      </w:r>
    </w:p>
    <w:p w14:paraId="1A629465" w14:textId="6B94D5DF" w:rsidR="00A36627" w:rsidRPr="00A36627" w:rsidRDefault="00A36627" w:rsidP="00A36627">
      <w:pPr>
        <w:pStyle w:val="NormalPACKT"/>
        <w:rPr>
          <w:lang w:val="en-GB"/>
        </w:rPr>
      </w:pPr>
      <w:r w:rsidRPr="00A36627">
        <w:rPr>
          <w:lang w:val="en-GB"/>
        </w:rPr>
        <w:t xml:space="preserve">In </w:t>
      </w:r>
      <w:r w:rsidRPr="008D7583">
        <w:rPr>
          <w:rStyle w:val="ItalicsPACKT"/>
          <w:lang w:val="en-GB"/>
        </w:rPr>
        <w:t>step 11</w:t>
      </w:r>
      <w:r w:rsidRPr="00A36627">
        <w:rPr>
          <w:lang w:val="en-GB"/>
        </w:rPr>
        <w:t>, you invoke the script formatter using the settings specified in the previous step. The output of this step is as follows:</w:t>
      </w:r>
    </w:p>
    <w:p w14:paraId="52E3B36B" w14:textId="3155F4B8" w:rsidR="00A36627" w:rsidRDefault="008D7583" w:rsidP="008D7583">
      <w:pPr>
        <w:pStyle w:val="FigurePACKT"/>
      </w:pPr>
      <w:r>
        <w:rPr>
          <w:noProof/>
        </w:rPr>
        <w:drawing>
          <wp:inline distT="0" distB="0" distL="0" distR="0" wp14:anchorId="7FB9A6B5" wp14:editId="536052D1">
            <wp:extent cx="4093444" cy="78685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9875" cy="790010"/>
                    </a:xfrm>
                    <a:prstGeom prst="rect">
                      <a:avLst/>
                    </a:prstGeom>
                  </pic:spPr>
                </pic:pic>
              </a:graphicData>
            </a:graphic>
          </wp:inline>
        </w:drawing>
      </w:r>
    </w:p>
    <w:p w14:paraId="4ABB1CA6" w14:textId="721DDDF2" w:rsidR="008D7583" w:rsidRPr="00DC6325" w:rsidRDefault="008D7583" w:rsidP="008D7583">
      <w:pPr>
        <w:pStyle w:val="FigureCaptionPACKT"/>
      </w:pPr>
      <w:r w:rsidRPr="00DC6325">
        <w:t xml:space="preserve">Figure </w:t>
      </w:r>
      <w:r>
        <w:t>12</w:t>
      </w:r>
      <w:r w:rsidRPr="00DC6325">
        <w:t>.</w:t>
      </w:r>
      <w:r>
        <w:t>8</w:t>
      </w:r>
      <w:r w:rsidRPr="00DC6325">
        <w:t xml:space="preserve">: </w:t>
      </w:r>
      <w:r>
        <w:t>Using the script formatter and formatting rules</w:t>
      </w:r>
    </w:p>
    <w:p w14:paraId="0746DD15" w14:textId="7682B661" w:rsidR="008D7583" w:rsidRPr="00522E13" w:rsidRDefault="008D7583" w:rsidP="008D7583">
      <w:pPr>
        <w:pStyle w:val="LayoutInformationPACKT"/>
        <w:rPr>
          <w:noProof/>
        </w:rPr>
      </w:pPr>
      <w:r>
        <w:t xml:space="preserve">Insert </w:t>
      </w:r>
      <w:r w:rsidRPr="00C41783">
        <w:t>image</w:t>
      </w:r>
      <w:r>
        <w:t xml:space="preserve"> </w:t>
      </w:r>
      <w:r>
        <w:rPr>
          <w:noProof/>
        </w:rPr>
        <w:t>B18878_12</w:t>
      </w:r>
      <w:r w:rsidRPr="00023EAD">
        <w:rPr>
          <w:noProof/>
        </w:rPr>
        <w:t>_</w:t>
      </w:r>
      <w:r>
        <w:rPr>
          <w:noProof/>
        </w:rPr>
        <w:t>08.png</w:t>
      </w:r>
    </w:p>
    <w:p w14:paraId="31F76AC6" w14:textId="3EB6192A" w:rsidR="00A36627" w:rsidRPr="00A36627" w:rsidRDefault="00A36627" w:rsidP="00A36627">
      <w:pPr>
        <w:pStyle w:val="NormalPACKT"/>
        <w:rPr>
          <w:lang w:val="en-GB"/>
        </w:rPr>
      </w:pPr>
      <w:r w:rsidRPr="00A36627">
        <w:rPr>
          <w:lang w:val="en-GB"/>
        </w:rPr>
        <w:t xml:space="preserve">In </w:t>
      </w:r>
      <w:r w:rsidRPr="008C43E6">
        <w:rPr>
          <w:rStyle w:val="ItalicsPACKT"/>
          <w:lang w:val="en-GB"/>
        </w:rPr>
        <w:t>step 12</w:t>
      </w:r>
      <w:r w:rsidRPr="00A36627">
        <w:rPr>
          <w:lang w:val="en-GB"/>
        </w:rPr>
        <w:t xml:space="preserve">, you </w:t>
      </w:r>
      <w:r w:rsidR="008D7583">
        <w:rPr>
          <w:lang w:val="en-GB"/>
        </w:rPr>
        <w:t xml:space="preserve">update the formatting rules. These changes ask the formatter to </w:t>
      </w:r>
      <w:r w:rsidRPr="00A36627">
        <w:rPr>
          <w:lang w:val="en-GB"/>
        </w:rPr>
        <w:t>place</w:t>
      </w:r>
      <w:r w:rsidR="008D7583">
        <w:rPr>
          <w:lang w:val="en-GB"/>
        </w:rPr>
        <w:t xml:space="preserve"> the start of a function definition's script block. You have the option to have the formatter put the </w:t>
      </w:r>
      <w:r w:rsidRPr="00A36627">
        <w:rPr>
          <w:lang w:val="en-GB"/>
        </w:rPr>
        <w:t>open brace character</w:t>
      </w:r>
      <w:r w:rsidR="008D7583">
        <w:rPr>
          <w:lang w:val="en-GB"/>
        </w:rPr>
        <w:t xml:space="preserve"> (“{“) that follows the </w:t>
      </w:r>
      <w:r w:rsidR="008D7583" w:rsidRPr="008D7583">
        <w:rPr>
          <w:rStyle w:val="CodeInTextPACKT"/>
        </w:rPr>
        <w:t>function</w:t>
      </w:r>
      <w:r w:rsidR="008D7583">
        <w:rPr>
          <w:lang w:val="en-GB"/>
        </w:rPr>
        <w:t xml:space="preserve"> keyword and function name</w:t>
      </w:r>
      <w:r w:rsidRPr="00A36627">
        <w:rPr>
          <w:lang w:val="en-GB"/>
        </w:rPr>
        <w:t xml:space="preserve"> on the same line </w:t>
      </w:r>
      <w:r w:rsidR="008D7583">
        <w:rPr>
          <w:lang w:val="en-GB"/>
        </w:rPr>
        <w:t xml:space="preserve">or, as in this case, on a </w:t>
      </w:r>
      <w:r w:rsidRPr="00A36627">
        <w:rPr>
          <w:lang w:val="en-GB"/>
        </w:rPr>
        <w:t>separate line. The output of this step looks like this:</w:t>
      </w:r>
    </w:p>
    <w:p w14:paraId="69A6B60F" w14:textId="78226E9C" w:rsidR="008D7583" w:rsidRDefault="008D7583" w:rsidP="008D7583">
      <w:pPr>
        <w:pStyle w:val="FigurePACKT"/>
      </w:pPr>
      <w:r>
        <w:rPr>
          <w:noProof/>
        </w:rPr>
        <w:drawing>
          <wp:inline distT="0" distB="0" distL="0" distR="0" wp14:anchorId="5BFA4830" wp14:editId="041EB875">
            <wp:extent cx="4002425" cy="9609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9738" cy="972278"/>
                    </a:xfrm>
                    <a:prstGeom prst="rect">
                      <a:avLst/>
                    </a:prstGeom>
                  </pic:spPr>
                </pic:pic>
              </a:graphicData>
            </a:graphic>
          </wp:inline>
        </w:drawing>
      </w:r>
    </w:p>
    <w:p w14:paraId="3BA341EE" w14:textId="4D2BCEA8" w:rsidR="008D7583" w:rsidRPr="00DC6325" w:rsidRDefault="008D7583" w:rsidP="008D7583">
      <w:pPr>
        <w:pStyle w:val="FigureCaptionPACKT"/>
      </w:pPr>
      <w:r w:rsidRPr="00DC6325">
        <w:t xml:space="preserve">Figure </w:t>
      </w:r>
      <w:r>
        <w:t>12</w:t>
      </w:r>
      <w:r w:rsidRPr="00DC6325">
        <w:t>.</w:t>
      </w:r>
      <w:r>
        <w:t>9</w:t>
      </w:r>
      <w:r w:rsidRPr="00DC6325">
        <w:t xml:space="preserve">: </w:t>
      </w:r>
      <w:r w:rsidRPr="008D7583">
        <w:t xml:space="preserve">Changing </w:t>
      </w:r>
      <w:r>
        <w:t xml:space="preserve">formatter rules </w:t>
      </w:r>
      <w:r w:rsidRPr="008D7583">
        <w:t xml:space="preserve">reformatting the </w:t>
      </w:r>
      <w:r>
        <w:t>function definition</w:t>
      </w:r>
    </w:p>
    <w:p w14:paraId="01251132" w14:textId="5ABC7CF0" w:rsidR="008D7583" w:rsidRPr="00522E13" w:rsidRDefault="008D7583" w:rsidP="008D7583">
      <w:pPr>
        <w:pStyle w:val="LayoutInformationPACKT"/>
        <w:rPr>
          <w:noProof/>
        </w:rPr>
      </w:pPr>
      <w:r>
        <w:t xml:space="preserve">Insert </w:t>
      </w:r>
      <w:r w:rsidRPr="00C41783">
        <w:t>image</w:t>
      </w:r>
      <w:r>
        <w:t xml:space="preserve"> </w:t>
      </w:r>
      <w:r>
        <w:rPr>
          <w:noProof/>
        </w:rPr>
        <w:t>B18878_12</w:t>
      </w:r>
      <w:r w:rsidRPr="00023EAD">
        <w:rPr>
          <w:noProof/>
        </w:rPr>
        <w:t>_</w:t>
      </w:r>
      <w:r>
        <w:rPr>
          <w:noProof/>
        </w:rPr>
        <w:t>09.png</w:t>
      </w:r>
    </w:p>
    <w:p w14:paraId="7AAA4889" w14:textId="68499DD8" w:rsidR="006917F8" w:rsidRDefault="006917F8" w:rsidP="006917F8">
      <w:pPr>
        <w:pStyle w:val="Heading2"/>
      </w:pPr>
      <w:r w:rsidRPr="006917F8">
        <w:lastRenderedPageBreak/>
        <w:t>There's more...</w:t>
      </w:r>
    </w:p>
    <w:p w14:paraId="36075BB1" w14:textId="11F22471" w:rsidR="008D7583" w:rsidRDefault="008D7583" w:rsidP="008D7583">
      <w:pPr>
        <w:pStyle w:val="NormalPACKT"/>
        <w:rPr>
          <w:lang w:val="en-GB"/>
        </w:rPr>
      </w:pPr>
      <w:r>
        <w:rPr>
          <w:lang w:val="en-GB"/>
        </w:rPr>
        <w:t xml:space="preserve">In </w:t>
      </w:r>
      <w:r w:rsidRPr="0008156F">
        <w:rPr>
          <w:rStyle w:val="ItalicsPACKT"/>
        </w:rPr>
        <w:t>step 1</w:t>
      </w:r>
      <w:r>
        <w:rPr>
          <w:lang w:val="en-GB"/>
        </w:rPr>
        <w:t xml:space="preserve">, you view details about the </w:t>
      </w:r>
      <w:r w:rsidRPr="00E30E4E">
        <w:rPr>
          <w:rStyle w:val="CodeInTextPACKT"/>
        </w:rPr>
        <w:t>PSScriptAnalyzer</w:t>
      </w:r>
      <w:r>
        <w:rPr>
          <w:lang w:val="en-GB"/>
        </w:rPr>
        <w:t xml:space="preserve"> module. The version shown in the output may differ from what you see if you test the recipe. </w:t>
      </w:r>
      <w:r w:rsidR="008C43E6">
        <w:rPr>
          <w:lang w:val="en-GB"/>
        </w:rPr>
        <w:t>The module developers update t</w:t>
      </w:r>
      <w:r>
        <w:rPr>
          <w:lang w:val="en-GB"/>
        </w:rPr>
        <w:t xml:space="preserve">his module </w:t>
      </w:r>
      <w:r w:rsidR="008C43E6">
        <w:rPr>
          <w:lang w:val="en-GB"/>
        </w:rPr>
        <w:t>regularly</w:t>
      </w:r>
      <w:r>
        <w:rPr>
          <w:lang w:val="en-GB"/>
        </w:rPr>
        <w:t xml:space="preserve">. Microsoft regularly posts details about what is new in an updated module version. For example, you can read details about the latest (at the time of writing!) update to the module here: </w:t>
      </w:r>
      <w:r w:rsidRPr="008D7583">
        <w:rPr>
          <w:rStyle w:val="URLPACKTChar"/>
          <w:lang w:val="en-GB"/>
        </w:rPr>
        <w:t>https://devblogs.microsoft.com/powershell/psscriptanalyzer-pssa-1-21-0-has-been-released/</w:t>
      </w:r>
      <w:r>
        <w:rPr>
          <w:lang w:val="en-GB"/>
        </w:rPr>
        <w:t>.</w:t>
      </w:r>
    </w:p>
    <w:p w14:paraId="10E1417A" w14:textId="116CB209" w:rsidR="008D7583" w:rsidRDefault="008D7583" w:rsidP="008D7583">
      <w:pPr>
        <w:pStyle w:val="NormalPACKT"/>
        <w:rPr>
          <w:lang w:val="en-GB"/>
        </w:rPr>
      </w:pPr>
      <w:r>
        <w:rPr>
          <w:lang w:val="en-GB"/>
        </w:rPr>
        <w:t>Note that the author of this module was a long-time PowerShell team member, Jim Truher. Interestingly, Jim did some demonstrations the first time Microsoft displayed Monad (as PowerShell was then named) at the PDC in the autumn of 2003. This book’s author was in the room!</w:t>
      </w:r>
    </w:p>
    <w:p w14:paraId="2C99A888" w14:textId="3B58031C" w:rsidR="008D7583" w:rsidRDefault="008D7583" w:rsidP="008D7583">
      <w:pPr>
        <w:pStyle w:val="NormalPACKT"/>
        <w:rPr>
          <w:lang w:val="en-GB"/>
        </w:rPr>
      </w:pPr>
      <w:r>
        <w:rPr>
          <w:lang w:val="en-GB"/>
        </w:rPr>
        <w:t xml:space="preserve">In the final part of this recipe, you use the formatting feature to format a small function. The goal of the formatter is to help you create easier-to-read code. That can be very useful for long production scripts or when you have hundreds of scripts that you want to format consistently. A consistent layout makes it easier to find issues, as well as simplifies subsequent script maintenance. </w:t>
      </w:r>
    </w:p>
    <w:p w14:paraId="1DE340A0" w14:textId="20D8A356" w:rsidR="008D7583" w:rsidRDefault="008D7583" w:rsidP="008D7583">
      <w:pPr>
        <w:pStyle w:val="NormalPACKT"/>
        <w:rPr>
          <w:lang w:val="en-GB"/>
        </w:rPr>
      </w:pPr>
      <w:r w:rsidRPr="0008156F">
        <w:rPr>
          <w:rStyle w:val="ItalicsPACKT"/>
        </w:rPr>
        <w:t>Step 12</w:t>
      </w:r>
      <w:r>
        <w:rPr>
          <w:lang w:val="en-GB"/>
        </w:rPr>
        <w:t xml:space="preserve"> sets a rule that makes the Script Analyzer's formatter put a script block's opening brace on a separate line. Opinion varies as to whether this is a good approach. Therefore, the formatting rules provide you with options such as lining up the “</w:t>
      </w:r>
      <w:r w:rsidRPr="00B365B9">
        <w:rPr>
          <w:rStyle w:val="CodeInTextPACKT"/>
        </w:rPr>
        <w:t>=</w:t>
      </w:r>
      <w:r>
        <w:rPr>
          <w:rStyle w:val="CodeInTextPACKT"/>
        </w:rPr>
        <w:t>”</w:t>
      </w:r>
      <w:r>
        <w:rPr>
          <w:lang w:val="en-GB"/>
        </w:rPr>
        <w:t xml:space="preserve"> sign in a set of assignment statements and many more. The documentation on these rules is not particularly helpful, but you can start here: </w:t>
      </w:r>
      <w:hyperlink r:id="rId22" w:history="1">
        <w:r w:rsidRPr="00B00E04">
          <w:rPr>
            <w:rStyle w:val="Hyperlink"/>
            <w:rFonts w:ascii="Lucida Console" w:hAnsi="Lucida Console"/>
            <w:sz w:val="19"/>
          </w:rPr>
          <w:t>https://www.powershellgallery.com/packages/PSScriptAnalyzer/1.21.0/Content/Settings%5CCodeFormatting.psd1</w:t>
        </w:r>
      </w:hyperlink>
      <w:r>
        <w:rPr>
          <w:lang w:val="en-GB"/>
        </w:rPr>
        <w:t xml:space="preserve">. If Microsoft issues an update to this module, adjust this URL to point to the latest version. </w:t>
      </w:r>
    </w:p>
    <w:p w14:paraId="31FED390" w14:textId="62645485" w:rsidR="008D7583" w:rsidRPr="0008156F" w:rsidRDefault="008D7583" w:rsidP="008D7583">
      <w:pPr>
        <w:pStyle w:val="NormalPACKT"/>
        <w:rPr>
          <w:lang w:val="en-GB"/>
        </w:rPr>
      </w:pPr>
      <w:r>
        <w:rPr>
          <w:lang w:val="en-GB"/>
        </w:rPr>
        <w:t xml:space="preserve">And for the curious, you can look at the module and its contents on the project’s GitHub repository at </w:t>
      </w:r>
      <w:r w:rsidRPr="008D7583">
        <w:rPr>
          <w:rStyle w:val="URLPACKTChar"/>
          <w:lang w:val="en-GB"/>
        </w:rPr>
        <w:t>https://github.com/PowerShell/PSScriptAnalyzer</w:t>
      </w:r>
      <w:r>
        <w:rPr>
          <w:lang w:val="en-GB"/>
        </w:rPr>
        <w:t>.</w:t>
      </w:r>
    </w:p>
    <w:p w14:paraId="6F9C24FB" w14:textId="5B496D53" w:rsidR="008D7583" w:rsidRDefault="007C2692" w:rsidP="008D7583">
      <w:pPr>
        <w:pStyle w:val="Heading1"/>
        <w:tabs>
          <w:tab w:val="left" w:pos="0"/>
        </w:tabs>
      </w:pPr>
      <w:r>
        <w:t>Performing BASIC</w:t>
      </w:r>
      <w:r w:rsidR="008D7583">
        <w:t xml:space="preserve"> Network</w:t>
      </w:r>
      <w:r>
        <w:t xml:space="preserve"> Troubleshooting</w:t>
      </w:r>
    </w:p>
    <w:p w14:paraId="40FC571D" w14:textId="72BAA000" w:rsidR="008D7583" w:rsidRPr="00343C68" w:rsidRDefault="008D7583" w:rsidP="008D7583">
      <w:pPr>
        <w:pStyle w:val="NormalPACKT"/>
        <w:rPr>
          <w:i/>
          <w:color w:val="FF99CC"/>
          <w:lang w:val="en-GB"/>
        </w:rPr>
      </w:pPr>
      <w:r>
        <w:rPr>
          <w:lang w:val="en-GB"/>
        </w:rPr>
        <w:t xml:space="preserve">For many common network problems, some </w:t>
      </w:r>
      <w:r w:rsidRPr="00E612E7">
        <w:rPr>
          <w:lang w:val="en-GB"/>
        </w:rPr>
        <w:t xml:space="preserve">simple steps may help you resolve your more common issues </w:t>
      </w:r>
      <w:r w:rsidR="007C2692">
        <w:rPr>
          <w:lang w:val="en-GB"/>
        </w:rPr>
        <w:t>or</w:t>
      </w:r>
      <w:r>
        <w:rPr>
          <w:lang w:val="en-GB"/>
        </w:rPr>
        <w:t xml:space="preserve"> </w:t>
      </w:r>
      <w:r w:rsidRPr="00E612E7">
        <w:rPr>
          <w:lang w:val="en-GB"/>
        </w:rPr>
        <w:t>point you toward a solution.</w:t>
      </w:r>
    </w:p>
    <w:p w14:paraId="28D6DE37" w14:textId="7C2D3A57" w:rsidR="008D7583" w:rsidRDefault="008D7583" w:rsidP="008D7583">
      <w:pPr>
        <w:pStyle w:val="NormalPACKT"/>
        <w:rPr>
          <w:lang w:val="en-GB"/>
        </w:rPr>
      </w:pPr>
      <w:r w:rsidRPr="00E612E7">
        <w:rPr>
          <w:lang w:val="en-GB"/>
        </w:rPr>
        <w:t xml:space="preserve">In this recipe, you carry out some basic troubleshooting on a local </w:t>
      </w:r>
      <w:r w:rsidRPr="00E612E7">
        <w:rPr>
          <w:rStyle w:val="CodeInTextPACKT"/>
          <w:lang w:val="en-GB"/>
        </w:rPr>
        <w:t>SRV1</w:t>
      </w:r>
      <w:r w:rsidRPr="00E612E7">
        <w:rPr>
          <w:lang w:val="en-GB"/>
        </w:rPr>
        <w:t xml:space="preserve">, a domain-joined host running Windows Server 2022. A common </w:t>
      </w:r>
      <w:r>
        <w:rPr>
          <w:lang w:val="en-GB"/>
        </w:rPr>
        <w:t>adage amongst many IT pros is that the problem is DNS, irre</w:t>
      </w:r>
      <w:r w:rsidR="007C2692">
        <w:rPr>
          <w:lang w:val="en-GB"/>
        </w:rPr>
        <w:t>s</w:t>
      </w:r>
      <w:r>
        <w:rPr>
          <w:lang w:val="en-GB"/>
        </w:rPr>
        <w:t xml:space="preserve">pective of the problem </w:t>
      </w:r>
      <w:r w:rsidRPr="00E612E7">
        <w:rPr>
          <w:lang w:val="en-GB"/>
        </w:rPr>
        <w:t>(until you prove otherwise). You start this recipe by getting the host's fully qualified domain name (FQDN) and the IPv4 address of the DNS server, and then you check whether the DNS server</w:t>
      </w:r>
      <w:r>
        <w:rPr>
          <w:lang w:val="en-GB"/>
        </w:rPr>
        <w:t>(s)</w:t>
      </w:r>
      <w:r w:rsidRPr="00E612E7">
        <w:rPr>
          <w:lang w:val="en-GB"/>
        </w:rPr>
        <w:t xml:space="preserve"> </w:t>
      </w:r>
      <w:r>
        <w:rPr>
          <w:lang w:val="en-GB"/>
        </w:rPr>
        <w:t>are</w:t>
      </w:r>
      <w:r w:rsidRPr="00E612E7">
        <w:rPr>
          <w:lang w:val="en-GB"/>
        </w:rPr>
        <w:t xml:space="preserve"> online. </w:t>
      </w:r>
    </w:p>
    <w:p w14:paraId="2BA6C38F" w14:textId="27454C40" w:rsidR="008D7583" w:rsidRPr="00E612E7" w:rsidRDefault="008D7583" w:rsidP="008D7583">
      <w:pPr>
        <w:pStyle w:val="NormalPACKT"/>
        <w:rPr>
          <w:lang w:val="en-GB"/>
        </w:rPr>
      </w:pPr>
      <w:r w:rsidRPr="00E612E7">
        <w:rPr>
          <w:lang w:val="en-GB"/>
        </w:rPr>
        <w:t xml:space="preserve">You then use the configured DNS server to determine the names of the DCs in your domain and ensure you can reach each DC over </w:t>
      </w:r>
      <w:r>
        <w:rPr>
          <w:lang w:val="en-GB"/>
        </w:rPr>
        <w:t xml:space="preserve">TCP </w:t>
      </w:r>
      <w:r w:rsidRPr="00E612E7">
        <w:rPr>
          <w:lang w:val="en-GB"/>
        </w:rPr>
        <w:t xml:space="preserve">port 389 (LDAP) and </w:t>
      </w:r>
      <w:r>
        <w:rPr>
          <w:lang w:val="en-GB"/>
        </w:rPr>
        <w:t xml:space="preserve">TCP port </w:t>
      </w:r>
      <w:r w:rsidRPr="00E612E7">
        <w:rPr>
          <w:lang w:val="en-GB"/>
        </w:rPr>
        <w:t xml:space="preserve">445 (for GPOs). Next, you test the default gateway's availability. Finally, you test the ability to reach a remote host over port 80 (HTTP) and port 443 (HTTP over SSL/TLS). </w:t>
      </w:r>
    </w:p>
    <w:p w14:paraId="37A91E7D" w14:textId="77777777" w:rsidR="008D7583" w:rsidRPr="00E612E7" w:rsidRDefault="008D7583" w:rsidP="008D7583">
      <w:pPr>
        <w:pStyle w:val="NormalPACKT"/>
        <w:rPr>
          <w:lang w:val="en-GB"/>
        </w:rPr>
      </w:pPr>
      <w:r w:rsidRPr="00E612E7">
        <w:rPr>
          <w:lang w:val="en-GB"/>
        </w:rPr>
        <w:t>In most cases, the simple tests in this recipe, run on the afflicted host, should help you find some of the more common problems,</w:t>
      </w:r>
    </w:p>
    <w:p w14:paraId="6E037D92" w14:textId="288AE8FA" w:rsidR="008D7583" w:rsidRDefault="008D7583" w:rsidP="008D7583">
      <w:pPr>
        <w:pStyle w:val="Heading2"/>
        <w:tabs>
          <w:tab w:val="left" w:pos="0"/>
        </w:tabs>
      </w:pPr>
      <w:r>
        <w:t>Getting ready</w:t>
      </w:r>
    </w:p>
    <w:p w14:paraId="74187B5C" w14:textId="5CD2BACF" w:rsidR="008D7583" w:rsidRPr="008D7583" w:rsidRDefault="008D7583" w:rsidP="008D7583">
      <w:pPr>
        <w:pStyle w:val="NormalPACKT"/>
        <w:rPr>
          <w:lang w:val="en-GB"/>
        </w:rPr>
      </w:pPr>
      <w:r>
        <w:rPr>
          <w:lang w:val="en-GB"/>
        </w:rPr>
        <w:t xml:space="preserve">You run this recipe on </w:t>
      </w:r>
      <w:r w:rsidRPr="007C2692">
        <w:rPr>
          <w:rStyle w:val="CodeInTextPACKT"/>
        </w:rPr>
        <w:t>SRV1</w:t>
      </w:r>
      <w:r>
        <w:rPr>
          <w:lang w:val="en-GB"/>
        </w:rPr>
        <w:t xml:space="preserve">, a domain-joined host. You must have both </w:t>
      </w:r>
      <w:r w:rsidRPr="008D7583">
        <w:rPr>
          <w:rStyle w:val="CodeInTextPACKT"/>
        </w:rPr>
        <w:t>DC1</w:t>
      </w:r>
      <w:r>
        <w:rPr>
          <w:lang w:val="en-GB"/>
        </w:rPr>
        <w:t xml:space="preserve"> and </w:t>
      </w:r>
      <w:r w:rsidRPr="008D7583">
        <w:rPr>
          <w:rStyle w:val="CodeInTextPACKT"/>
        </w:rPr>
        <w:t>DC2</w:t>
      </w:r>
      <w:r>
        <w:rPr>
          <w:lang w:val="en-GB"/>
        </w:rPr>
        <w:t xml:space="preserve"> running and providing a DNS service for the domain. You should also ensure you have configur</w:t>
      </w:r>
      <w:r w:rsidR="007C2692">
        <w:rPr>
          <w:lang w:val="en-GB"/>
        </w:rPr>
        <w:t>ed</w:t>
      </w:r>
      <w:r>
        <w:rPr>
          <w:lang w:val="en-GB"/>
        </w:rPr>
        <w:t xml:space="preserve"> </w:t>
      </w:r>
      <w:r w:rsidRPr="008D7583">
        <w:rPr>
          <w:rStyle w:val="CodeInTextPACKT"/>
        </w:rPr>
        <w:t>SRV1</w:t>
      </w:r>
      <w:r>
        <w:rPr>
          <w:lang w:val="en-GB"/>
        </w:rPr>
        <w:t xml:space="preserve"> to point to these two DCs for DNS. </w:t>
      </w:r>
    </w:p>
    <w:p w14:paraId="16F533EA" w14:textId="2B15ED5B" w:rsidR="008D7583" w:rsidRDefault="008D7583" w:rsidP="008D7583">
      <w:pPr>
        <w:pStyle w:val="Heading2"/>
        <w:tabs>
          <w:tab w:val="left" w:pos="0"/>
        </w:tabs>
      </w:pPr>
      <w:r>
        <w:t>How to do it...</w:t>
      </w:r>
    </w:p>
    <w:p w14:paraId="4D5BD8DF" w14:textId="6E240720" w:rsidR="008D7583" w:rsidRPr="007C2692" w:rsidRDefault="008D7583" w:rsidP="007C2692">
      <w:pPr>
        <w:pStyle w:val="NumberedBulletPACKT"/>
        <w:numPr>
          <w:ilvl w:val="0"/>
          <w:numId w:val="30"/>
        </w:numPr>
        <w:rPr>
          <w:color w:val="000000"/>
          <w:lang w:val="en-GB" w:eastAsia="en-GB"/>
        </w:rPr>
      </w:pPr>
      <w:r w:rsidRPr="007C2692">
        <w:rPr>
          <w:lang w:val="en-GB" w:eastAsia="en-GB"/>
        </w:rPr>
        <w:t>Getting and displaying the DNS name of this host</w:t>
      </w:r>
    </w:p>
    <w:p w14:paraId="382CA92C" w14:textId="77777777" w:rsidR="007C2692" w:rsidRPr="007C2692" w:rsidRDefault="007C2692" w:rsidP="005A75C7">
      <w:pPr>
        <w:pStyle w:val="CodePACKT"/>
      </w:pPr>
    </w:p>
    <w:p w14:paraId="579BD1D4" w14:textId="0A855579" w:rsidR="008D7583" w:rsidRPr="007C2692" w:rsidRDefault="008D7583" w:rsidP="005A75C7">
      <w:pPr>
        <w:pStyle w:val="CodePACKT"/>
      </w:pPr>
      <w:r w:rsidRPr="007C2692">
        <w:t>$DNSDomain = $Env:USERDNSDOMAIN</w:t>
      </w:r>
    </w:p>
    <w:p w14:paraId="0FCDA4A9" w14:textId="77777777" w:rsidR="008D7583" w:rsidRPr="007C2692" w:rsidRDefault="008D7583" w:rsidP="005A75C7">
      <w:pPr>
        <w:pStyle w:val="CodePACKT"/>
      </w:pPr>
      <w:r w:rsidRPr="007C2692">
        <w:t>$FQDN      = "$Env:COMPUTERNAME.$DNSDomain"</w:t>
      </w:r>
    </w:p>
    <w:p w14:paraId="5F32976C" w14:textId="77777777" w:rsidR="008D7583" w:rsidRPr="007C2692" w:rsidRDefault="008D7583" w:rsidP="005A75C7">
      <w:pPr>
        <w:pStyle w:val="CodePACKT"/>
      </w:pPr>
      <w:r w:rsidRPr="007C2692">
        <w:lastRenderedPageBreak/>
        <w:t>"Host FQDN: $FQDN"</w:t>
      </w:r>
    </w:p>
    <w:p w14:paraId="32E7F4A2" w14:textId="77777777" w:rsidR="008D7583" w:rsidRPr="007C2692" w:rsidRDefault="008D7583" w:rsidP="005A75C7">
      <w:pPr>
        <w:pStyle w:val="CodePACKT"/>
      </w:pPr>
    </w:p>
    <w:p w14:paraId="07A0C1FF" w14:textId="14F8B6EF" w:rsidR="008D7583" w:rsidRPr="007C2692" w:rsidRDefault="008D7583" w:rsidP="007C2692">
      <w:pPr>
        <w:pStyle w:val="NumberedBulletPACKT"/>
        <w:rPr>
          <w:color w:val="000000"/>
          <w:lang w:val="en-GB" w:eastAsia="en-GB"/>
        </w:rPr>
      </w:pPr>
      <w:r w:rsidRPr="008D7583">
        <w:rPr>
          <w:lang w:val="en-GB" w:eastAsia="en-GB"/>
        </w:rPr>
        <w:t>Getting DNS server address</w:t>
      </w:r>
    </w:p>
    <w:p w14:paraId="248E9C15" w14:textId="77777777" w:rsidR="007C2692" w:rsidRPr="007C2692" w:rsidRDefault="007C2692" w:rsidP="005A75C7">
      <w:pPr>
        <w:pStyle w:val="CodePACKT"/>
      </w:pPr>
    </w:p>
    <w:p w14:paraId="3D3F10A1" w14:textId="77777777" w:rsidR="008D7583" w:rsidRPr="007C2692" w:rsidRDefault="008D7583" w:rsidP="005A75C7">
      <w:pPr>
        <w:pStyle w:val="CodePACKT"/>
      </w:pPr>
      <w:r w:rsidRPr="007C2692">
        <w:t>$DNSHT = @{</w:t>
      </w:r>
    </w:p>
    <w:p w14:paraId="376DC4C9" w14:textId="77777777" w:rsidR="008D7583" w:rsidRPr="007C2692" w:rsidRDefault="008D7583" w:rsidP="005A75C7">
      <w:pPr>
        <w:pStyle w:val="CodePACKT"/>
      </w:pPr>
      <w:r w:rsidRPr="007C2692">
        <w:t>  InterfaceAlias = "Ethernet"</w:t>
      </w:r>
    </w:p>
    <w:p w14:paraId="092313C3" w14:textId="77777777" w:rsidR="008D7583" w:rsidRPr="007C2692" w:rsidRDefault="008D7583" w:rsidP="005A75C7">
      <w:pPr>
        <w:pStyle w:val="CodePACKT"/>
      </w:pPr>
      <w:r w:rsidRPr="007C2692">
        <w:t>  AddressFamily  = 'IPv4'</w:t>
      </w:r>
    </w:p>
    <w:p w14:paraId="21B9D0EC" w14:textId="77777777" w:rsidR="008D7583" w:rsidRPr="007C2692" w:rsidRDefault="008D7583" w:rsidP="005A75C7">
      <w:pPr>
        <w:pStyle w:val="CodePACKT"/>
      </w:pPr>
      <w:r w:rsidRPr="007C2692">
        <w:t>}</w:t>
      </w:r>
    </w:p>
    <w:p w14:paraId="7090A03C" w14:textId="77777777" w:rsidR="008D7583" w:rsidRPr="007C2692" w:rsidRDefault="008D7583" w:rsidP="005A75C7">
      <w:pPr>
        <w:pStyle w:val="CodePACKT"/>
      </w:pPr>
      <w:r w:rsidRPr="007C2692">
        <w:t>$DNSServers = (Get-DnsClientServerAddress @DNSHT).ServerAddresses</w:t>
      </w:r>
    </w:p>
    <w:p w14:paraId="776007F8" w14:textId="77777777" w:rsidR="008D7583" w:rsidRPr="007C2692" w:rsidRDefault="008D7583" w:rsidP="005A75C7">
      <w:pPr>
        <w:pStyle w:val="CodePACKT"/>
      </w:pPr>
      <w:r w:rsidRPr="007C2692">
        <w:t>$DNSServers</w:t>
      </w:r>
    </w:p>
    <w:p w14:paraId="3A1E9DC5" w14:textId="77777777" w:rsidR="008D7583" w:rsidRPr="007C2692" w:rsidRDefault="008D7583" w:rsidP="005A75C7">
      <w:pPr>
        <w:pStyle w:val="CodePACKT"/>
      </w:pPr>
    </w:p>
    <w:p w14:paraId="43975EF7" w14:textId="165756F1" w:rsidR="008D7583" w:rsidRPr="008D7583" w:rsidRDefault="008D7583" w:rsidP="007C2692">
      <w:pPr>
        <w:pStyle w:val="NumberedBulletPACKT"/>
        <w:rPr>
          <w:color w:val="000000"/>
          <w:lang w:val="en-GB" w:eastAsia="en-GB"/>
        </w:rPr>
      </w:pPr>
      <w:r w:rsidRPr="008D7583">
        <w:rPr>
          <w:lang w:val="en-GB" w:eastAsia="en-GB"/>
        </w:rPr>
        <w:t>Checking if the DNS servers are online</w:t>
      </w:r>
    </w:p>
    <w:p w14:paraId="5DE0F73A" w14:textId="77777777" w:rsidR="007C2692" w:rsidRPr="007C2692" w:rsidRDefault="007C2692" w:rsidP="005A75C7">
      <w:pPr>
        <w:pStyle w:val="CodePACKT"/>
      </w:pPr>
    </w:p>
    <w:p w14:paraId="2122FFC0" w14:textId="65FAB43A" w:rsidR="008D7583" w:rsidRPr="007C2692" w:rsidRDefault="008D7583" w:rsidP="005A75C7">
      <w:pPr>
        <w:pStyle w:val="CodePACKT"/>
      </w:pPr>
      <w:r w:rsidRPr="007C2692">
        <w:t>Foreach ($DNSServer in $DNSServers) {</w:t>
      </w:r>
    </w:p>
    <w:p w14:paraId="56BA304E" w14:textId="77777777" w:rsidR="008D7583" w:rsidRPr="007C2692" w:rsidRDefault="008D7583" w:rsidP="005A75C7">
      <w:pPr>
        <w:pStyle w:val="CodePACKT"/>
      </w:pPr>
      <w:r w:rsidRPr="007C2692">
        <w:t xml:space="preserve">  $TestDNS = Test-NetConnection -Port 53 -ComputerName $DNSServer   </w:t>
      </w:r>
    </w:p>
    <w:p w14:paraId="3FDC0C15" w14:textId="77777777" w:rsidR="008D7583" w:rsidRPr="007C2692" w:rsidRDefault="008D7583" w:rsidP="005A75C7">
      <w:pPr>
        <w:pStyle w:val="CodePACKT"/>
      </w:pPr>
      <w:r w:rsidRPr="007C2692">
        <w:t xml:space="preserve">  </w:t>
      </w:r>
      <w:commentRangeStart w:id="22"/>
      <w:commentRangeStart w:id="23"/>
      <w:r w:rsidRPr="007C2692">
        <w:t>$Result  = $TestDNS ? "Available" : ' Not reachable'</w:t>
      </w:r>
      <w:commentRangeEnd w:id="22"/>
      <w:r w:rsidR="00862BE2">
        <w:rPr>
          <w:rStyle w:val="CommentReference"/>
          <w:rFonts w:ascii="Arial" w:hAnsi="Arial" w:cs="Arial"/>
          <w:bCs/>
          <w:lang w:val="en-US" w:eastAsia="en-US"/>
        </w:rPr>
        <w:commentReference w:id="22"/>
      </w:r>
      <w:commentRangeEnd w:id="23"/>
      <w:r w:rsidR="00F36DDE">
        <w:rPr>
          <w:rStyle w:val="CommentReference"/>
          <w:rFonts w:ascii="Arial" w:hAnsi="Arial" w:cs="Arial"/>
          <w:bCs/>
          <w:lang w:val="en-US" w:eastAsia="en-US"/>
        </w:rPr>
        <w:commentReference w:id="23"/>
      </w:r>
    </w:p>
    <w:p w14:paraId="77C8631C" w14:textId="77777777" w:rsidR="008D7583" w:rsidRPr="007C2692" w:rsidRDefault="008D7583" w:rsidP="005A75C7">
      <w:pPr>
        <w:pStyle w:val="CodePACKT"/>
      </w:pPr>
      <w:r w:rsidRPr="007C2692">
        <w:t>  "DNS Server [$DNSServer] is $Result"</w:t>
      </w:r>
    </w:p>
    <w:p w14:paraId="5D8F0F13" w14:textId="77777777" w:rsidR="008D7583" w:rsidRPr="007C2692" w:rsidRDefault="008D7583" w:rsidP="005A75C7">
      <w:pPr>
        <w:pStyle w:val="CodePACKT"/>
      </w:pPr>
      <w:r w:rsidRPr="007C2692">
        <w:t>}</w:t>
      </w:r>
    </w:p>
    <w:p w14:paraId="544226F0" w14:textId="77777777" w:rsidR="008D7583" w:rsidRPr="007C2692" w:rsidRDefault="008D7583" w:rsidP="005A75C7">
      <w:pPr>
        <w:pStyle w:val="CodePACKT"/>
      </w:pPr>
    </w:p>
    <w:p w14:paraId="08DCB9A1" w14:textId="436F1740" w:rsidR="008D7583" w:rsidRPr="008D7583" w:rsidRDefault="008D7583" w:rsidP="007C2692">
      <w:pPr>
        <w:pStyle w:val="NumberedBulletPACKT"/>
        <w:rPr>
          <w:color w:val="000000"/>
          <w:lang w:val="en-GB" w:eastAsia="en-GB"/>
        </w:rPr>
      </w:pPr>
      <w:r w:rsidRPr="008D7583">
        <w:rPr>
          <w:lang w:val="en-GB" w:eastAsia="en-GB"/>
        </w:rPr>
        <w:t>Defining a search for DCs in our domain</w:t>
      </w:r>
    </w:p>
    <w:p w14:paraId="71FF71FD" w14:textId="77777777" w:rsidR="007C2692" w:rsidRPr="007C2692" w:rsidRDefault="007C2692" w:rsidP="005A75C7">
      <w:pPr>
        <w:pStyle w:val="CodePACKT"/>
      </w:pPr>
    </w:p>
    <w:p w14:paraId="16CA134F" w14:textId="13850AE3" w:rsidR="008D7583" w:rsidRPr="007C2692" w:rsidRDefault="008D7583" w:rsidP="005A75C7">
      <w:pPr>
        <w:pStyle w:val="CodePACKT"/>
      </w:pPr>
      <w:r w:rsidRPr="007C2692">
        <w:t>$DNSRRName = "_ldap._tcp." + $DNSDomain</w:t>
      </w:r>
    </w:p>
    <w:p w14:paraId="61536B8E" w14:textId="77777777" w:rsidR="008D7583" w:rsidRPr="007C2692" w:rsidRDefault="008D7583" w:rsidP="005A75C7">
      <w:pPr>
        <w:pStyle w:val="CodePACKT"/>
      </w:pPr>
      <w:r w:rsidRPr="007C2692">
        <w:t>$DNSRRName</w:t>
      </w:r>
    </w:p>
    <w:p w14:paraId="585206B8" w14:textId="77777777" w:rsidR="008D7583" w:rsidRPr="007C2692" w:rsidRDefault="008D7583" w:rsidP="005A75C7">
      <w:pPr>
        <w:pStyle w:val="CodePACKT"/>
      </w:pPr>
    </w:p>
    <w:p w14:paraId="5DD89C68" w14:textId="1BC3FE2E" w:rsidR="008D7583" w:rsidRPr="008D7583" w:rsidRDefault="008D7583" w:rsidP="007C2692">
      <w:pPr>
        <w:pStyle w:val="NumberedBulletPACKT"/>
        <w:rPr>
          <w:color w:val="000000"/>
          <w:lang w:val="en-GB" w:eastAsia="en-GB"/>
        </w:rPr>
      </w:pPr>
      <w:r w:rsidRPr="008D7583">
        <w:rPr>
          <w:lang w:val="en-GB" w:eastAsia="en-GB"/>
        </w:rPr>
        <w:t>Getting the DC SRV records</w:t>
      </w:r>
    </w:p>
    <w:p w14:paraId="5AC60DA2" w14:textId="77777777" w:rsidR="007C2692" w:rsidRPr="007C2692" w:rsidRDefault="007C2692" w:rsidP="005A75C7">
      <w:pPr>
        <w:pStyle w:val="CodePACKT"/>
        <w:rPr>
          <w:rStyle w:val="CodeInTextPACKT"/>
          <w:sz w:val="19"/>
          <w:szCs w:val="18"/>
        </w:rPr>
      </w:pPr>
    </w:p>
    <w:p w14:paraId="59F51A45" w14:textId="48FADB90" w:rsidR="008D7583" w:rsidRPr="007C2692" w:rsidRDefault="008D7583" w:rsidP="005A75C7">
      <w:pPr>
        <w:pStyle w:val="CodePACKT"/>
        <w:rPr>
          <w:rStyle w:val="CodeInTextPACKT"/>
          <w:sz w:val="19"/>
          <w:szCs w:val="18"/>
        </w:rPr>
      </w:pPr>
      <w:r w:rsidRPr="007C2692">
        <w:rPr>
          <w:rStyle w:val="CodeInTextPACKT"/>
          <w:sz w:val="19"/>
          <w:szCs w:val="18"/>
        </w:rPr>
        <w:t xml:space="preserve">$DCRRS = Resolve-DnsName -Name $DNSRRName -Type all | </w:t>
      </w:r>
    </w:p>
    <w:p w14:paraId="2AFDB6C3" w14:textId="77777777" w:rsidR="008D7583" w:rsidRPr="007C2692" w:rsidRDefault="008D7583" w:rsidP="005A75C7">
      <w:pPr>
        <w:pStyle w:val="CodePACKT"/>
        <w:rPr>
          <w:rStyle w:val="CodeInTextPACKT"/>
          <w:sz w:val="19"/>
          <w:szCs w:val="18"/>
        </w:rPr>
      </w:pPr>
      <w:r w:rsidRPr="007C2692">
        <w:rPr>
          <w:rStyle w:val="CodeInTextPACKT"/>
          <w:sz w:val="19"/>
          <w:szCs w:val="18"/>
        </w:rPr>
        <w:t>    Where-Object IP4address -ne $null</w:t>
      </w:r>
    </w:p>
    <w:p w14:paraId="62592DAE" w14:textId="77777777" w:rsidR="008D7583" w:rsidRPr="007C2692" w:rsidRDefault="008D7583" w:rsidP="005A75C7">
      <w:pPr>
        <w:pStyle w:val="CodePACKT"/>
        <w:rPr>
          <w:rStyle w:val="CodeInTextPACKT"/>
          <w:sz w:val="19"/>
          <w:szCs w:val="18"/>
        </w:rPr>
      </w:pPr>
      <w:r w:rsidRPr="007C2692">
        <w:rPr>
          <w:rStyle w:val="CodeInTextPACKT"/>
          <w:sz w:val="19"/>
          <w:szCs w:val="18"/>
        </w:rPr>
        <w:t>$DCRRS</w:t>
      </w:r>
    </w:p>
    <w:p w14:paraId="123A5A0F" w14:textId="77777777" w:rsidR="008D7583" w:rsidRPr="007C2692" w:rsidRDefault="008D7583" w:rsidP="005A75C7">
      <w:pPr>
        <w:pStyle w:val="CodePACKT"/>
        <w:rPr>
          <w:rStyle w:val="CodeInTextPACKT"/>
          <w:sz w:val="19"/>
          <w:szCs w:val="18"/>
        </w:rPr>
      </w:pPr>
    </w:p>
    <w:p w14:paraId="639DAFDD" w14:textId="293E102D" w:rsidR="008D7583" w:rsidRPr="008D7583" w:rsidRDefault="008D7583" w:rsidP="007C2692">
      <w:pPr>
        <w:pStyle w:val="NumberedBulletPACKT"/>
        <w:rPr>
          <w:color w:val="000000"/>
          <w:lang w:val="en-GB" w:eastAsia="en-GB"/>
        </w:rPr>
      </w:pPr>
      <w:r w:rsidRPr="008D7583">
        <w:rPr>
          <w:lang w:val="en-GB" w:eastAsia="en-GB"/>
        </w:rPr>
        <w:t>Testing each DC for availability over LDAP</w:t>
      </w:r>
    </w:p>
    <w:p w14:paraId="01E0D452" w14:textId="77777777" w:rsidR="007C2692" w:rsidRPr="007C2692" w:rsidRDefault="007C2692" w:rsidP="005A75C7">
      <w:pPr>
        <w:pStyle w:val="CodePACKT"/>
      </w:pPr>
    </w:p>
    <w:p w14:paraId="337096E4" w14:textId="69C9E847" w:rsidR="008D7583" w:rsidRPr="007C2692" w:rsidRDefault="008D7583" w:rsidP="005A75C7">
      <w:pPr>
        <w:pStyle w:val="CodePACKT"/>
      </w:pPr>
      <w:r w:rsidRPr="007C2692">
        <w:t>ForEach ($DNSRR in $DCRRS){</w:t>
      </w:r>
    </w:p>
    <w:p w14:paraId="015967FF" w14:textId="77777777" w:rsidR="008D7583" w:rsidRPr="007C2692" w:rsidRDefault="008D7583" w:rsidP="005A75C7">
      <w:pPr>
        <w:pStyle w:val="CodePACKT"/>
      </w:pPr>
      <w:r w:rsidRPr="007C2692">
        <w:t>  $TestDC = Test-NetConnection -Port 389 -ComputerName $DNSRR.IPAddress</w:t>
      </w:r>
    </w:p>
    <w:p w14:paraId="5DF759D5" w14:textId="77777777" w:rsidR="008D7583" w:rsidRPr="007C2692" w:rsidRDefault="008D7583" w:rsidP="005A75C7">
      <w:pPr>
        <w:pStyle w:val="CodePACKT"/>
      </w:pPr>
      <w:r w:rsidRPr="007C2692">
        <w:t>  $Result  = $TestDC ? 'DC Available' : 'DC Not reachable'</w:t>
      </w:r>
    </w:p>
    <w:p w14:paraId="753E230F" w14:textId="77777777" w:rsidR="008D7583" w:rsidRPr="007C2692" w:rsidRDefault="008D7583" w:rsidP="005A75C7">
      <w:pPr>
        <w:pStyle w:val="CodePACKT"/>
      </w:pPr>
      <w:r w:rsidRPr="007C2692">
        <w:t xml:space="preserve">  "DC [$($DNSRR.Name)]  at [$($DNSRR.IPAddress)]   $Result for LDAP" </w:t>
      </w:r>
    </w:p>
    <w:p w14:paraId="6BD3E438" w14:textId="77777777" w:rsidR="008D7583" w:rsidRPr="007C2692" w:rsidRDefault="008D7583" w:rsidP="005A75C7">
      <w:pPr>
        <w:pStyle w:val="CodePACKT"/>
      </w:pPr>
      <w:r w:rsidRPr="007C2692">
        <w:t>}</w:t>
      </w:r>
    </w:p>
    <w:p w14:paraId="3AE7163B" w14:textId="77777777" w:rsidR="008D7583" w:rsidRPr="007C2692" w:rsidRDefault="008D7583" w:rsidP="005A75C7">
      <w:pPr>
        <w:pStyle w:val="CodePACKT"/>
      </w:pPr>
    </w:p>
    <w:p w14:paraId="4E4C9FD6" w14:textId="02D80027" w:rsidR="008D7583" w:rsidRPr="008D7583" w:rsidRDefault="008D7583" w:rsidP="007C2692">
      <w:pPr>
        <w:pStyle w:val="NumberedBulletPACKT"/>
        <w:rPr>
          <w:color w:val="000000"/>
          <w:lang w:val="en-GB" w:eastAsia="en-GB"/>
        </w:rPr>
      </w:pPr>
      <w:r w:rsidRPr="008D7583">
        <w:rPr>
          <w:lang w:val="en-GB" w:eastAsia="en-GB"/>
        </w:rPr>
        <w:t xml:space="preserve">Testing DC availability for SMB </w:t>
      </w:r>
    </w:p>
    <w:p w14:paraId="58B7DBAB" w14:textId="77777777" w:rsidR="007C2692" w:rsidRPr="007C2692" w:rsidRDefault="007C2692" w:rsidP="005A75C7">
      <w:pPr>
        <w:pStyle w:val="CodePACKT"/>
      </w:pPr>
    </w:p>
    <w:p w14:paraId="6C9CBCBE" w14:textId="0D322B68" w:rsidR="008D7583" w:rsidRPr="007C2692" w:rsidRDefault="008D7583" w:rsidP="005A75C7">
      <w:pPr>
        <w:pStyle w:val="CodePACKT"/>
      </w:pPr>
      <w:r w:rsidRPr="007C2692">
        <w:t>ForEach ($DNSRR in $DCRRS){</w:t>
      </w:r>
    </w:p>
    <w:p w14:paraId="5401A35B" w14:textId="77777777" w:rsidR="008D7583" w:rsidRPr="007C2692" w:rsidRDefault="008D7583" w:rsidP="005A75C7">
      <w:pPr>
        <w:pStyle w:val="CodePACKT"/>
      </w:pPr>
      <w:r w:rsidRPr="007C2692">
        <w:t xml:space="preserve">  $TestDC = </w:t>
      </w:r>
    </w:p>
    <w:p w14:paraId="5DE4CE45" w14:textId="77777777" w:rsidR="008D7583" w:rsidRPr="007C2692" w:rsidRDefault="008D7583" w:rsidP="005A75C7">
      <w:pPr>
        <w:pStyle w:val="CodePACKT"/>
      </w:pPr>
      <w:r w:rsidRPr="007C2692">
        <w:t>    Test-NetConnection -Port 445 -ComputerName $DNSRR.IPAddress</w:t>
      </w:r>
    </w:p>
    <w:p w14:paraId="2DCA22B5" w14:textId="77777777" w:rsidR="008D7583" w:rsidRPr="007C2692" w:rsidRDefault="008D7583" w:rsidP="005A75C7">
      <w:pPr>
        <w:pStyle w:val="CodePACKT"/>
      </w:pPr>
      <w:r w:rsidRPr="007C2692">
        <w:t>  $Result  = $TestDC ? 'DC Available' : 'DC Not reachable'</w:t>
      </w:r>
    </w:p>
    <w:p w14:paraId="3EA233F9" w14:textId="77777777" w:rsidR="008D7583" w:rsidRPr="007C2692" w:rsidRDefault="008D7583" w:rsidP="005A75C7">
      <w:pPr>
        <w:pStyle w:val="CodePACKT"/>
      </w:pPr>
      <w:r w:rsidRPr="007C2692">
        <w:t>  "DC [$($DNSRR.Name)]  at [$($DNSRR.IPAddress)]   $Result for SMB"</w:t>
      </w:r>
    </w:p>
    <w:p w14:paraId="6FB0B677" w14:textId="77777777" w:rsidR="008D7583" w:rsidRPr="007C2692" w:rsidRDefault="008D7583" w:rsidP="005A75C7">
      <w:pPr>
        <w:pStyle w:val="CodePACKT"/>
      </w:pPr>
      <w:r w:rsidRPr="007C2692">
        <w:t>}</w:t>
      </w:r>
    </w:p>
    <w:p w14:paraId="6954D95B" w14:textId="77777777" w:rsidR="008D7583" w:rsidRPr="007C2692" w:rsidRDefault="008D7583" w:rsidP="005A75C7">
      <w:pPr>
        <w:pStyle w:val="CodePACKT"/>
      </w:pPr>
    </w:p>
    <w:p w14:paraId="77236813" w14:textId="488E312D" w:rsidR="008D7583" w:rsidRPr="008D7583" w:rsidRDefault="008D7583" w:rsidP="007C2692">
      <w:pPr>
        <w:pStyle w:val="NumberedBulletPACKT"/>
        <w:rPr>
          <w:color w:val="000000"/>
          <w:lang w:val="en-GB" w:eastAsia="en-GB"/>
        </w:rPr>
      </w:pPr>
      <w:r w:rsidRPr="008D7583">
        <w:rPr>
          <w:lang w:val="en-GB" w:eastAsia="en-GB"/>
        </w:rPr>
        <w:t>Testing default gateway</w:t>
      </w:r>
    </w:p>
    <w:p w14:paraId="4C20EC63" w14:textId="77777777" w:rsidR="007C2692" w:rsidRDefault="007C2692" w:rsidP="005A75C7">
      <w:pPr>
        <w:pStyle w:val="CodePACKT"/>
      </w:pPr>
    </w:p>
    <w:p w14:paraId="245C8FF3" w14:textId="61BDDAAB" w:rsidR="008D7583" w:rsidRPr="006C5592" w:rsidRDefault="008D7583" w:rsidP="005A75C7">
      <w:pPr>
        <w:pStyle w:val="CodePACKT"/>
      </w:pPr>
      <w:r w:rsidRPr="006C5592">
        <w:t>$NIC    </w:t>
      </w:r>
      <w:r w:rsidR="007C2692" w:rsidRPr="006C5592">
        <w:t xml:space="preserve"> </w:t>
      </w:r>
      <w:r w:rsidRPr="006C5592">
        <w:t>= Get-NetIPConfiguration -InterfaceAlias Ethernet</w:t>
      </w:r>
    </w:p>
    <w:p w14:paraId="0E0B1840" w14:textId="77777777" w:rsidR="008D7583" w:rsidRPr="006C5592" w:rsidRDefault="008D7583" w:rsidP="005A75C7">
      <w:pPr>
        <w:pStyle w:val="CodePACKT"/>
      </w:pPr>
      <w:r w:rsidRPr="006C5592">
        <w:t>$DGW     = $NIC.IPv4DefaultGateway.NextHop</w:t>
      </w:r>
    </w:p>
    <w:p w14:paraId="5AAE00DA" w14:textId="4B7AC12A" w:rsidR="008D7583" w:rsidRPr="006C5592" w:rsidRDefault="008D7583" w:rsidP="005A75C7">
      <w:pPr>
        <w:pStyle w:val="CodePACKT"/>
      </w:pPr>
      <w:r w:rsidRPr="006C5592">
        <w:t xml:space="preserve">$TestDG </w:t>
      </w:r>
      <w:r w:rsidR="007C2692" w:rsidRPr="006C5592">
        <w:t xml:space="preserve"> </w:t>
      </w:r>
      <w:r w:rsidRPr="006C5592">
        <w:t>= Test-NetConnection $DGW</w:t>
      </w:r>
    </w:p>
    <w:p w14:paraId="60638E79" w14:textId="77777777" w:rsidR="008D7583" w:rsidRPr="006C5592" w:rsidRDefault="008D7583" w:rsidP="005A75C7">
      <w:pPr>
        <w:pStyle w:val="CodePACKT"/>
      </w:pPr>
      <w:r w:rsidRPr="006C5592">
        <w:t>$Result  = $TestDG.PingSucceeded ? "Reachable" : ' NOT Reachable'</w:t>
      </w:r>
    </w:p>
    <w:p w14:paraId="665DABA5" w14:textId="77777777" w:rsidR="008D7583" w:rsidRPr="006C5592" w:rsidRDefault="008D7583" w:rsidP="005A75C7">
      <w:pPr>
        <w:pStyle w:val="CodePACKT"/>
      </w:pPr>
      <w:r w:rsidRPr="006C5592">
        <w:t>"Default Gateway for [$($NIC.Interfacealias) is [$DGW] - $Result"</w:t>
      </w:r>
    </w:p>
    <w:p w14:paraId="328EC42A" w14:textId="77777777" w:rsidR="008D7583" w:rsidRPr="008D7583" w:rsidRDefault="008D7583" w:rsidP="005A75C7">
      <w:pPr>
        <w:pStyle w:val="CodePACKT"/>
      </w:pPr>
    </w:p>
    <w:p w14:paraId="2A085653" w14:textId="42F333EB" w:rsidR="008D7583" w:rsidRPr="008D7583" w:rsidRDefault="008D7583" w:rsidP="007C2692">
      <w:pPr>
        <w:pStyle w:val="NumberedBulletPACKT"/>
        <w:rPr>
          <w:color w:val="000000"/>
          <w:lang w:val="en-GB" w:eastAsia="en-GB"/>
        </w:rPr>
      </w:pPr>
      <w:r w:rsidRPr="008D7583">
        <w:rPr>
          <w:lang w:val="en-GB" w:eastAsia="en-GB"/>
        </w:rPr>
        <w:lastRenderedPageBreak/>
        <w:t>Testing a remote web site using ICMP</w:t>
      </w:r>
    </w:p>
    <w:p w14:paraId="50DCF316" w14:textId="77777777" w:rsidR="007C2692" w:rsidRPr="007C2692" w:rsidRDefault="007C2692" w:rsidP="005A75C7">
      <w:pPr>
        <w:pStyle w:val="CodePACKT"/>
        <w:rPr>
          <w:rStyle w:val="CodeInTextPACKT"/>
          <w:sz w:val="19"/>
          <w:szCs w:val="18"/>
        </w:rPr>
      </w:pPr>
    </w:p>
    <w:p w14:paraId="1CE48A8B" w14:textId="191B8C2A" w:rsidR="008D7583" w:rsidRPr="007C2692" w:rsidRDefault="008D7583" w:rsidP="005A75C7">
      <w:pPr>
        <w:pStyle w:val="CodePACKT"/>
        <w:rPr>
          <w:rStyle w:val="CodeInTextPACKT"/>
          <w:sz w:val="19"/>
          <w:szCs w:val="18"/>
        </w:rPr>
      </w:pPr>
      <w:r w:rsidRPr="007C2692">
        <w:rPr>
          <w:rStyle w:val="CodeInTextPACKT"/>
          <w:sz w:val="19"/>
          <w:szCs w:val="18"/>
        </w:rPr>
        <w:t xml:space="preserve">$Site </w:t>
      </w:r>
      <w:r w:rsidR="007C2692" w:rsidRPr="007C2692">
        <w:rPr>
          <w:rStyle w:val="CodeInTextPACKT"/>
          <w:sz w:val="19"/>
          <w:szCs w:val="18"/>
        </w:rPr>
        <w:t xml:space="preserve">    </w:t>
      </w:r>
      <w:r w:rsidRPr="007C2692">
        <w:rPr>
          <w:rStyle w:val="CodeInTextPACKT"/>
          <w:sz w:val="19"/>
          <w:szCs w:val="18"/>
        </w:rPr>
        <w:t>= "WWW.Packt.Com"</w:t>
      </w:r>
    </w:p>
    <w:p w14:paraId="0936FDB2" w14:textId="77777777" w:rsidR="007C2692" w:rsidRPr="007C2692" w:rsidRDefault="007C2692" w:rsidP="005A75C7">
      <w:pPr>
        <w:pStyle w:val="CodePACKT"/>
        <w:rPr>
          <w:rStyle w:val="CodeInTextPACKT"/>
          <w:sz w:val="19"/>
          <w:szCs w:val="18"/>
        </w:rPr>
      </w:pPr>
    </w:p>
    <w:p w14:paraId="06A3A88D" w14:textId="13A290D8" w:rsidR="008D7583" w:rsidRPr="007C2692" w:rsidRDefault="008D7583" w:rsidP="005A75C7">
      <w:pPr>
        <w:pStyle w:val="CodePACKT"/>
        <w:rPr>
          <w:rStyle w:val="CodeInTextPACKT"/>
          <w:sz w:val="19"/>
          <w:szCs w:val="18"/>
        </w:rPr>
      </w:pPr>
      <w:r w:rsidRPr="007C2692">
        <w:rPr>
          <w:rStyle w:val="CodeInTextPACKT"/>
          <w:sz w:val="19"/>
          <w:szCs w:val="18"/>
        </w:rPr>
        <w:t>$TestIP   = Test-NetConnection -ComputerName $Site</w:t>
      </w:r>
    </w:p>
    <w:p w14:paraId="4F85E996" w14:textId="5E9B7799" w:rsidR="008D7583" w:rsidRPr="007C2692" w:rsidRDefault="008D7583" w:rsidP="005A75C7">
      <w:pPr>
        <w:pStyle w:val="CodePACKT"/>
        <w:rPr>
          <w:rStyle w:val="CodeInTextPACKT"/>
          <w:sz w:val="19"/>
          <w:szCs w:val="18"/>
        </w:rPr>
      </w:pPr>
      <w:r w:rsidRPr="007C2692">
        <w:rPr>
          <w:rStyle w:val="CodeInTextPACKT"/>
          <w:sz w:val="19"/>
          <w:szCs w:val="18"/>
        </w:rPr>
        <w:t xml:space="preserve">$ResultIP  = $TestIP ? "Ping OK" : "Ping FAILED" </w:t>
      </w:r>
    </w:p>
    <w:p w14:paraId="5F5EFA74" w14:textId="77777777" w:rsidR="008D7583" w:rsidRPr="007C2692" w:rsidRDefault="008D7583" w:rsidP="005A75C7">
      <w:pPr>
        <w:pStyle w:val="CodePACKT"/>
        <w:rPr>
          <w:rStyle w:val="CodeInTextPACKT"/>
          <w:sz w:val="19"/>
          <w:szCs w:val="18"/>
        </w:rPr>
      </w:pPr>
      <w:r w:rsidRPr="007C2692">
        <w:rPr>
          <w:rStyle w:val="CodeInTextPACKT"/>
          <w:sz w:val="19"/>
          <w:szCs w:val="18"/>
        </w:rPr>
        <w:t>"ICMP to $Site - $ResultIP"</w:t>
      </w:r>
    </w:p>
    <w:p w14:paraId="59BB219C" w14:textId="77777777" w:rsidR="008D7583" w:rsidRPr="007C2692" w:rsidRDefault="008D7583" w:rsidP="005A75C7">
      <w:pPr>
        <w:pStyle w:val="CodePACKT"/>
        <w:rPr>
          <w:rStyle w:val="CodeInTextPACKT"/>
          <w:sz w:val="19"/>
          <w:szCs w:val="18"/>
        </w:rPr>
      </w:pPr>
    </w:p>
    <w:p w14:paraId="7B0545F8" w14:textId="4C9BEBA7" w:rsidR="008D7583" w:rsidRPr="008D7583" w:rsidRDefault="008D7583" w:rsidP="007C2692">
      <w:pPr>
        <w:pStyle w:val="NumberedBulletPACKT"/>
        <w:rPr>
          <w:color w:val="000000"/>
          <w:lang w:val="en-GB" w:eastAsia="en-GB"/>
        </w:rPr>
      </w:pPr>
      <w:r w:rsidRPr="008D7583">
        <w:rPr>
          <w:lang w:val="en-GB" w:eastAsia="en-GB"/>
        </w:rPr>
        <w:t>Testing a remote website using port 80</w:t>
      </w:r>
    </w:p>
    <w:p w14:paraId="7AFBE75F" w14:textId="77777777" w:rsidR="007C2692" w:rsidRPr="007C2692" w:rsidRDefault="007C2692" w:rsidP="005A75C7">
      <w:pPr>
        <w:pStyle w:val="CodePACKT"/>
      </w:pPr>
    </w:p>
    <w:p w14:paraId="145A354E" w14:textId="234DCE9B" w:rsidR="008D7583" w:rsidRPr="007C2692" w:rsidRDefault="008D7583" w:rsidP="005A75C7">
      <w:pPr>
        <w:pStyle w:val="CodePACKT"/>
      </w:pPr>
      <w:r w:rsidRPr="007C2692">
        <w:t>$TestPort80 = Test-Connection -ComputerName $Site -TcpPort 80</w:t>
      </w:r>
    </w:p>
    <w:p w14:paraId="63BBAEB3" w14:textId="0D480D37" w:rsidR="008D7583" w:rsidRPr="007C2692" w:rsidRDefault="008D7583" w:rsidP="005A75C7">
      <w:pPr>
        <w:pStyle w:val="CodePACKT"/>
      </w:pPr>
      <w:r w:rsidRPr="007C2692">
        <w:t>$Result80   = $TestPort80  ? 'Site Reachable' : 'Site NOT reachable'</w:t>
      </w:r>
    </w:p>
    <w:p w14:paraId="322A002A" w14:textId="77777777" w:rsidR="008D7583" w:rsidRPr="007C2692" w:rsidRDefault="008D7583" w:rsidP="005A75C7">
      <w:pPr>
        <w:pStyle w:val="CodePACKT"/>
      </w:pPr>
      <w:r w:rsidRPr="007C2692">
        <w:t>"$Site over port 80   : $Result80"</w:t>
      </w:r>
    </w:p>
    <w:p w14:paraId="10551DC2" w14:textId="77777777" w:rsidR="008D7583" w:rsidRPr="007C2692" w:rsidRDefault="008D7583" w:rsidP="005A75C7">
      <w:pPr>
        <w:pStyle w:val="CodePACKT"/>
      </w:pPr>
    </w:p>
    <w:p w14:paraId="2C634E6E" w14:textId="53BD46B0" w:rsidR="008D7583" w:rsidRPr="008D7583" w:rsidRDefault="008D7583" w:rsidP="007C2692">
      <w:pPr>
        <w:pStyle w:val="NumberedBulletPACKT"/>
        <w:rPr>
          <w:color w:val="000000"/>
          <w:lang w:val="en-GB" w:eastAsia="en-GB"/>
        </w:rPr>
      </w:pPr>
      <w:r w:rsidRPr="008D7583">
        <w:rPr>
          <w:lang w:val="en-GB" w:eastAsia="en-GB"/>
        </w:rPr>
        <w:t>Testing a remote web site using port 443</w:t>
      </w:r>
    </w:p>
    <w:p w14:paraId="541C69A1" w14:textId="77777777" w:rsidR="007C2692" w:rsidRPr="007C2692" w:rsidRDefault="007C2692" w:rsidP="005A75C7">
      <w:pPr>
        <w:pStyle w:val="CodePACKT"/>
      </w:pPr>
    </w:p>
    <w:p w14:paraId="78C49937" w14:textId="2A1A758D" w:rsidR="008D7583" w:rsidRPr="007C2692" w:rsidRDefault="008D7583" w:rsidP="005A75C7">
      <w:pPr>
        <w:pStyle w:val="CodePACKT"/>
      </w:pPr>
      <w:r w:rsidRPr="007C2692">
        <w:t>$TestPort443 = Test-Connection -ComputerName $Site -TcpPort 443</w:t>
      </w:r>
    </w:p>
    <w:p w14:paraId="2936C938" w14:textId="77777777" w:rsidR="008D7583" w:rsidRPr="007C2692" w:rsidRDefault="008D7583" w:rsidP="005A75C7">
      <w:pPr>
        <w:pStyle w:val="CodePACKT"/>
      </w:pPr>
      <w:r w:rsidRPr="007C2692">
        <w:t>$Result443   = $TestPort443  ? 'Site Reachable' : 'Site NOT reachable'</w:t>
      </w:r>
    </w:p>
    <w:p w14:paraId="033F89FD" w14:textId="37C1F255" w:rsidR="008D7583" w:rsidRPr="008D7583" w:rsidRDefault="008D7583" w:rsidP="005A75C7">
      <w:pPr>
        <w:pStyle w:val="CodePACKT"/>
      </w:pPr>
      <w:r w:rsidRPr="007C2692">
        <w:t>"$Site over port 443  : $Result443"</w:t>
      </w:r>
    </w:p>
    <w:p w14:paraId="57D564CF" w14:textId="1993C451" w:rsidR="008D7583" w:rsidRDefault="008D7583" w:rsidP="008D7583">
      <w:pPr>
        <w:pStyle w:val="Heading2"/>
        <w:tabs>
          <w:tab w:val="left" w:pos="0"/>
        </w:tabs>
      </w:pPr>
      <w:r>
        <w:t>How it works...</w:t>
      </w:r>
    </w:p>
    <w:p w14:paraId="74090B06" w14:textId="77777777" w:rsidR="003E1563" w:rsidRDefault="003E1563" w:rsidP="003E1563">
      <w:pPr>
        <w:pStyle w:val="NormalPACKT"/>
        <w:rPr>
          <w:lang w:val="en-GB"/>
        </w:rPr>
      </w:pPr>
      <w:r w:rsidRPr="003E1563">
        <w:rPr>
          <w:lang w:val="en-GB"/>
        </w:rPr>
        <w:t xml:space="preserve">In </w:t>
      </w:r>
      <w:r w:rsidRPr="003E1563">
        <w:rPr>
          <w:rStyle w:val="ItalicsPACKT"/>
          <w:lang w:val="en-GB"/>
        </w:rPr>
        <w:t>step 1</w:t>
      </w:r>
      <w:r w:rsidRPr="003E1563">
        <w:rPr>
          <w:lang w:val="en-GB"/>
        </w:rPr>
        <w:t xml:space="preserve">, you create a variable to hold the FQDN of the host. </w:t>
      </w:r>
      <w:r>
        <w:rPr>
          <w:lang w:val="en-GB"/>
        </w:rPr>
        <w:t>Then you display the value with output like this:</w:t>
      </w:r>
    </w:p>
    <w:p w14:paraId="1DB75F04" w14:textId="48EEBF5D" w:rsidR="003E1563" w:rsidRPr="003E1563" w:rsidRDefault="006C5592" w:rsidP="006C5592">
      <w:pPr>
        <w:pStyle w:val="FigureCaptionPACKT"/>
      </w:pPr>
      <w:r>
        <w:rPr>
          <w:noProof/>
        </w:rPr>
        <w:drawing>
          <wp:inline distT="0" distB="0" distL="0" distR="0" wp14:anchorId="0A302F07" wp14:editId="59F2B2F4">
            <wp:extent cx="3666850" cy="678788"/>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404" cy="691478"/>
                    </a:xfrm>
                    <a:prstGeom prst="rect">
                      <a:avLst/>
                    </a:prstGeom>
                  </pic:spPr>
                </pic:pic>
              </a:graphicData>
            </a:graphic>
          </wp:inline>
        </w:drawing>
      </w:r>
    </w:p>
    <w:p w14:paraId="37702720" w14:textId="11F6B27A" w:rsidR="006C5592" w:rsidRPr="00DC6325" w:rsidRDefault="006C5592" w:rsidP="006C5592">
      <w:pPr>
        <w:pStyle w:val="FigureCaptionPACKT"/>
      </w:pPr>
      <w:r w:rsidRPr="00DC6325">
        <w:t xml:space="preserve">Figure </w:t>
      </w:r>
      <w:r>
        <w:t>12</w:t>
      </w:r>
      <w:r w:rsidRPr="00DC6325">
        <w:t>.</w:t>
      </w:r>
      <w:r>
        <w:t>10</w:t>
      </w:r>
      <w:r w:rsidRPr="00DC6325">
        <w:t xml:space="preserve">: </w:t>
      </w:r>
      <w:r>
        <w:t>Displaying FQDN of this host</w:t>
      </w:r>
    </w:p>
    <w:p w14:paraId="6499C573" w14:textId="7C826DDB"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10.png</w:t>
      </w:r>
    </w:p>
    <w:p w14:paraId="1EC4D5C7"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2</w:t>
      </w:r>
      <w:r w:rsidRPr="003E1563">
        <w:rPr>
          <w:lang w:val="en-GB"/>
        </w:rPr>
        <w:t xml:space="preserve">, you use </w:t>
      </w:r>
      <w:r w:rsidRPr="006C5592">
        <w:rPr>
          <w:rStyle w:val="CodeInTextPACKT"/>
          <w:lang w:val="en-GB"/>
        </w:rPr>
        <w:t>Get-DNSClientServerAddress</w:t>
      </w:r>
      <w:r w:rsidRPr="003E1563">
        <w:rPr>
          <w:lang w:val="en-GB"/>
        </w:rPr>
        <w:t xml:space="preserve"> to get the IP addresses of the DNS servers that you (or DHCP) have configured on the host. The output looks like this:</w:t>
      </w:r>
    </w:p>
    <w:p w14:paraId="40015CF7" w14:textId="6C000C08" w:rsidR="006C5592" w:rsidRDefault="006C5592" w:rsidP="006C5592">
      <w:pPr>
        <w:pStyle w:val="FigurePACKT"/>
      </w:pPr>
      <w:r>
        <w:rPr>
          <w:noProof/>
        </w:rPr>
        <w:drawing>
          <wp:inline distT="0" distB="0" distL="0" distR="0" wp14:anchorId="58DA8E0F" wp14:editId="79FA3E4A">
            <wp:extent cx="3689537" cy="1021510"/>
            <wp:effectExtent l="0" t="0" r="635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714" cy="1029311"/>
                    </a:xfrm>
                    <a:prstGeom prst="rect">
                      <a:avLst/>
                    </a:prstGeom>
                  </pic:spPr>
                </pic:pic>
              </a:graphicData>
            </a:graphic>
          </wp:inline>
        </w:drawing>
      </w:r>
    </w:p>
    <w:p w14:paraId="3B02DA8C" w14:textId="1BD0C7E8" w:rsidR="006C5592" w:rsidRPr="00DC6325" w:rsidRDefault="006C5592" w:rsidP="006C5592">
      <w:pPr>
        <w:pStyle w:val="FigureCaptionPACKT"/>
      </w:pPr>
      <w:r w:rsidRPr="00DC6325">
        <w:t xml:space="preserve">Figure </w:t>
      </w:r>
      <w:r>
        <w:t>12</w:t>
      </w:r>
      <w:r w:rsidRPr="00DC6325">
        <w:t>.</w:t>
      </w:r>
      <w:r>
        <w:t>11</w:t>
      </w:r>
      <w:r w:rsidRPr="00DC6325">
        <w:t xml:space="preserve">: </w:t>
      </w:r>
      <w:r>
        <w:t>Discovering configured DNS servers</w:t>
      </w:r>
    </w:p>
    <w:p w14:paraId="778709FE" w14:textId="3D33835C"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11.png</w:t>
      </w:r>
    </w:p>
    <w:p w14:paraId="35770E5C" w14:textId="77777777" w:rsidR="006C5592" w:rsidRDefault="003E1563" w:rsidP="003E1563">
      <w:pPr>
        <w:pStyle w:val="NormalPACKT"/>
        <w:rPr>
          <w:lang w:val="en-GB"/>
        </w:rPr>
      </w:pPr>
      <w:r w:rsidRPr="003E1563">
        <w:rPr>
          <w:lang w:val="en-GB"/>
        </w:rPr>
        <w:t xml:space="preserve">In </w:t>
      </w:r>
      <w:r w:rsidRPr="006C5592">
        <w:rPr>
          <w:rStyle w:val="ItalicsPACKT"/>
          <w:lang w:val="en-GB"/>
        </w:rPr>
        <w:t>step 3</w:t>
      </w:r>
      <w:r w:rsidRPr="003E1563">
        <w:rPr>
          <w:lang w:val="en-GB"/>
        </w:rPr>
        <w:t xml:space="preserve">, you check whether </w:t>
      </w:r>
      <w:r w:rsidR="006C5592">
        <w:rPr>
          <w:lang w:val="en-GB"/>
        </w:rPr>
        <w:t xml:space="preserve">each </w:t>
      </w:r>
      <w:r w:rsidRPr="003E1563">
        <w:rPr>
          <w:lang w:val="en-GB"/>
        </w:rPr>
        <w:t>configured DNS server</w:t>
      </w:r>
      <w:r w:rsidR="006C5592">
        <w:rPr>
          <w:lang w:val="en-GB"/>
        </w:rPr>
        <w:t xml:space="preserve"> i</w:t>
      </w:r>
      <w:r w:rsidRPr="003E1563">
        <w:rPr>
          <w:lang w:val="en-GB"/>
        </w:rPr>
        <w:t>s available, with output like this:</w:t>
      </w:r>
    </w:p>
    <w:p w14:paraId="35578637" w14:textId="45C9E43A" w:rsidR="003E1563" w:rsidRDefault="006C5592" w:rsidP="006C5592">
      <w:pPr>
        <w:pStyle w:val="FigurePACKT"/>
      </w:pPr>
      <w:r>
        <w:rPr>
          <w:noProof/>
        </w:rPr>
        <w:drawing>
          <wp:inline distT="0" distB="0" distL="0" distR="0" wp14:anchorId="6D457157" wp14:editId="102F54A6">
            <wp:extent cx="3970519" cy="97393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176" cy="976793"/>
                    </a:xfrm>
                    <a:prstGeom prst="rect">
                      <a:avLst/>
                    </a:prstGeom>
                  </pic:spPr>
                </pic:pic>
              </a:graphicData>
            </a:graphic>
          </wp:inline>
        </w:drawing>
      </w:r>
    </w:p>
    <w:p w14:paraId="0540EF9C" w14:textId="5BA06445" w:rsidR="006C5592" w:rsidRPr="00DC6325" w:rsidRDefault="006C5592" w:rsidP="006C5592">
      <w:pPr>
        <w:pStyle w:val="FigureCaptionPACKT"/>
      </w:pPr>
      <w:r w:rsidRPr="00DC6325">
        <w:t xml:space="preserve">Figure </w:t>
      </w:r>
      <w:r>
        <w:t>12</w:t>
      </w:r>
      <w:r w:rsidRPr="00DC6325">
        <w:t>.</w:t>
      </w:r>
      <w:r>
        <w:t>12</w:t>
      </w:r>
      <w:r w:rsidRPr="00DC6325">
        <w:t xml:space="preserve">: </w:t>
      </w:r>
      <w:r>
        <w:t xml:space="preserve">Checking the </w:t>
      </w:r>
      <w:r w:rsidRPr="006C5592">
        <w:t>reachability of each configured DNS server</w:t>
      </w:r>
    </w:p>
    <w:p w14:paraId="2734D89D" w14:textId="17C22BAF" w:rsidR="006C5592" w:rsidRPr="00522E13" w:rsidRDefault="006C5592" w:rsidP="006C5592">
      <w:pPr>
        <w:pStyle w:val="LayoutInformationPACKT"/>
        <w:rPr>
          <w:noProof/>
        </w:rPr>
      </w:pPr>
      <w:r>
        <w:lastRenderedPageBreak/>
        <w:t xml:space="preserve">Insert </w:t>
      </w:r>
      <w:r w:rsidRPr="00C41783">
        <w:t>image</w:t>
      </w:r>
      <w:r>
        <w:t xml:space="preserve"> </w:t>
      </w:r>
      <w:r>
        <w:rPr>
          <w:noProof/>
        </w:rPr>
        <w:t>B18878_12</w:t>
      </w:r>
      <w:r w:rsidRPr="00023EAD">
        <w:rPr>
          <w:noProof/>
        </w:rPr>
        <w:t>_</w:t>
      </w:r>
      <w:r>
        <w:rPr>
          <w:noProof/>
        </w:rPr>
        <w:t>12.png</w:t>
      </w:r>
    </w:p>
    <w:p w14:paraId="094284DE" w14:textId="744C54B9" w:rsidR="003E1563" w:rsidRPr="003E1563" w:rsidRDefault="003E1563" w:rsidP="003E1563">
      <w:pPr>
        <w:pStyle w:val="NormalPACKT"/>
        <w:rPr>
          <w:lang w:val="en-GB"/>
        </w:rPr>
      </w:pPr>
    </w:p>
    <w:p w14:paraId="57EFE455" w14:textId="5AE6840B" w:rsidR="003E1563" w:rsidRPr="003E1563" w:rsidRDefault="003E1563" w:rsidP="003E1563">
      <w:pPr>
        <w:pStyle w:val="NormalPACKT"/>
        <w:rPr>
          <w:lang w:val="en-GB"/>
        </w:rPr>
      </w:pPr>
      <w:r w:rsidRPr="003E1563">
        <w:rPr>
          <w:lang w:val="en-GB"/>
        </w:rPr>
        <w:t xml:space="preserve">In </w:t>
      </w:r>
      <w:r w:rsidRPr="006C5592">
        <w:rPr>
          <w:rStyle w:val="ItalicsPACKT"/>
          <w:lang w:val="en-GB"/>
        </w:rPr>
        <w:t>step 4</w:t>
      </w:r>
      <w:r w:rsidRPr="003E1563">
        <w:rPr>
          <w:lang w:val="en-GB"/>
        </w:rPr>
        <w:t>, you de</w:t>
      </w:r>
      <w:r w:rsidR="006C5592">
        <w:rPr>
          <w:lang w:val="en-GB"/>
        </w:rPr>
        <w:t xml:space="preserve">termine the </w:t>
      </w:r>
      <w:r w:rsidRPr="003E1563">
        <w:rPr>
          <w:lang w:val="en-GB"/>
        </w:rPr>
        <w:t>DNS resource record (RR) name for the SRV records registered by active DCs for a given domain. The output looks like this:</w:t>
      </w:r>
    </w:p>
    <w:p w14:paraId="24126402" w14:textId="4BDCCB0F" w:rsidR="006C5592" w:rsidRDefault="003E1563" w:rsidP="003E1563">
      <w:pPr>
        <w:pStyle w:val="NormalPACKT"/>
        <w:rPr>
          <w:lang w:val="en-GB"/>
        </w:rPr>
      </w:pPr>
      <w:r w:rsidRPr="003E1563">
        <w:rPr>
          <w:lang w:val="en-GB"/>
        </w:rPr>
        <w:t xml:space="preserve"> </w:t>
      </w:r>
      <w:r w:rsidR="006C5592">
        <w:rPr>
          <w:noProof/>
        </w:rPr>
        <w:drawing>
          <wp:inline distT="0" distB="0" distL="0" distR="0" wp14:anchorId="5F0A7045" wp14:editId="2E81F297">
            <wp:extent cx="4533333" cy="800000"/>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3333" cy="800000"/>
                    </a:xfrm>
                    <a:prstGeom prst="rect">
                      <a:avLst/>
                    </a:prstGeom>
                  </pic:spPr>
                </pic:pic>
              </a:graphicData>
            </a:graphic>
          </wp:inline>
        </w:drawing>
      </w:r>
    </w:p>
    <w:p w14:paraId="36C9066F" w14:textId="3A690229" w:rsidR="006C5592" w:rsidRPr="00DC6325" w:rsidRDefault="006C5592" w:rsidP="006C5592">
      <w:pPr>
        <w:pStyle w:val="FigureCaptionPACKT"/>
      </w:pPr>
      <w:r w:rsidRPr="00DC6325">
        <w:t xml:space="preserve">Figure </w:t>
      </w:r>
      <w:r>
        <w:t>12</w:t>
      </w:r>
      <w:r w:rsidRPr="00DC6325">
        <w:t>.</w:t>
      </w:r>
      <w:r>
        <w:t>13</w:t>
      </w:r>
      <w:r w:rsidRPr="00DC6325">
        <w:t xml:space="preserve">: </w:t>
      </w:r>
      <w:r w:rsidRPr="006C5592">
        <w:t xml:space="preserve">Defining an RR name for DC SRV records </w:t>
      </w:r>
    </w:p>
    <w:p w14:paraId="59088EE3" w14:textId="608D9EC8"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13.png</w:t>
      </w:r>
    </w:p>
    <w:p w14:paraId="00F39FEC" w14:textId="014489C9" w:rsidR="006C5592" w:rsidRDefault="003E1563" w:rsidP="003E1563">
      <w:pPr>
        <w:pStyle w:val="NormalPACKT"/>
        <w:rPr>
          <w:lang w:val="en-GB"/>
        </w:rPr>
      </w:pPr>
      <w:r w:rsidRPr="003E1563">
        <w:rPr>
          <w:lang w:val="en-GB"/>
        </w:rPr>
        <w:t xml:space="preserve">In </w:t>
      </w:r>
      <w:r w:rsidRPr="006C5592">
        <w:rPr>
          <w:rStyle w:val="ItalicsPACKT"/>
          <w:lang w:val="en-GB"/>
        </w:rPr>
        <w:t>step 5</w:t>
      </w:r>
      <w:r w:rsidRPr="003E1563">
        <w:rPr>
          <w:lang w:val="en-GB"/>
        </w:rPr>
        <w:t xml:space="preserve">, you retrieve the SRV resource records </w:t>
      </w:r>
      <w:r w:rsidR="006C5592">
        <w:rPr>
          <w:lang w:val="en-GB"/>
        </w:rPr>
        <w:t xml:space="preserve">(RRs) </w:t>
      </w:r>
      <w:r w:rsidRPr="003E1563">
        <w:rPr>
          <w:lang w:val="en-GB"/>
        </w:rPr>
        <w:t xml:space="preserve">for </w:t>
      </w:r>
      <w:r w:rsidR="006C5592">
        <w:rPr>
          <w:lang w:val="en-GB"/>
        </w:rPr>
        <w:t xml:space="preserve">the </w:t>
      </w:r>
      <w:r w:rsidRPr="003E1563">
        <w:rPr>
          <w:lang w:val="en-GB"/>
        </w:rPr>
        <w:t xml:space="preserve">DCs in </w:t>
      </w:r>
      <w:r w:rsidR="006C5592">
        <w:rPr>
          <w:lang w:val="en-GB"/>
        </w:rPr>
        <w:t xml:space="preserve">the </w:t>
      </w:r>
      <w:commentRangeStart w:id="24"/>
      <w:r w:rsidR="006C5592">
        <w:rPr>
          <w:lang w:val="en-GB"/>
        </w:rPr>
        <w:t>Reskit.Org</w:t>
      </w:r>
      <w:r w:rsidRPr="003E1563">
        <w:rPr>
          <w:lang w:val="en-GB"/>
        </w:rPr>
        <w:t xml:space="preserve"> </w:t>
      </w:r>
      <w:commentRangeEnd w:id="24"/>
      <w:r w:rsidR="003C2269">
        <w:rPr>
          <w:rStyle w:val="CommentReference"/>
          <w:rFonts w:ascii="Arial" w:hAnsi="Arial" w:cs="Arial"/>
          <w:bCs/>
        </w:rPr>
        <w:commentReference w:id="24"/>
      </w:r>
      <w:r w:rsidRPr="003E1563">
        <w:rPr>
          <w:lang w:val="en-GB"/>
        </w:rPr>
        <w:t xml:space="preserve">domain. Each RR represents a server that can act as a DC in the </w:t>
      </w:r>
      <w:commentRangeStart w:id="25"/>
      <w:r w:rsidRPr="003E1563">
        <w:rPr>
          <w:lang w:val="en-GB"/>
        </w:rPr>
        <w:t>Reskit.Org</w:t>
      </w:r>
      <w:commentRangeEnd w:id="25"/>
      <w:r w:rsidR="003C2269">
        <w:rPr>
          <w:rStyle w:val="CommentReference"/>
          <w:rFonts w:ascii="Arial" w:hAnsi="Arial" w:cs="Arial"/>
          <w:bCs/>
        </w:rPr>
        <w:commentReference w:id="25"/>
      </w:r>
      <w:r w:rsidRPr="003E1563">
        <w:rPr>
          <w:lang w:val="en-GB"/>
        </w:rPr>
        <w:t xml:space="preserve"> domain. The output of this step looks like this:</w:t>
      </w:r>
    </w:p>
    <w:p w14:paraId="2C15F75D" w14:textId="2FB3D5E7" w:rsidR="003E1563" w:rsidRDefault="006C5592" w:rsidP="006C5592">
      <w:pPr>
        <w:pStyle w:val="FigurePACKT"/>
      </w:pPr>
      <w:r>
        <w:rPr>
          <w:noProof/>
        </w:rPr>
        <w:drawing>
          <wp:inline distT="0" distB="0" distL="0" distR="0" wp14:anchorId="2121D11E" wp14:editId="3333D8F9">
            <wp:extent cx="3716478" cy="110806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2619" cy="1109892"/>
                    </a:xfrm>
                    <a:prstGeom prst="rect">
                      <a:avLst/>
                    </a:prstGeom>
                  </pic:spPr>
                </pic:pic>
              </a:graphicData>
            </a:graphic>
          </wp:inline>
        </w:drawing>
      </w:r>
      <w:r w:rsidR="003E1563" w:rsidRPr="003E1563">
        <w:t xml:space="preserve"> </w:t>
      </w:r>
    </w:p>
    <w:p w14:paraId="28546570" w14:textId="6736B0E9" w:rsidR="006C5592" w:rsidRPr="00DC6325" w:rsidRDefault="006C5592" w:rsidP="006C5592">
      <w:pPr>
        <w:pStyle w:val="FigureCaptionPACKT"/>
      </w:pPr>
      <w:r w:rsidRPr="00DC6325">
        <w:t xml:space="preserve">Figure </w:t>
      </w:r>
      <w:r>
        <w:t>12</w:t>
      </w:r>
      <w:r w:rsidRPr="00DC6325">
        <w:t>.</w:t>
      </w:r>
      <w:r>
        <w:t>14</w:t>
      </w:r>
      <w:r w:rsidRPr="00DC6325">
        <w:t xml:space="preserve">: </w:t>
      </w:r>
      <w:r w:rsidRPr="006C5592">
        <w:t xml:space="preserve">Querying for DNS RRs for DCs </w:t>
      </w:r>
    </w:p>
    <w:p w14:paraId="48C44CDC" w14:textId="2942144C"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14.png</w:t>
      </w:r>
    </w:p>
    <w:p w14:paraId="311017D3"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6</w:t>
      </w:r>
      <w:r w:rsidRPr="003E1563">
        <w:rPr>
          <w:lang w:val="en-GB"/>
        </w:rPr>
        <w:t>, you test each discovered DC for LDAP connectivity, with output like this:</w:t>
      </w:r>
    </w:p>
    <w:p w14:paraId="704F0DE0" w14:textId="49591DC1" w:rsidR="006C5592" w:rsidRDefault="006C5592" w:rsidP="006C5592">
      <w:pPr>
        <w:pStyle w:val="FigurePACKT"/>
      </w:pPr>
      <w:r>
        <w:rPr>
          <w:noProof/>
        </w:rPr>
        <w:drawing>
          <wp:inline distT="0" distB="0" distL="0" distR="0" wp14:anchorId="7AD74416" wp14:editId="4323751B">
            <wp:extent cx="3414656" cy="70177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6010" cy="704104"/>
                    </a:xfrm>
                    <a:prstGeom prst="rect">
                      <a:avLst/>
                    </a:prstGeom>
                  </pic:spPr>
                </pic:pic>
              </a:graphicData>
            </a:graphic>
          </wp:inline>
        </w:drawing>
      </w:r>
    </w:p>
    <w:p w14:paraId="23D439CC" w14:textId="4C10E661" w:rsidR="006C5592" w:rsidRPr="00DC6325" w:rsidRDefault="006C5592" w:rsidP="006C5592">
      <w:pPr>
        <w:pStyle w:val="FigureCaptionPACKT"/>
      </w:pPr>
      <w:r w:rsidRPr="00DC6325">
        <w:t xml:space="preserve">Figure </w:t>
      </w:r>
      <w:r>
        <w:t>12</w:t>
      </w:r>
      <w:r w:rsidRPr="00DC6325">
        <w:t>.</w:t>
      </w:r>
      <w:r>
        <w:t>15</w:t>
      </w:r>
      <w:r w:rsidRPr="00DC6325">
        <w:t xml:space="preserve">: </w:t>
      </w:r>
      <w:r w:rsidRPr="006C5592">
        <w:t xml:space="preserve">Testing LDAP connectivity to domain controllers </w:t>
      </w:r>
    </w:p>
    <w:p w14:paraId="1FB9FE7C" w14:textId="4F05D578"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15.png</w:t>
      </w:r>
    </w:p>
    <w:p w14:paraId="03FAB187" w14:textId="0E0027E4" w:rsidR="003E1563" w:rsidRPr="003E1563" w:rsidRDefault="003E1563" w:rsidP="003E1563">
      <w:pPr>
        <w:pStyle w:val="NormalPACKT"/>
        <w:rPr>
          <w:lang w:val="en-GB"/>
        </w:rPr>
      </w:pPr>
      <w:r w:rsidRPr="003E1563">
        <w:rPr>
          <w:lang w:val="en-GB"/>
        </w:rPr>
        <w:t xml:space="preserve"> For each host's Group Policy agent to download GPOs from a DC, the host uses an SMB connection to the SYSVOL share on</w:t>
      </w:r>
      <w:r w:rsidR="006C5592">
        <w:rPr>
          <w:lang w:val="en-GB"/>
        </w:rPr>
        <w:t xml:space="preserve"> a</w:t>
      </w:r>
      <w:r w:rsidRPr="003E1563">
        <w:rPr>
          <w:lang w:val="en-GB"/>
        </w:rPr>
        <w:t xml:space="preserve"> DC. In </w:t>
      </w:r>
      <w:r w:rsidRPr="006C5592">
        <w:rPr>
          <w:rStyle w:val="ItalicsPACKT"/>
          <w:lang w:val="en-GB"/>
        </w:rPr>
        <w:t>step 7</w:t>
      </w:r>
      <w:r w:rsidRPr="003E1563">
        <w:rPr>
          <w:lang w:val="en-GB"/>
        </w:rPr>
        <w:t>, you check connectivity to each DC's SMB port (port 445). The output of this step looks like this:</w:t>
      </w:r>
    </w:p>
    <w:p w14:paraId="43792CAF" w14:textId="542AE028" w:rsidR="003E1563" w:rsidRDefault="003E1563" w:rsidP="006C5592">
      <w:pPr>
        <w:pStyle w:val="FigureCaptionPACKT"/>
      </w:pPr>
      <w:r w:rsidRPr="003E1563">
        <w:t xml:space="preserve"> </w:t>
      </w:r>
      <w:r w:rsidR="006C5592">
        <w:rPr>
          <w:noProof/>
        </w:rPr>
        <w:drawing>
          <wp:inline distT="0" distB="0" distL="0" distR="0" wp14:anchorId="0BE63B12" wp14:editId="342CE1AE">
            <wp:extent cx="4120523" cy="103309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3732" cy="1036410"/>
                    </a:xfrm>
                    <a:prstGeom prst="rect">
                      <a:avLst/>
                    </a:prstGeom>
                  </pic:spPr>
                </pic:pic>
              </a:graphicData>
            </a:graphic>
          </wp:inline>
        </w:drawing>
      </w:r>
    </w:p>
    <w:p w14:paraId="37BB9037" w14:textId="6DD82385" w:rsidR="006C5592" w:rsidRPr="00DC6325" w:rsidRDefault="006C5592" w:rsidP="006C5592">
      <w:pPr>
        <w:pStyle w:val="FigureCaptionPACKT"/>
      </w:pPr>
      <w:r w:rsidRPr="00DC6325">
        <w:t xml:space="preserve">Figure </w:t>
      </w:r>
      <w:r>
        <w:t>12</w:t>
      </w:r>
      <w:r w:rsidRPr="00DC6325">
        <w:t>.</w:t>
      </w:r>
      <w:r>
        <w:t>16</w:t>
      </w:r>
      <w:r w:rsidRPr="00DC6325">
        <w:t xml:space="preserve">: </w:t>
      </w:r>
      <w:r w:rsidRPr="006C5592">
        <w:t>Testing SMB connectivity to domain controllers</w:t>
      </w:r>
    </w:p>
    <w:p w14:paraId="31984F65" w14:textId="420E4B5B"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16.png</w:t>
      </w:r>
    </w:p>
    <w:p w14:paraId="1BA4450D" w14:textId="77777777" w:rsidR="003E1563" w:rsidRPr="003E1563" w:rsidRDefault="003E1563" w:rsidP="003E1563">
      <w:pPr>
        <w:pStyle w:val="NormalPACKT"/>
        <w:rPr>
          <w:lang w:val="en-GB"/>
        </w:rPr>
      </w:pPr>
      <w:r w:rsidRPr="003E1563">
        <w:rPr>
          <w:lang w:val="en-GB"/>
        </w:rPr>
        <w:t xml:space="preserve">In </w:t>
      </w:r>
      <w:r w:rsidRPr="006C5592">
        <w:rPr>
          <w:rStyle w:val="ItalicsPACKT"/>
          <w:lang w:val="en-GB"/>
        </w:rPr>
        <w:t>step 8</w:t>
      </w:r>
      <w:r w:rsidRPr="003E1563">
        <w:rPr>
          <w:lang w:val="en-GB"/>
        </w:rPr>
        <w:t>, you check whether your host can reach its configured default gateway. The output of this step looks like this:</w:t>
      </w:r>
    </w:p>
    <w:p w14:paraId="07F9D639" w14:textId="26CFBCEB" w:rsidR="003E1563" w:rsidRDefault="003E1563" w:rsidP="003E1563">
      <w:pPr>
        <w:pStyle w:val="NormalPACKT"/>
        <w:rPr>
          <w:lang w:val="en-GB"/>
        </w:rPr>
      </w:pPr>
      <w:r w:rsidRPr="003E1563">
        <w:rPr>
          <w:lang w:val="en-GB"/>
        </w:rPr>
        <w:lastRenderedPageBreak/>
        <w:t xml:space="preserve"> </w:t>
      </w:r>
      <w:r w:rsidR="006C5592">
        <w:rPr>
          <w:noProof/>
        </w:rPr>
        <w:drawing>
          <wp:inline distT="0" distB="0" distL="0" distR="0" wp14:anchorId="0A8F3B92" wp14:editId="538DA333">
            <wp:extent cx="5731510" cy="130810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08100"/>
                    </a:xfrm>
                    <a:prstGeom prst="rect">
                      <a:avLst/>
                    </a:prstGeom>
                  </pic:spPr>
                </pic:pic>
              </a:graphicData>
            </a:graphic>
          </wp:inline>
        </w:drawing>
      </w:r>
    </w:p>
    <w:p w14:paraId="04568CDF" w14:textId="4886FDE2" w:rsidR="006C5592" w:rsidRPr="00DC6325" w:rsidRDefault="006C5592" w:rsidP="006C5592">
      <w:pPr>
        <w:pStyle w:val="FigureCaptionPACKT"/>
      </w:pPr>
      <w:r w:rsidRPr="00DC6325">
        <w:t xml:space="preserve">Figure </w:t>
      </w:r>
      <w:r>
        <w:t>12</w:t>
      </w:r>
      <w:r w:rsidRPr="00DC6325">
        <w:t>.</w:t>
      </w:r>
      <w:r>
        <w:t>17</w:t>
      </w:r>
      <w:r w:rsidRPr="00DC6325">
        <w:t xml:space="preserve">: </w:t>
      </w:r>
      <w:r w:rsidRPr="006C5592">
        <w:t>Testing the default gateway</w:t>
      </w:r>
    </w:p>
    <w:p w14:paraId="0766F565" w14:textId="49FBF97F" w:rsidR="006C5592" w:rsidRPr="00522E13" w:rsidRDefault="006C5592" w:rsidP="006C5592">
      <w:pPr>
        <w:pStyle w:val="LayoutInformationPACKT"/>
        <w:rPr>
          <w:noProof/>
        </w:rPr>
      </w:pPr>
      <w:r>
        <w:t xml:space="preserve">Insert </w:t>
      </w:r>
      <w:r w:rsidRPr="00C41783">
        <w:t>image</w:t>
      </w:r>
      <w:r>
        <w:t xml:space="preserve"> </w:t>
      </w:r>
      <w:r>
        <w:rPr>
          <w:noProof/>
        </w:rPr>
        <w:t>B18878_12</w:t>
      </w:r>
      <w:r w:rsidRPr="00023EAD">
        <w:rPr>
          <w:noProof/>
        </w:rPr>
        <w:t>_</w:t>
      </w:r>
      <w:r>
        <w:rPr>
          <w:noProof/>
        </w:rPr>
        <w:t>17.png</w:t>
      </w:r>
    </w:p>
    <w:p w14:paraId="4DA05B8B"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9</w:t>
      </w:r>
      <w:r w:rsidRPr="003E1563">
        <w:rPr>
          <w:lang w:val="en-GB"/>
        </w:rPr>
        <w:t>, you check to see if you can reach an external Internet-based host using ICMP (aka ping). The output of this step looks like this:</w:t>
      </w:r>
    </w:p>
    <w:p w14:paraId="67928BF1" w14:textId="4191707E" w:rsidR="00535ECA" w:rsidRDefault="00535ECA" w:rsidP="00535ECA">
      <w:pPr>
        <w:pStyle w:val="FigureCaptionPACKT"/>
      </w:pPr>
      <w:r>
        <w:rPr>
          <w:noProof/>
        </w:rPr>
        <w:drawing>
          <wp:inline distT="0" distB="0" distL="0" distR="0" wp14:anchorId="03956014" wp14:editId="44A58F0F">
            <wp:extent cx="3989437" cy="84420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328" cy="847357"/>
                    </a:xfrm>
                    <a:prstGeom prst="rect">
                      <a:avLst/>
                    </a:prstGeom>
                  </pic:spPr>
                </pic:pic>
              </a:graphicData>
            </a:graphic>
          </wp:inline>
        </w:drawing>
      </w:r>
      <w:r w:rsidR="003E1563" w:rsidRPr="003E1563">
        <w:t xml:space="preserve"> </w:t>
      </w:r>
    </w:p>
    <w:p w14:paraId="12AEC21B" w14:textId="379A2164" w:rsidR="00535ECA" w:rsidRPr="00DC6325" w:rsidRDefault="00535ECA" w:rsidP="00535ECA">
      <w:pPr>
        <w:pStyle w:val="FigureCaptionPACKT"/>
      </w:pPr>
      <w:r w:rsidRPr="00DC6325">
        <w:t xml:space="preserve">Figure </w:t>
      </w:r>
      <w:r>
        <w:t>12</w:t>
      </w:r>
      <w:r w:rsidRPr="00DC6325">
        <w:t>.</w:t>
      </w:r>
      <w:r>
        <w:t>18</w:t>
      </w:r>
      <w:r w:rsidRPr="00DC6325">
        <w:t xml:space="preserve">: </w:t>
      </w:r>
      <w:r w:rsidRPr="006C5592">
        <w:t xml:space="preserve">Testing </w:t>
      </w:r>
      <w:r>
        <w:t>connectivity to an Internet site</w:t>
      </w:r>
    </w:p>
    <w:p w14:paraId="55593CCE" w14:textId="241ECF48"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18.png</w:t>
      </w:r>
    </w:p>
    <w:p w14:paraId="3F673829" w14:textId="77777777" w:rsidR="003E1563" w:rsidRPr="003E1563" w:rsidRDefault="003E1563" w:rsidP="003E1563">
      <w:pPr>
        <w:pStyle w:val="NormalPACKT"/>
        <w:rPr>
          <w:lang w:val="en-GB"/>
        </w:rPr>
      </w:pPr>
      <w:r w:rsidRPr="003E1563">
        <w:rPr>
          <w:lang w:val="en-GB"/>
        </w:rPr>
        <w:t xml:space="preserve">In </w:t>
      </w:r>
      <w:r w:rsidRPr="00535ECA">
        <w:rPr>
          <w:rStyle w:val="ItalicsPACKT"/>
          <w:lang w:val="en-GB"/>
        </w:rPr>
        <w:t>step 10</w:t>
      </w:r>
      <w:r w:rsidRPr="003E1563">
        <w:rPr>
          <w:lang w:val="en-GB"/>
        </w:rPr>
        <w:t>, you check to see whether you can reach the same server, via the HTTP port, port 80, with output like this:</w:t>
      </w:r>
    </w:p>
    <w:p w14:paraId="03D05147" w14:textId="34AD9CAA" w:rsidR="00535ECA" w:rsidRDefault="00535ECA" w:rsidP="00535ECA">
      <w:pPr>
        <w:pStyle w:val="FigurePACKT"/>
      </w:pPr>
      <w:r>
        <w:rPr>
          <w:noProof/>
        </w:rPr>
        <w:drawing>
          <wp:inline distT="0" distB="0" distL="0" distR="0" wp14:anchorId="4F24DB2F" wp14:editId="359A1507">
            <wp:extent cx="3723196" cy="5597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4842" cy="564516"/>
                    </a:xfrm>
                    <a:prstGeom prst="rect">
                      <a:avLst/>
                    </a:prstGeom>
                  </pic:spPr>
                </pic:pic>
              </a:graphicData>
            </a:graphic>
          </wp:inline>
        </w:drawing>
      </w:r>
    </w:p>
    <w:p w14:paraId="69CAB4C2" w14:textId="505AB443" w:rsidR="00535ECA" w:rsidRPr="00DC6325" w:rsidRDefault="00535ECA" w:rsidP="00535ECA">
      <w:pPr>
        <w:pStyle w:val="FigureCaptionPACKT"/>
      </w:pPr>
      <w:r w:rsidRPr="00DC6325">
        <w:t xml:space="preserve">Figure </w:t>
      </w:r>
      <w:r>
        <w:t>12</w:t>
      </w:r>
      <w:r w:rsidRPr="00DC6325">
        <w:t>.</w:t>
      </w:r>
      <w:r>
        <w:t>19</w:t>
      </w:r>
      <w:r w:rsidRPr="00DC6325">
        <w:t xml:space="preserve">: </w:t>
      </w:r>
      <w:r w:rsidRPr="00535ECA">
        <w:t>Testing connectivity over port 80</w:t>
      </w:r>
    </w:p>
    <w:p w14:paraId="20856302" w14:textId="0260B79C"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19.png</w:t>
      </w:r>
    </w:p>
    <w:p w14:paraId="25367A9D" w14:textId="77777777" w:rsidR="00535ECA" w:rsidRDefault="003E1563" w:rsidP="003E1563">
      <w:pPr>
        <w:pStyle w:val="NormalPACKT"/>
        <w:rPr>
          <w:lang w:val="en-GB"/>
        </w:rPr>
      </w:pPr>
      <w:r w:rsidRPr="003E1563">
        <w:rPr>
          <w:lang w:val="en-GB"/>
        </w:rPr>
        <w:t xml:space="preserve">Finally, in </w:t>
      </w:r>
      <w:r w:rsidRPr="00535ECA">
        <w:rPr>
          <w:rStyle w:val="ItalicsPACKT"/>
          <w:lang w:val="en-GB"/>
        </w:rPr>
        <w:t>step 11</w:t>
      </w:r>
      <w:r w:rsidRPr="003E1563">
        <w:rPr>
          <w:lang w:val="en-GB"/>
        </w:rPr>
        <w:t>, you check to see whether you can reach the same server via HTTP over SSL/TLS, port 443, with output like this:</w:t>
      </w:r>
    </w:p>
    <w:p w14:paraId="2DE0794D" w14:textId="7B759C35" w:rsidR="003E1563" w:rsidRDefault="00535ECA" w:rsidP="00535ECA">
      <w:pPr>
        <w:pStyle w:val="FigurePACKT"/>
      </w:pPr>
      <w:r>
        <w:rPr>
          <w:noProof/>
        </w:rPr>
        <w:drawing>
          <wp:inline distT="0" distB="0" distL="0" distR="0" wp14:anchorId="311C9957" wp14:editId="062CA1EB">
            <wp:extent cx="3655878" cy="567864"/>
            <wp:effectExtent l="0" t="0" r="1905"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8925" cy="569891"/>
                    </a:xfrm>
                    <a:prstGeom prst="rect">
                      <a:avLst/>
                    </a:prstGeom>
                  </pic:spPr>
                </pic:pic>
              </a:graphicData>
            </a:graphic>
          </wp:inline>
        </w:drawing>
      </w:r>
    </w:p>
    <w:p w14:paraId="6FE06DAF" w14:textId="19F219FB" w:rsidR="00535ECA" w:rsidRPr="00DC6325" w:rsidRDefault="00535ECA" w:rsidP="00535ECA">
      <w:pPr>
        <w:pStyle w:val="FigureCaptionPACKT"/>
      </w:pPr>
      <w:r w:rsidRPr="00DC6325">
        <w:t xml:space="preserve">Figure </w:t>
      </w:r>
      <w:r>
        <w:t>12</w:t>
      </w:r>
      <w:r w:rsidRPr="00DC6325">
        <w:t>.</w:t>
      </w:r>
      <w:r>
        <w:t>20</w:t>
      </w:r>
      <w:r w:rsidRPr="00DC6325">
        <w:t xml:space="preserve">: </w:t>
      </w:r>
      <w:r w:rsidRPr="00535ECA">
        <w:t xml:space="preserve">Testing connectivity over port </w:t>
      </w:r>
      <w:r>
        <w:t>443</w:t>
      </w:r>
    </w:p>
    <w:p w14:paraId="0FDCD2DB" w14:textId="367716D1" w:rsidR="00535ECA" w:rsidRPr="00522E13" w:rsidRDefault="00535ECA" w:rsidP="00535ECA">
      <w:pPr>
        <w:pStyle w:val="LayoutInformationPACKT"/>
        <w:rPr>
          <w:noProof/>
        </w:rPr>
      </w:pPr>
      <w:r>
        <w:t xml:space="preserve">Insert </w:t>
      </w:r>
      <w:r w:rsidRPr="00C41783">
        <w:t>image</w:t>
      </w:r>
      <w:r>
        <w:t xml:space="preserve"> </w:t>
      </w:r>
      <w:r>
        <w:rPr>
          <w:noProof/>
        </w:rPr>
        <w:t>B18878_12</w:t>
      </w:r>
      <w:r w:rsidRPr="00023EAD">
        <w:rPr>
          <w:noProof/>
        </w:rPr>
        <w:t>_</w:t>
      </w:r>
      <w:r>
        <w:rPr>
          <w:noProof/>
        </w:rPr>
        <w:t>20.png</w:t>
      </w:r>
    </w:p>
    <w:p w14:paraId="30893A02" w14:textId="77777777" w:rsidR="008D7583" w:rsidRDefault="008D7583" w:rsidP="008D7583">
      <w:pPr>
        <w:pStyle w:val="Heading2"/>
      </w:pPr>
      <w:r w:rsidRPr="006917F8">
        <w:t>There's more...</w:t>
      </w:r>
    </w:p>
    <w:p w14:paraId="73ECB63A" w14:textId="0F24F529" w:rsidR="003E1563" w:rsidRDefault="003E1563" w:rsidP="003E1563">
      <w:pPr>
        <w:pStyle w:val="NormalPACKT"/>
        <w:rPr>
          <w:ins w:id="26" w:author="Thomas Lee" w:date="2022-12-13T18:01:00Z"/>
          <w:lang w:val="en-GB"/>
        </w:rPr>
      </w:pPr>
      <w:r w:rsidRPr="003E1563">
        <w:rPr>
          <w:lang w:val="en-GB"/>
        </w:rPr>
        <w:t xml:space="preserve">In </w:t>
      </w:r>
      <w:r w:rsidRPr="003E1563">
        <w:rPr>
          <w:rStyle w:val="ItalicsPACKT"/>
          <w:lang w:val="en-GB"/>
        </w:rPr>
        <w:t>step 1</w:t>
      </w:r>
      <w:r w:rsidRPr="003E1563">
        <w:rPr>
          <w:lang w:val="en-GB"/>
        </w:rPr>
        <w:t>, you create a variable to hold the FQDN of the host</w:t>
      </w:r>
      <w:r>
        <w:rPr>
          <w:lang w:val="en-GB"/>
        </w:rPr>
        <w:t xml:space="preserve"> and then display this value at the console</w:t>
      </w:r>
      <w:r w:rsidRPr="003E1563">
        <w:rPr>
          <w:lang w:val="en-GB"/>
        </w:rPr>
        <w:t xml:space="preserve">. You </w:t>
      </w:r>
      <w:r>
        <w:rPr>
          <w:lang w:val="en-GB"/>
        </w:rPr>
        <w:t xml:space="preserve">should ensure you have configured the hostname correctly and </w:t>
      </w:r>
      <w:r w:rsidRPr="003E1563">
        <w:rPr>
          <w:lang w:val="en-GB"/>
        </w:rPr>
        <w:t xml:space="preserve">want to use this to ensure that your host has properly registered your host's FQDN in </w:t>
      </w:r>
      <w:r>
        <w:rPr>
          <w:lang w:val="en-GB"/>
        </w:rPr>
        <w:t>any configured</w:t>
      </w:r>
      <w:r w:rsidRPr="003E1563">
        <w:rPr>
          <w:lang w:val="en-GB"/>
        </w:rPr>
        <w:t xml:space="preserve"> DNS server. If DNS misregistration is causing problems, you may wish to adapt this script to check for correct DNS resource record registration.</w:t>
      </w:r>
    </w:p>
    <w:p w14:paraId="17DDD793" w14:textId="7B38E6F7" w:rsidR="00F36DDE" w:rsidRPr="003E1563" w:rsidRDefault="00F36DDE" w:rsidP="003E1563">
      <w:pPr>
        <w:pStyle w:val="NormalPACKT"/>
        <w:rPr>
          <w:lang w:val="en-GB"/>
        </w:rPr>
      </w:pPr>
      <w:ins w:id="27" w:author="Thomas Lee" w:date="2022-12-13T18:01:00Z">
        <w:r>
          <w:rPr>
            <w:lang w:val="en-GB"/>
          </w:rPr>
          <w:lastRenderedPageBreak/>
          <w:t xml:space="preserve">In step 3, you use the ternary </w:t>
        </w:r>
      </w:ins>
      <w:ins w:id="28" w:author="Thomas Lee" w:date="2022-12-13T18:02:00Z">
        <w:r>
          <w:rPr>
            <w:lang w:val="en-GB"/>
          </w:rPr>
          <w:t>operator. This</w:t>
        </w:r>
      </w:ins>
      <w:ins w:id="29" w:author="Thomas Lee" w:date="2022-12-13T18:01:00Z">
        <w:r>
          <w:rPr>
            <w:lang w:val="en-GB"/>
          </w:rPr>
          <w:t xml:space="preserve"> </w:t>
        </w:r>
      </w:ins>
      <w:ins w:id="30" w:author="Thomas Lee" w:date="2022-12-13T18:02:00Z">
        <w:r>
          <w:rPr>
            <w:lang w:val="en-GB"/>
          </w:rPr>
          <w:t xml:space="preserve">operator </w:t>
        </w:r>
      </w:ins>
      <w:ins w:id="31" w:author="Thomas Lee" w:date="2022-12-13T18:01:00Z">
        <w:r>
          <w:rPr>
            <w:lang w:val="en-GB"/>
          </w:rPr>
          <w:t xml:space="preserve">is </w:t>
        </w:r>
      </w:ins>
      <w:ins w:id="32" w:author="Thomas Lee" w:date="2022-12-13T18:02:00Z">
        <w:r>
          <w:rPr>
            <w:lang w:val="en-GB"/>
          </w:rPr>
          <w:t xml:space="preserve">a </w:t>
        </w:r>
      </w:ins>
      <w:ins w:id="33" w:author="Thomas Lee" w:date="2022-12-13T18:01:00Z">
        <w:r>
          <w:rPr>
            <w:lang w:val="en-GB"/>
          </w:rPr>
          <w:t xml:space="preserve"> </w:t>
        </w:r>
      </w:ins>
      <w:ins w:id="34" w:author="Thomas Lee" w:date="2022-12-13T18:02:00Z">
        <w:r>
          <w:rPr>
            <w:lang w:val="en-GB"/>
          </w:rPr>
          <w:t>feature</w:t>
        </w:r>
      </w:ins>
      <w:ins w:id="35" w:author="Thomas Lee" w:date="2022-12-13T18:01:00Z">
        <w:r>
          <w:rPr>
            <w:lang w:val="en-GB"/>
          </w:rPr>
          <w:t xml:space="preserve"> new in PowerShell 7.0</w:t>
        </w:r>
      </w:ins>
      <w:ins w:id="36" w:author="Thomas Lee" w:date="2022-12-13T18:02:00Z">
        <w:r>
          <w:rPr>
            <w:lang w:val="en-GB"/>
          </w:rPr>
          <w:t xml:space="preserve">. For more details on the ternary operator, see: </w:t>
        </w:r>
      </w:ins>
      <w:ins w:id="37" w:author="Thomas Lee" w:date="2022-12-13T18:05:00Z">
        <w:r w:rsidR="005A75C7" w:rsidRPr="005A75C7">
          <w:rPr>
            <w:rStyle w:val="URLPACKTChar"/>
            <w:rPrChange w:id="38" w:author="Thomas Lee" w:date="2022-12-13T18:05:00Z">
              <w:rPr>
                <w:lang w:val="en-GB"/>
              </w:rPr>
            </w:rPrChange>
          </w:rPr>
          <w:t>https://learn.microsoft.com/ powershell/module/microsoft.powershell.core/about/about_if?view=powershell-7.3</w:t>
        </w:r>
        <w:r w:rsidR="005A75C7">
          <w:rPr>
            <w:lang w:val="en-GB"/>
          </w:rPr>
          <w:t>.</w:t>
        </w:r>
      </w:ins>
    </w:p>
    <w:p w14:paraId="5B17C648" w14:textId="4D8F3819" w:rsidR="003E1563" w:rsidRPr="003E1563" w:rsidRDefault="003E1563" w:rsidP="003E1563">
      <w:pPr>
        <w:pStyle w:val="NormalPACKT"/>
        <w:rPr>
          <w:lang w:val="en-GB"/>
        </w:rPr>
      </w:pPr>
      <w:r w:rsidRPr="003E1563">
        <w:rPr>
          <w:lang w:val="en-GB"/>
        </w:rPr>
        <w:t xml:space="preserve">In </w:t>
      </w:r>
      <w:r w:rsidRPr="00535ECA">
        <w:rPr>
          <w:rStyle w:val="ItalicsPACKT"/>
          <w:lang w:val="en-GB"/>
        </w:rPr>
        <w:t>step 4</w:t>
      </w:r>
      <w:r w:rsidRPr="003E1563">
        <w:rPr>
          <w:lang w:val="en-GB"/>
        </w:rPr>
        <w:t xml:space="preserve">, you create a DNS RR name which you then use, in </w:t>
      </w:r>
      <w:r w:rsidRPr="00535ECA">
        <w:rPr>
          <w:rStyle w:val="ItalicsPACKT"/>
          <w:lang w:val="en-GB"/>
        </w:rPr>
        <w:t>step 5</w:t>
      </w:r>
      <w:r w:rsidRPr="003E1563">
        <w:rPr>
          <w:lang w:val="en-GB"/>
        </w:rPr>
        <w:t xml:space="preserve">, to query for any SRV records of that name. AD uses DNS as a locator service – each DC registers SRV records to advertise its ability to serve as a DC. The SRV record contains the FQDN name of the advertised DC. The approach taken by these two steps is similar to how any domain client finds a domain controller. The Windows Netlogon service on a DC registers all the appropriate SRV records each time the service starts or every 24 hours. One troubleshooting technique is to use </w:t>
      </w:r>
      <w:r w:rsidRPr="00535ECA">
        <w:rPr>
          <w:rStyle w:val="CodeInTextPACKT"/>
          <w:lang w:val="en-GB"/>
        </w:rPr>
        <w:t>Restart-Service</w:t>
      </w:r>
      <w:r w:rsidRPr="003E1563">
        <w:rPr>
          <w:lang w:val="en-GB"/>
        </w:rPr>
        <w:t xml:space="preserve"> to restart the Netlogon service on each DC. </w:t>
      </w:r>
    </w:p>
    <w:p w14:paraId="3A1E91B2" w14:textId="35ED6B17" w:rsidR="003E1563" w:rsidRPr="003E1563" w:rsidRDefault="003E1563" w:rsidP="003E1563">
      <w:pPr>
        <w:pStyle w:val="NormalPACKT"/>
        <w:rPr>
          <w:lang w:val="en-GB"/>
        </w:rPr>
      </w:pPr>
      <w:r w:rsidRPr="003E1563">
        <w:rPr>
          <w:lang w:val="en-GB"/>
        </w:rPr>
        <w:t xml:space="preserve">If you have a large routed network, you may wish to move the default gateway check, performed here in </w:t>
      </w:r>
      <w:r w:rsidRPr="00535ECA">
        <w:rPr>
          <w:rStyle w:val="ItalicsPACKT"/>
          <w:lang w:val="en-GB"/>
        </w:rPr>
        <w:t>step 8,</w:t>
      </w:r>
      <w:r w:rsidRPr="003E1563">
        <w:rPr>
          <w:lang w:val="en-GB"/>
        </w:rPr>
        <w:t xml:space="preserve"> earlier in your production version of this recipe, </w:t>
      </w:r>
      <w:r w:rsidR="00535ECA">
        <w:rPr>
          <w:lang w:val="en-GB"/>
        </w:rPr>
        <w:t xml:space="preserve">and </w:t>
      </w:r>
      <w:r w:rsidRPr="003E1563">
        <w:rPr>
          <w:lang w:val="en-GB"/>
        </w:rPr>
        <w:t xml:space="preserve">possibly before </w:t>
      </w:r>
      <w:r w:rsidRPr="00535ECA">
        <w:rPr>
          <w:rStyle w:val="ItalicsPACKT"/>
          <w:lang w:val="en-GB"/>
        </w:rPr>
        <w:t>step 3</w:t>
      </w:r>
      <w:r w:rsidRPr="003E1563">
        <w:rPr>
          <w:lang w:val="en-GB"/>
        </w:rPr>
        <w:t xml:space="preserve">. If you can't reach your default gateway and your DNS server and your DCs are on different subnetworks, the earlier steps </w:t>
      </w:r>
      <w:r w:rsidR="00535ECA">
        <w:rPr>
          <w:lang w:val="en-GB"/>
        </w:rPr>
        <w:t xml:space="preserve">are going to </w:t>
      </w:r>
      <w:r w:rsidRPr="003E1563">
        <w:rPr>
          <w:lang w:val="en-GB"/>
        </w:rPr>
        <w:t>fail due to a default gateway issue.</w:t>
      </w:r>
      <w:r w:rsidR="00535ECA">
        <w:rPr>
          <w:lang w:val="en-GB"/>
        </w:rPr>
        <w:t xml:space="preserve"> For the remaining steps to  work, you need to resolve the problem with the default gateway not being reachable (e.g., by turning on the default gateway VM!)</w:t>
      </w:r>
    </w:p>
    <w:p w14:paraId="41C835D3" w14:textId="70322C2A" w:rsidR="003E1563" w:rsidRPr="003E1563" w:rsidRDefault="003E1563" w:rsidP="003E1563">
      <w:pPr>
        <w:pStyle w:val="NormalPACKT"/>
        <w:rPr>
          <w:lang w:val="en-GB"/>
        </w:rPr>
      </w:pPr>
      <w:r w:rsidRPr="003E1563">
        <w:rPr>
          <w:lang w:val="en-GB"/>
        </w:rPr>
        <w:t xml:space="preserve">In </w:t>
      </w:r>
      <w:r w:rsidRPr="00535ECA">
        <w:rPr>
          <w:rStyle w:val="ItalicsPACKT"/>
          <w:lang w:val="en-GB"/>
        </w:rPr>
        <w:t>step</w:t>
      </w:r>
      <w:r w:rsidR="00535ECA">
        <w:rPr>
          <w:rStyle w:val="ItalicsPACKT"/>
          <w:lang w:val="en-GB"/>
        </w:rPr>
        <w:t>s</w:t>
      </w:r>
      <w:r w:rsidRPr="00535ECA">
        <w:rPr>
          <w:rStyle w:val="ItalicsPACKT"/>
          <w:lang w:val="en-GB"/>
        </w:rPr>
        <w:t xml:space="preserve"> 9,</w:t>
      </w:r>
      <w:r w:rsidRPr="003E1563">
        <w:rPr>
          <w:lang w:val="en-GB"/>
        </w:rPr>
        <w:t xml:space="preserve"> </w:t>
      </w:r>
      <w:r w:rsidRPr="00535ECA">
        <w:rPr>
          <w:rStyle w:val="ItalicsPACKT"/>
          <w:lang w:val="en-GB"/>
        </w:rPr>
        <w:t>step 10</w:t>
      </w:r>
      <w:r w:rsidRPr="003E1563">
        <w:rPr>
          <w:lang w:val="en-GB"/>
        </w:rPr>
        <w:t xml:space="preserve">, and </w:t>
      </w:r>
      <w:r w:rsidRPr="00535ECA">
        <w:rPr>
          <w:rStyle w:val="ItalicsPACKT"/>
          <w:lang w:val="en-GB"/>
        </w:rPr>
        <w:t>step 11</w:t>
      </w:r>
      <w:r w:rsidRPr="003E1563">
        <w:rPr>
          <w:lang w:val="en-GB"/>
        </w:rPr>
        <w:t>, you test connectivity to a remote host via ICMP and ports 80 and 443. A host or an intermediate router may drop ICMP traffic yet allow port 80/443 traffic in many cases. So just because a ping has not succeeded does not necessarily suggest a point of failure at all – it may be a deliberate feature and by design.</w:t>
      </w:r>
    </w:p>
    <w:p w14:paraId="1B832C48" w14:textId="1B487813" w:rsidR="008D7583" w:rsidRDefault="003E1563" w:rsidP="003E1563">
      <w:pPr>
        <w:pStyle w:val="NormalPACKT"/>
        <w:rPr>
          <w:lang w:val="en-GB"/>
        </w:rPr>
      </w:pPr>
      <w:r w:rsidRPr="003E1563">
        <w:rPr>
          <w:lang w:val="en-GB"/>
        </w:rPr>
        <w:t>In some of the steps in this recipe, you used the PowerShell 7 ternary operator to construct the message output. These steps provide a good example of this operator.</w:t>
      </w:r>
      <w:r w:rsidR="003C64A1">
        <w:rPr>
          <w:lang w:val="en-GB"/>
        </w:rPr>
        <w:t xml:space="preserve"> For more details o</w:t>
      </w:r>
      <w:r w:rsidR="008C43E6">
        <w:rPr>
          <w:lang w:val="en-GB"/>
        </w:rPr>
        <w:t>n</w:t>
      </w:r>
      <w:r w:rsidR="003C64A1">
        <w:rPr>
          <w:lang w:val="en-GB"/>
        </w:rPr>
        <w:t xml:space="preserve"> the ternary operator, see </w:t>
      </w:r>
      <w:r w:rsidR="003C64A1" w:rsidRPr="008C43E6">
        <w:rPr>
          <w:rStyle w:val="URLPACKTChar"/>
          <w:lang w:val="en-GB"/>
        </w:rPr>
        <w:t>https://learn.microsoft.com/powershell/module/microsoft.powershell.core/about/about_operators</w:t>
      </w:r>
      <w:r w:rsidR="003C64A1">
        <w:rPr>
          <w:lang w:val="en-GB"/>
        </w:rPr>
        <w:t>.</w:t>
      </w:r>
    </w:p>
    <w:p w14:paraId="4AA6C5F9" w14:textId="5C8AB9A0" w:rsidR="00343C68" w:rsidRDefault="00343C68" w:rsidP="00343C68">
      <w:pPr>
        <w:pStyle w:val="Heading1"/>
        <w:tabs>
          <w:tab w:val="left" w:pos="0"/>
        </w:tabs>
      </w:pPr>
      <w:r>
        <w:t>Using Get-NetView to Diagnose Network issues</w:t>
      </w:r>
    </w:p>
    <w:p w14:paraId="51001926" w14:textId="5E711C0A" w:rsidR="003C64A1" w:rsidRPr="003C64A1" w:rsidRDefault="003C64A1" w:rsidP="003C64A1">
      <w:pPr>
        <w:pStyle w:val="NormalPACKT"/>
        <w:rPr>
          <w:lang w:val="en-GB"/>
        </w:rPr>
      </w:pPr>
      <w:r>
        <w:rPr>
          <w:lang w:val="en-GB"/>
        </w:rPr>
        <w:t xml:space="preserve">In most cases, network issues are relatively easy to resolve. </w:t>
      </w:r>
      <w:r w:rsidR="008C43E6">
        <w:rPr>
          <w:lang w:val="en-GB"/>
        </w:rPr>
        <w:t xml:space="preserve">But in some cases, especially in larger networks, problems can be much more complex. </w:t>
      </w:r>
      <w:r w:rsidR="00C80D36">
        <w:rPr>
          <w:lang w:val="en-GB"/>
        </w:rPr>
        <w:t>Getting</w:t>
      </w:r>
      <w:r w:rsidR="008C43E6">
        <w:rPr>
          <w:lang w:val="en-GB"/>
        </w:rPr>
        <w:t xml:space="preserve"> a resolution can require a lot of information. As shown in the Performing Basic Network Troubleshooting recipe, a few steps can point you to the issue’s cause</w:t>
      </w:r>
      <w:r>
        <w:rPr>
          <w:lang w:val="en-GB"/>
        </w:rPr>
        <w:t>.</w:t>
      </w:r>
    </w:p>
    <w:p w14:paraId="73FF1A9F" w14:textId="56E91B5A" w:rsidR="003C64A1" w:rsidRDefault="003C64A1" w:rsidP="003C64A1">
      <w:pPr>
        <w:pStyle w:val="NormalPACKT"/>
      </w:pPr>
      <w:r w:rsidRPr="007C39C3">
        <w:rPr>
          <w:rStyle w:val="CodeInTextPACKT"/>
        </w:rPr>
        <w:t>Get-NetView</w:t>
      </w:r>
      <w:r>
        <w:t xml:space="preserve"> is a tool that collects details about your network environment which can help you troubleshoot network issues. This tool gathers everything you might want to know about a host to enable you to resolve complex issues.</w:t>
      </w:r>
    </w:p>
    <w:p w14:paraId="1CAD4B96" w14:textId="71FADB92" w:rsidR="003C64A1" w:rsidRDefault="003C64A1" w:rsidP="003C64A1">
      <w:pPr>
        <w:pStyle w:val="NormalPACKT"/>
      </w:pPr>
      <w:r>
        <w:t xml:space="preserve">The </w:t>
      </w:r>
      <w:r w:rsidRPr="007C39C3">
        <w:rPr>
          <w:rStyle w:val="CodeInTextPACKT"/>
        </w:rPr>
        <w:t>Get-NetView</w:t>
      </w:r>
      <w:r>
        <w:t xml:space="preserve"> module contains a single function, </w:t>
      </w:r>
      <w:r w:rsidRPr="007C39C3">
        <w:rPr>
          <w:rStyle w:val="CodeInTextPACKT"/>
        </w:rPr>
        <w:t>Get-NetView</w:t>
      </w:r>
      <w:r>
        <w:t>. The command pulls together a range of network details. The command creates a set of text files for you to peruse and a zip file containing those same details. You can view the text files directly on the host or email the ZIP file to a central network team for deeper analysis.</w:t>
      </w:r>
    </w:p>
    <w:p w14:paraId="3F397CDA" w14:textId="77777777" w:rsidR="003C64A1" w:rsidRDefault="003C64A1" w:rsidP="003C64A1">
      <w:pPr>
        <w:pStyle w:val="NormalPACKT"/>
      </w:pPr>
      <w:r w:rsidRPr="003414C3">
        <w:rPr>
          <w:rStyle w:val="CodeInTextPACKT"/>
        </w:rPr>
        <w:t>Get-NetView</w:t>
      </w:r>
      <w:r>
        <w:t xml:space="preserve"> output includes the following details:</w:t>
      </w:r>
    </w:p>
    <w:p w14:paraId="1B779C5A" w14:textId="77777777" w:rsidR="003C64A1" w:rsidRDefault="003C64A1" w:rsidP="003C64A1">
      <w:pPr>
        <w:pStyle w:val="BulletPACKT"/>
      </w:pPr>
      <w:r w:rsidRPr="003414C3">
        <w:rPr>
          <w:rStyle w:val="CodeInTextPACKT"/>
        </w:rPr>
        <w:t>Get-Net</w:t>
      </w:r>
      <w:r>
        <w:rPr>
          <w:rStyle w:val="CodeInTextPACKT"/>
        </w:rPr>
        <w:t>V</w:t>
      </w:r>
      <w:r w:rsidRPr="003414C3">
        <w:rPr>
          <w:rStyle w:val="CodeInTextPACKT"/>
        </w:rPr>
        <w:t>iew</w:t>
      </w:r>
      <w:r>
        <w:t xml:space="preserve"> metadata</w:t>
      </w:r>
    </w:p>
    <w:p w14:paraId="56B5E469" w14:textId="7E2E2041" w:rsidR="003C64A1" w:rsidRDefault="003C64A1" w:rsidP="003C64A1">
      <w:pPr>
        <w:pStyle w:val="BulletPACKT"/>
      </w:pPr>
      <w:r>
        <w:t>The host environment (including OS, hardware, domain, and hostname)</w:t>
      </w:r>
    </w:p>
    <w:p w14:paraId="1B08876F" w14:textId="77777777" w:rsidR="003C64A1" w:rsidRDefault="003C64A1" w:rsidP="003C64A1">
      <w:pPr>
        <w:pStyle w:val="BulletPACKT"/>
      </w:pPr>
      <w:r>
        <w:t>Physical, virtual, and container NICs</w:t>
      </w:r>
    </w:p>
    <w:p w14:paraId="31406765" w14:textId="77777777" w:rsidR="003C64A1" w:rsidRDefault="003C64A1" w:rsidP="003C64A1">
      <w:pPr>
        <w:pStyle w:val="BulletPACKT"/>
      </w:pPr>
      <w:r>
        <w:t>Network configuration (including IP addresses, MAC addresses, neighbors, and IP routes)</w:t>
      </w:r>
    </w:p>
    <w:p w14:paraId="0ECB5EC4" w14:textId="77777777" w:rsidR="003C64A1" w:rsidRDefault="003C64A1" w:rsidP="003C64A1">
      <w:pPr>
        <w:pStyle w:val="BulletPACKT"/>
      </w:pPr>
      <w:r>
        <w:t>Physical switch configuration, including QoS policies</w:t>
      </w:r>
    </w:p>
    <w:p w14:paraId="2AFF4D36" w14:textId="77777777" w:rsidR="003C64A1" w:rsidRDefault="003C64A1" w:rsidP="003C64A1">
      <w:pPr>
        <w:pStyle w:val="BulletPACKT"/>
      </w:pPr>
      <w:r>
        <w:t>Hyper-V VM configuration</w:t>
      </w:r>
    </w:p>
    <w:p w14:paraId="1F41D973" w14:textId="77777777" w:rsidR="003C64A1" w:rsidRDefault="003C64A1" w:rsidP="003C64A1">
      <w:pPr>
        <w:pStyle w:val="BulletPACKT"/>
      </w:pPr>
      <w:r>
        <w:t>Hyper-V virtual switches, bridges, and NATs</w:t>
      </w:r>
    </w:p>
    <w:p w14:paraId="3C3FD989" w14:textId="77777777" w:rsidR="003C64A1" w:rsidRDefault="003C64A1" w:rsidP="003C64A1">
      <w:pPr>
        <w:pStyle w:val="BulletPACKT"/>
      </w:pPr>
      <w:r>
        <w:t>Windows device drivers</w:t>
      </w:r>
    </w:p>
    <w:p w14:paraId="78891E8E" w14:textId="77777777" w:rsidR="003C64A1" w:rsidRDefault="003C64A1" w:rsidP="003C64A1">
      <w:pPr>
        <w:pStyle w:val="BulletPACKT"/>
      </w:pPr>
      <w:r>
        <w:lastRenderedPageBreak/>
        <w:t>Performance counters</w:t>
      </w:r>
    </w:p>
    <w:p w14:paraId="3F6619DC" w14:textId="77777777" w:rsidR="003C64A1" w:rsidRDefault="003C64A1" w:rsidP="003C64A1">
      <w:pPr>
        <w:pStyle w:val="BulletEndPACKT"/>
        <w:spacing w:after="60"/>
      </w:pPr>
      <w:r>
        <w:t>System and application events</w:t>
      </w:r>
    </w:p>
    <w:p w14:paraId="4AFAD288" w14:textId="4B376519" w:rsidR="003C64A1" w:rsidRDefault="003C64A1" w:rsidP="003C64A1">
      <w:pPr>
        <w:pStyle w:val="NormalPACKT"/>
      </w:pPr>
      <w:r>
        <w:t xml:space="preserve">The output provided by </w:t>
      </w:r>
      <w:r w:rsidRPr="0008156F">
        <w:rPr>
          <w:rStyle w:val="CodeInTextPACKT"/>
        </w:rPr>
        <w:t>Get-NetView</w:t>
      </w:r>
      <w:r>
        <w:t xml:space="preserve">, as the above list suggests, is voluminous. To help troubleshoot a given issue, only a very small amount of the information is likely useful to you. However, if there is an issue in your network, this information can help you troubleshoot. </w:t>
      </w:r>
    </w:p>
    <w:p w14:paraId="0BBB17FB" w14:textId="77777777" w:rsidR="003C64A1" w:rsidRPr="003C64A1" w:rsidRDefault="003C64A1" w:rsidP="003C64A1">
      <w:pPr>
        <w:pStyle w:val="NormalPACKT"/>
      </w:pPr>
    </w:p>
    <w:p w14:paraId="7B05BB84" w14:textId="09B9F4A1" w:rsidR="00343C68" w:rsidRDefault="00343C68" w:rsidP="00343C68">
      <w:pPr>
        <w:pStyle w:val="Heading2"/>
        <w:tabs>
          <w:tab w:val="left" w:pos="0"/>
        </w:tabs>
      </w:pPr>
      <w:r>
        <w:t>Getting ready</w:t>
      </w:r>
    </w:p>
    <w:p w14:paraId="690B9940" w14:textId="77777777" w:rsidR="003C64A1" w:rsidRDefault="003C64A1" w:rsidP="003C64A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Windows Server 2022 host. You have installed PowerShell 7 and VS code on this host.</w:t>
      </w:r>
    </w:p>
    <w:p w14:paraId="25F7C3E5" w14:textId="538B0B1C" w:rsidR="00343C68" w:rsidRDefault="00343C68" w:rsidP="00343C68">
      <w:pPr>
        <w:pStyle w:val="Heading2"/>
        <w:tabs>
          <w:tab w:val="left" w:pos="0"/>
        </w:tabs>
      </w:pPr>
      <w:r>
        <w:t>How to do it...</w:t>
      </w:r>
    </w:p>
    <w:p w14:paraId="57BC7302" w14:textId="77777777" w:rsidR="003C64A1" w:rsidRPr="003C64A1" w:rsidRDefault="003C64A1" w:rsidP="003C64A1">
      <w:pPr>
        <w:shd w:val="clear" w:color="auto" w:fill="FFFFFF"/>
        <w:spacing w:before="0" w:after="0" w:line="285" w:lineRule="atLeast"/>
        <w:rPr>
          <w:rFonts w:ascii="Cascadia Code" w:hAnsi="Cascadia Code" w:cs="Cascadia Code"/>
          <w:bCs w:val="0"/>
          <w:color w:val="000000"/>
          <w:sz w:val="21"/>
          <w:szCs w:val="21"/>
          <w:lang w:val="en-GB" w:eastAsia="en-GB"/>
        </w:rPr>
      </w:pPr>
    </w:p>
    <w:p w14:paraId="73950AA3" w14:textId="235F77DC" w:rsidR="003C64A1" w:rsidRPr="003C64A1" w:rsidRDefault="003C64A1" w:rsidP="003C64A1">
      <w:pPr>
        <w:pStyle w:val="NumberedBulletPACKT"/>
        <w:numPr>
          <w:ilvl w:val="0"/>
          <w:numId w:val="31"/>
        </w:numPr>
        <w:rPr>
          <w:color w:val="000000"/>
          <w:lang w:val="en-GB" w:eastAsia="en-GB"/>
        </w:rPr>
      </w:pPr>
      <w:r w:rsidRPr="003C64A1">
        <w:rPr>
          <w:lang w:val="en-GB" w:eastAsia="en-GB"/>
        </w:rPr>
        <w:t>Finding the Get-NetView module on the PS Gallery</w:t>
      </w:r>
    </w:p>
    <w:p w14:paraId="4992A4EB" w14:textId="77777777" w:rsidR="003C64A1" w:rsidRDefault="003C64A1" w:rsidP="005A75C7">
      <w:pPr>
        <w:pStyle w:val="CodePACKT"/>
      </w:pPr>
    </w:p>
    <w:p w14:paraId="37C5F32C" w14:textId="311E8A1A" w:rsidR="003C64A1" w:rsidRPr="003C64A1" w:rsidRDefault="003C64A1" w:rsidP="005A75C7">
      <w:pPr>
        <w:pStyle w:val="CodePACKT"/>
      </w:pPr>
      <w:r w:rsidRPr="003C64A1">
        <w:t xml:space="preserve">Find-Module -Name Get-NetView </w:t>
      </w:r>
    </w:p>
    <w:p w14:paraId="400E9E73" w14:textId="77777777" w:rsidR="003C64A1" w:rsidRPr="003C64A1" w:rsidRDefault="003C64A1" w:rsidP="005A75C7">
      <w:pPr>
        <w:pStyle w:val="CodePACKT"/>
      </w:pPr>
    </w:p>
    <w:p w14:paraId="0BE175DA" w14:textId="7BA4CB8D" w:rsidR="003C64A1" w:rsidRPr="003C64A1" w:rsidRDefault="003C64A1" w:rsidP="003C64A1">
      <w:pPr>
        <w:pStyle w:val="NumberedBulletPACKT"/>
        <w:rPr>
          <w:color w:val="000000"/>
          <w:lang w:val="en-GB" w:eastAsia="en-GB"/>
        </w:rPr>
      </w:pPr>
      <w:r w:rsidRPr="003C64A1">
        <w:t>Installing</w:t>
      </w:r>
      <w:r w:rsidRPr="003C64A1">
        <w:rPr>
          <w:lang w:val="en-GB" w:eastAsia="en-GB"/>
        </w:rPr>
        <w:t xml:space="preserve"> the latest version of Get-NetView</w:t>
      </w:r>
    </w:p>
    <w:p w14:paraId="556A7FC4" w14:textId="77777777" w:rsidR="003C64A1" w:rsidRPr="003C64A1" w:rsidRDefault="003C64A1" w:rsidP="005A75C7">
      <w:pPr>
        <w:pStyle w:val="CodePACKT"/>
        <w:rPr>
          <w:rStyle w:val="CodeInTextPACKT"/>
          <w:sz w:val="19"/>
          <w:szCs w:val="18"/>
        </w:rPr>
      </w:pPr>
    </w:p>
    <w:p w14:paraId="6372D807" w14:textId="4F42EC27" w:rsidR="003C64A1" w:rsidRPr="003C64A1" w:rsidRDefault="003C64A1" w:rsidP="005A75C7">
      <w:pPr>
        <w:pStyle w:val="CodePACKT"/>
        <w:rPr>
          <w:rStyle w:val="CodeInTextPACKT"/>
          <w:sz w:val="19"/>
          <w:szCs w:val="18"/>
        </w:rPr>
      </w:pPr>
      <w:r w:rsidRPr="003C64A1">
        <w:rPr>
          <w:rStyle w:val="CodeInTextPACKT"/>
          <w:sz w:val="19"/>
          <w:szCs w:val="18"/>
        </w:rPr>
        <w:t>Install-Module -Name Get-NetView -Force -AllowClobber</w:t>
      </w:r>
    </w:p>
    <w:p w14:paraId="47D66859" w14:textId="77777777" w:rsidR="003C64A1" w:rsidRPr="003C64A1" w:rsidRDefault="003C64A1" w:rsidP="005A75C7">
      <w:pPr>
        <w:pStyle w:val="CodePACKT"/>
        <w:rPr>
          <w:rStyle w:val="CodeInTextPACKT"/>
          <w:sz w:val="19"/>
          <w:szCs w:val="18"/>
        </w:rPr>
      </w:pPr>
    </w:p>
    <w:p w14:paraId="076DF614" w14:textId="70EF024D" w:rsidR="003C64A1" w:rsidRPr="003C64A1" w:rsidRDefault="003C64A1" w:rsidP="003C64A1">
      <w:pPr>
        <w:pStyle w:val="NumberedBulletPACKT"/>
        <w:rPr>
          <w:color w:val="000000"/>
          <w:lang w:val="en-GB" w:eastAsia="en-GB"/>
        </w:rPr>
      </w:pPr>
      <w:r w:rsidRPr="003C64A1">
        <w:rPr>
          <w:lang w:val="en-GB" w:eastAsia="en-GB"/>
        </w:rPr>
        <w:t>Checking installed version of Get-NetView</w:t>
      </w:r>
    </w:p>
    <w:p w14:paraId="149922A0" w14:textId="77777777" w:rsidR="003C64A1" w:rsidRDefault="003C64A1" w:rsidP="005A75C7">
      <w:pPr>
        <w:pStyle w:val="CodePACKT"/>
      </w:pPr>
    </w:p>
    <w:p w14:paraId="20860548" w14:textId="1BF80309" w:rsidR="003C64A1" w:rsidRPr="003C64A1" w:rsidRDefault="003C64A1" w:rsidP="005A75C7">
      <w:pPr>
        <w:pStyle w:val="CodePACKT"/>
      </w:pPr>
      <w:r w:rsidRPr="003C64A1">
        <w:t>Get-Module -Name Get-NetView -ListAvailable | ft -au</w:t>
      </w:r>
    </w:p>
    <w:p w14:paraId="50854E7B" w14:textId="77777777" w:rsidR="003C64A1" w:rsidRPr="003C64A1" w:rsidRDefault="003C64A1" w:rsidP="005A75C7">
      <w:pPr>
        <w:pStyle w:val="CodePACKT"/>
      </w:pPr>
    </w:p>
    <w:p w14:paraId="2520AEC9" w14:textId="107BD5AD" w:rsidR="003C64A1" w:rsidRPr="003C64A1" w:rsidRDefault="003C64A1" w:rsidP="003C64A1">
      <w:pPr>
        <w:pStyle w:val="NumberedBulletPACKT"/>
        <w:rPr>
          <w:color w:val="000000"/>
          <w:lang w:val="en-GB" w:eastAsia="en-GB"/>
        </w:rPr>
      </w:pPr>
      <w:r w:rsidRPr="003C64A1">
        <w:rPr>
          <w:lang w:val="en-GB" w:eastAsia="en-GB"/>
        </w:rPr>
        <w:t>Importing Get-NetView</w:t>
      </w:r>
    </w:p>
    <w:p w14:paraId="6BBF6A84" w14:textId="77777777" w:rsidR="003C64A1" w:rsidRPr="003C64A1" w:rsidRDefault="003C64A1" w:rsidP="005A75C7">
      <w:pPr>
        <w:pStyle w:val="CodePACKT"/>
      </w:pPr>
    </w:p>
    <w:p w14:paraId="71DE1049" w14:textId="0F7A8EA8" w:rsidR="003C64A1" w:rsidRPr="003C64A1" w:rsidRDefault="003C64A1" w:rsidP="005A75C7">
      <w:pPr>
        <w:pStyle w:val="CodePACKT"/>
      </w:pPr>
      <w:r w:rsidRPr="003C64A1">
        <w:t>Import-Module -Name Get-NetView -Force</w:t>
      </w:r>
    </w:p>
    <w:p w14:paraId="137633B6" w14:textId="77777777" w:rsidR="003C64A1" w:rsidRPr="003C64A1" w:rsidRDefault="003C64A1" w:rsidP="003C64A1">
      <w:pPr>
        <w:pStyle w:val="NumberedBulletPACKT"/>
        <w:numPr>
          <w:ilvl w:val="0"/>
          <w:numId w:val="0"/>
        </w:numPr>
        <w:rPr>
          <w:color w:val="000000"/>
          <w:lang w:val="en-GB" w:eastAsia="en-GB"/>
        </w:rPr>
      </w:pPr>
    </w:p>
    <w:p w14:paraId="47CB005E" w14:textId="4869873E" w:rsidR="003C64A1" w:rsidRPr="003C64A1" w:rsidRDefault="003C64A1" w:rsidP="003C64A1">
      <w:pPr>
        <w:pStyle w:val="NumberedBulletPACKT"/>
        <w:rPr>
          <w:color w:val="000000"/>
          <w:lang w:val="en-GB" w:eastAsia="en-GB"/>
        </w:rPr>
      </w:pPr>
      <w:r w:rsidRPr="003C64A1">
        <w:rPr>
          <w:lang w:val="en-GB" w:eastAsia="en-GB"/>
        </w:rPr>
        <w:t>Creating a new folder for NetView output</w:t>
      </w:r>
    </w:p>
    <w:p w14:paraId="01EE638E" w14:textId="77777777" w:rsidR="003C64A1" w:rsidRPr="003C64A1" w:rsidRDefault="003C64A1" w:rsidP="005A75C7">
      <w:pPr>
        <w:pStyle w:val="CodePACKT"/>
      </w:pPr>
    </w:p>
    <w:p w14:paraId="51D9F2FC" w14:textId="65CEBCDF" w:rsidR="003C64A1" w:rsidRPr="003C64A1" w:rsidRDefault="003C64A1" w:rsidP="005A75C7">
      <w:pPr>
        <w:pStyle w:val="CodePACKT"/>
      </w:pPr>
      <w:r w:rsidRPr="003C64A1">
        <w:t>$Folder</w:t>
      </w:r>
      <w:del w:id="39" w:author="Thomas Lee" w:date="2022-12-13T18:10:00Z">
        <w:r w:rsidRPr="003C64A1" w:rsidDel="005A75C7">
          <w:delText>H</w:delText>
        </w:r>
      </w:del>
      <w:r w:rsidRPr="003C64A1">
        <w:t>Name = 'C:\NetViewOutput'</w:t>
      </w:r>
    </w:p>
    <w:p w14:paraId="314B8969" w14:textId="77777777" w:rsidR="003C64A1" w:rsidRPr="003C64A1" w:rsidRDefault="003C64A1" w:rsidP="005A75C7">
      <w:pPr>
        <w:pStyle w:val="CodePACKT"/>
      </w:pPr>
      <w:r w:rsidRPr="003C64A1">
        <w:t>New-Item -Path $FolderHName -ItemType Directory | Out-Null</w:t>
      </w:r>
    </w:p>
    <w:p w14:paraId="39E34F25" w14:textId="77777777" w:rsidR="003C64A1" w:rsidRPr="003C64A1" w:rsidRDefault="003C64A1" w:rsidP="005A75C7">
      <w:pPr>
        <w:pStyle w:val="CodePACKT"/>
      </w:pPr>
    </w:p>
    <w:p w14:paraId="60601BA7" w14:textId="70F14CE5" w:rsidR="003C64A1" w:rsidRPr="003C64A1" w:rsidRDefault="003C64A1" w:rsidP="003C64A1">
      <w:pPr>
        <w:pStyle w:val="NumberedBulletPACKT"/>
        <w:rPr>
          <w:color w:val="000000"/>
          <w:lang w:val="en-GB" w:eastAsia="en-GB"/>
        </w:rPr>
      </w:pPr>
      <w:commentRangeStart w:id="40"/>
      <w:r w:rsidRPr="003C64A1">
        <w:rPr>
          <w:lang w:val="en-GB" w:eastAsia="en-GB"/>
        </w:rPr>
        <w:t>Running Get-</w:t>
      </w:r>
      <w:ins w:id="41" w:author="Thomas Lee" w:date="2022-12-14T13:05:00Z">
        <w:r w:rsidR="0032638A">
          <w:rPr>
            <w:lang w:val="en-GB" w:eastAsia="en-GB"/>
          </w:rPr>
          <w:t>Net</w:t>
        </w:r>
      </w:ins>
      <w:r w:rsidRPr="003C64A1">
        <w:rPr>
          <w:lang w:val="en-GB" w:eastAsia="en-GB"/>
        </w:rPr>
        <w:t>View</w:t>
      </w:r>
      <w:commentRangeEnd w:id="40"/>
      <w:r w:rsidR="0032638A">
        <w:rPr>
          <w:rStyle w:val="CommentReference"/>
          <w:rFonts w:ascii="Arial" w:hAnsi="Arial" w:cs="Arial"/>
          <w:bCs/>
        </w:rPr>
        <w:commentReference w:id="40"/>
      </w:r>
    </w:p>
    <w:p w14:paraId="3EFFA20D" w14:textId="77777777" w:rsidR="003C64A1" w:rsidRPr="003C64A1" w:rsidRDefault="003C64A1" w:rsidP="005A75C7">
      <w:pPr>
        <w:pStyle w:val="CodePACKT"/>
      </w:pPr>
    </w:p>
    <w:p w14:paraId="6211AE02" w14:textId="3C9F1BF0" w:rsidR="003C64A1" w:rsidRPr="003C64A1" w:rsidRDefault="003C64A1" w:rsidP="005A75C7">
      <w:pPr>
        <w:pStyle w:val="CodePACKT"/>
      </w:pPr>
      <w:r w:rsidRPr="003C64A1">
        <w:t>Get-NetView -OutputDirectory $FolderHName</w:t>
      </w:r>
    </w:p>
    <w:p w14:paraId="5B4D627C" w14:textId="77777777" w:rsidR="003C64A1" w:rsidRPr="003C64A1" w:rsidRDefault="003C64A1" w:rsidP="005A75C7">
      <w:pPr>
        <w:pStyle w:val="CodePACKT"/>
      </w:pPr>
    </w:p>
    <w:p w14:paraId="42C80E22" w14:textId="1A677162" w:rsidR="003C64A1" w:rsidRPr="003C64A1" w:rsidRDefault="003C64A1" w:rsidP="003C64A1">
      <w:pPr>
        <w:pStyle w:val="NumberedBulletPACKT"/>
        <w:rPr>
          <w:color w:val="000000"/>
          <w:lang w:val="en-GB" w:eastAsia="en-GB"/>
        </w:rPr>
      </w:pPr>
      <w:r w:rsidRPr="003C64A1">
        <w:rPr>
          <w:lang w:val="en-GB" w:eastAsia="en-GB"/>
        </w:rPr>
        <w:t>Viewing the output folder using Get-ChildItem</w:t>
      </w:r>
    </w:p>
    <w:p w14:paraId="6F576312" w14:textId="77777777" w:rsidR="003C64A1" w:rsidRPr="003C64A1" w:rsidRDefault="003C64A1" w:rsidP="005A75C7">
      <w:pPr>
        <w:pStyle w:val="CodePACKT"/>
        <w:rPr>
          <w:rStyle w:val="CodeInTextPACKT"/>
        </w:rPr>
      </w:pPr>
    </w:p>
    <w:p w14:paraId="0FD2F516" w14:textId="233536EE" w:rsidR="003C64A1" w:rsidRPr="003C64A1" w:rsidRDefault="003C64A1" w:rsidP="005A75C7">
      <w:pPr>
        <w:pStyle w:val="CodePACKT"/>
        <w:rPr>
          <w:rStyle w:val="CodeInTextPACKT"/>
          <w:lang w:eastAsia="en-GB"/>
        </w:rPr>
      </w:pPr>
      <w:r w:rsidRPr="003C64A1">
        <w:rPr>
          <w:rStyle w:val="CodeInTextPACKT"/>
          <w:lang w:eastAsia="en-GB"/>
        </w:rPr>
        <w:t>$OutputDetails = Get-ChildItem</w:t>
      </w:r>
      <w:r w:rsidRPr="003C64A1">
        <w:rPr>
          <w:rStyle w:val="CodeInTextPACKT"/>
        </w:rPr>
        <w:t xml:space="preserve"> -Path</w:t>
      </w:r>
      <w:r w:rsidRPr="003C64A1">
        <w:rPr>
          <w:rStyle w:val="CodeInTextPACKT"/>
          <w:lang w:eastAsia="en-GB"/>
        </w:rPr>
        <w:t xml:space="preserve"> </w:t>
      </w:r>
      <w:commentRangeStart w:id="42"/>
      <w:del w:id="43" w:author="Thomas Lee" w:date="2022-12-13T18:06:00Z">
        <w:r w:rsidRPr="003C64A1" w:rsidDel="005A75C7">
          <w:rPr>
            <w:rStyle w:val="CodeInTextPACKT"/>
            <w:lang w:eastAsia="en-GB"/>
          </w:rPr>
          <w:delText>$OF</w:delText>
        </w:r>
        <w:commentRangeEnd w:id="42"/>
        <w:r w:rsidR="006E28AF" w:rsidDel="005A75C7">
          <w:rPr>
            <w:rStyle w:val="CommentReference"/>
            <w:rFonts w:ascii="Arial" w:hAnsi="Arial" w:cs="Arial"/>
            <w:bCs/>
            <w:lang w:val="en-US" w:eastAsia="en-US"/>
          </w:rPr>
          <w:commentReference w:id="42"/>
        </w:r>
      </w:del>
      <w:ins w:id="44" w:author="Thomas Lee" w:date="2022-12-13T18:06:00Z">
        <w:r w:rsidR="005A75C7">
          <w:rPr>
            <w:rStyle w:val="CodeInTextPACKT"/>
            <w:lang w:eastAsia="en-GB"/>
          </w:rPr>
          <w:t>$FolderName</w:t>
        </w:r>
      </w:ins>
    </w:p>
    <w:p w14:paraId="2B111274" w14:textId="77777777" w:rsidR="003C64A1" w:rsidRPr="003C64A1" w:rsidRDefault="003C64A1" w:rsidP="005A75C7">
      <w:pPr>
        <w:pStyle w:val="CodePACKT"/>
        <w:rPr>
          <w:rStyle w:val="CodeInTextPACKT"/>
          <w:lang w:eastAsia="en-GB"/>
        </w:rPr>
      </w:pPr>
      <w:r w:rsidRPr="003C64A1">
        <w:rPr>
          <w:rStyle w:val="CodeInTextPACKT"/>
          <w:lang w:eastAsia="en-GB"/>
        </w:rPr>
        <w:t>$OutputDetails</w:t>
      </w:r>
    </w:p>
    <w:p w14:paraId="48FDAE3A" w14:textId="77777777" w:rsidR="003C64A1" w:rsidRPr="003C64A1" w:rsidRDefault="003C64A1" w:rsidP="005A75C7">
      <w:pPr>
        <w:pStyle w:val="CodePACKT"/>
      </w:pPr>
    </w:p>
    <w:p w14:paraId="4711C8DA" w14:textId="66ADEE3D" w:rsidR="003C64A1" w:rsidRPr="003C64A1" w:rsidRDefault="003C64A1" w:rsidP="003C64A1">
      <w:pPr>
        <w:pStyle w:val="NumberedBulletPACKT"/>
        <w:rPr>
          <w:color w:val="000000"/>
          <w:lang w:val="en-GB" w:eastAsia="en-GB"/>
        </w:rPr>
      </w:pPr>
      <w:r w:rsidRPr="003C64A1">
        <w:rPr>
          <w:lang w:val="en-GB" w:eastAsia="en-GB"/>
        </w:rPr>
        <w:t>Viewing the output folder contents using Get-ChildItem</w:t>
      </w:r>
    </w:p>
    <w:p w14:paraId="31AD7DCB" w14:textId="77777777" w:rsidR="003C64A1" w:rsidRPr="003C64A1" w:rsidRDefault="003C64A1" w:rsidP="005A75C7">
      <w:pPr>
        <w:pStyle w:val="CodePACKT"/>
      </w:pPr>
    </w:p>
    <w:p w14:paraId="10532E9C" w14:textId="11DEF6C4" w:rsidR="003C64A1" w:rsidRPr="003C64A1" w:rsidRDefault="003C64A1" w:rsidP="005A75C7">
      <w:pPr>
        <w:pStyle w:val="CodePACKT"/>
      </w:pPr>
      <w:r w:rsidRPr="003C64A1">
        <w:t>$Results = $OutputDetails | Select-Object -First 1</w:t>
      </w:r>
    </w:p>
    <w:p w14:paraId="622FE139" w14:textId="77777777" w:rsidR="003C64A1" w:rsidRPr="003C64A1" w:rsidRDefault="003C64A1" w:rsidP="005A75C7">
      <w:pPr>
        <w:pStyle w:val="CodePACKT"/>
      </w:pPr>
      <w:r w:rsidRPr="003C64A1">
        <w:t>Get-ChildItem -Path $Results</w:t>
      </w:r>
    </w:p>
    <w:p w14:paraId="61E03DA4" w14:textId="77777777" w:rsidR="003C64A1" w:rsidRPr="003C64A1" w:rsidRDefault="003C64A1" w:rsidP="005A75C7">
      <w:pPr>
        <w:pStyle w:val="CodePACKT"/>
      </w:pPr>
    </w:p>
    <w:p w14:paraId="72A9B908" w14:textId="23DD70CD" w:rsidR="003C64A1" w:rsidRPr="003C64A1" w:rsidRDefault="003C64A1" w:rsidP="003C64A1">
      <w:pPr>
        <w:pStyle w:val="NumberedBulletPACKT"/>
        <w:rPr>
          <w:color w:val="000000"/>
          <w:lang w:val="en-GB" w:eastAsia="en-GB"/>
        </w:rPr>
      </w:pPr>
      <w:r w:rsidRPr="003C64A1">
        <w:rPr>
          <w:lang w:val="en-GB" w:eastAsia="en-GB"/>
        </w:rPr>
        <w:t>Viewing IP configuration</w:t>
      </w:r>
    </w:p>
    <w:p w14:paraId="1E7D728D" w14:textId="77777777" w:rsidR="003C64A1" w:rsidRDefault="003C64A1" w:rsidP="005A75C7">
      <w:pPr>
        <w:pStyle w:val="CodePACKT"/>
      </w:pPr>
    </w:p>
    <w:p w14:paraId="183601F3" w14:textId="2FD12C1D" w:rsidR="003C64A1" w:rsidRPr="003C64A1" w:rsidRDefault="003C64A1" w:rsidP="005A75C7">
      <w:pPr>
        <w:pStyle w:val="CodePACKT"/>
      </w:pPr>
      <w:r w:rsidRPr="003C64A1">
        <w:t>Get-Content -Path $Results\_ipconfig.txt</w:t>
      </w:r>
    </w:p>
    <w:p w14:paraId="2D22F54B" w14:textId="06962BFB" w:rsidR="00343C68" w:rsidRDefault="00343C68" w:rsidP="00343C68">
      <w:pPr>
        <w:pStyle w:val="Heading2"/>
        <w:tabs>
          <w:tab w:val="left" w:pos="0"/>
        </w:tabs>
      </w:pPr>
      <w:r>
        <w:lastRenderedPageBreak/>
        <w:t>How it works...</w:t>
      </w:r>
    </w:p>
    <w:p w14:paraId="008BD02C" w14:textId="33C33071" w:rsidR="003C64A1" w:rsidRDefault="003C64A1" w:rsidP="003C64A1">
      <w:pPr>
        <w:pStyle w:val="NormalPACKT"/>
        <w:rPr>
          <w:lang w:val="en-GB"/>
        </w:rPr>
      </w:pPr>
      <w:r w:rsidRPr="003C64A1">
        <w:rPr>
          <w:lang w:val="en-GB"/>
        </w:rPr>
        <w:t xml:space="preserve">In </w:t>
      </w:r>
      <w:r w:rsidRPr="003C64A1">
        <w:rPr>
          <w:rStyle w:val="ItalicsPACKT"/>
          <w:lang w:val="en-GB"/>
        </w:rPr>
        <w:t>step 1</w:t>
      </w:r>
      <w:r w:rsidRPr="003C64A1">
        <w:rPr>
          <w:lang w:val="en-GB"/>
        </w:rPr>
        <w:t xml:space="preserve">, you find the </w:t>
      </w:r>
      <w:r w:rsidRPr="003C64A1">
        <w:rPr>
          <w:rStyle w:val="CodeInTextPACKT"/>
          <w:lang w:val="en-GB"/>
        </w:rPr>
        <w:t>Get-NetView</w:t>
      </w:r>
      <w:r w:rsidRPr="003C64A1">
        <w:rPr>
          <w:lang w:val="en-GB"/>
        </w:rPr>
        <w:t xml:space="preserve"> module on the PowerShell Gallery. The output from this step looks like this:</w:t>
      </w:r>
    </w:p>
    <w:p w14:paraId="62263A93" w14:textId="79B4CB29" w:rsidR="003C64A1" w:rsidRPr="003C64A1" w:rsidRDefault="003C64A1" w:rsidP="003C64A1">
      <w:pPr>
        <w:pStyle w:val="FigurePACKT"/>
      </w:pPr>
      <w:r>
        <w:rPr>
          <w:noProof/>
        </w:rPr>
        <w:drawing>
          <wp:inline distT="0" distB="0" distL="0" distR="0" wp14:anchorId="27E2D1E4" wp14:editId="4034C884">
            <wp:extent cx="3743313" cy="9717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3960" cy="974466"/>
                    </a:xfrm>
                    <a:prstGeom prst="rect">
                      <a:avLst/>
                    </a:prstGeom>
                  </pic:spPr>
                </pic:pic>
              </a:graphicData>
            </a:graphic>
          </wp:inline>
        </w:drawing>
      </w:r>
    </w:p>
    <w:p w14:paraId="60DEBB75" w14:textId="57D71F5B" w:rsidR="003C64A1" w:rsidRPr="00DC6325" w:rsidRDefault="003C64A1" w:rsidP="003C64A1">
      <w:pPr>
        <w:pStyle w:val="FigureCaptionPACKT"/>
      </w:pPr>
      <w:r w:rsidRPr="003C64A1">
        <w:t xml:space="preserve"> </w:t>
      </w:r>
      <w:r w:rsidRPr="00DC6325">
        <w:t xml:space="preserve">Figure </w:t>
      </w:r>
      <w:r>
        <w:t>12</w:t>
      </w:r>
      <w:r w:rsidRPr="00DC6325">
        <w:t>.</w:t>
      </w:r>
      <w:r>
        <w:t>21</w:t>
      </w:r>
      <w:r w:rsidRPr="00DC6325">
        <w:t xml:space="preserve">: </w:t>
      </w:r>
      <w:r w:rsidRPr="003C64A1">
        <w:t>Finding the Get-NetView module</w:t>
      </w:r>
    </w:p>
    <w:p w14:paraId="5BCA6FFD" w14:textId="14273CCD" w:rsidR="003C64A1" w:rsidRPr="00522E13" w:rsidRDefault="003C64A1" w:rsidP="003C64A1">
      <w:pPr>
        <w:pStyle w:val="LayoutInformationPACKT"/>
        <w:rPr>
          <w:noProof/>
        </w:rPr>
      </w:pPr>
      <w:r>
        <w:t xml:space="preserve">Insert </w:t>
      </w:r>
      <w:r w:rsidRPr="00C41783">
        <w:t>image</w:t>
      </w:r>
      <w:r>
        <w:t xml:space="preserve"> </w:t>
      </w:r>
      <w:r>
        <w:rPr>
          <w:noProof/>
        </w:rPr>
        <w:t>B18878_12</w:t>
      </w:r>
      <w:r w:rsidRPr="00023EAD">
        <w:rPr>
          <w:noProof/>
        </w:rPr>
        <w:t>_</w:t>
      </w:r>
      <w:r>
        <w:rPr>
          <w:noProof/>
        </w:rPr>
        <w:t>21.png</w:t>
      </w:r>
    </w:p>
    <w:p w14:paraId="15F79C06" w14:textId="391AC0DF" w:rsidR="003C64A1" w:rsidRPr="003C64A1" w:rsidRDefault="003C64A1" w:rsidP="003C64A1">
      <w:pPr>
        <w:pStyle w:val="NormalPACKT"/>
        <w:rPr>
          <w:lang w:val="en-GB"/>
        </w:rPr>
      </w:pPr>
      <w:r w:rsidRPr="003C64A1">
        <w:rPr>
          <w:lang w:val="en-GB"/>
        </w:rPr>
        <w:t xml:space="preserve">In </w:t>
      </w:r>
      <w:r w:rsidRPr="008C43E6">
        <w:rPr>
          <w:rStyle w:val="ItalicsPACKT"/>
          <w:lang w:val="en-GB"/>
        </w:rPr>
        <w:t>step 2</w:t>
      </w:r>
      <w:r w:rsidRPr="003C64A1">
        <w:rPr>
          <w:lang w:val="en-GB"/>
        </w:rPr>
        <w:t xml:space="preserve">, you </w:t>
      </w:r>
      <w:r>
        <w:rPr>
          <w:lang w:val="en-GB"/>
        </w:rPr>
        <w:t xml:space="preserve">download and </w:t>
      </w:r>
      <w:r w:rsidRPr="003C64A1">
        <w:rPr>
          <w:lang w:val="en-GB"/>
        </w:rPr>
        <w:t xml:space="preserve">install the latest version of this module, which generates no output. In </w:t>
      </w:r>
      <w:r w:rsidRPr="003C64A1">
        <w:rPr>
          <w:rStyle w:val="ItalicsPACKT"/>
          <w:lang w:val="en-GB"/>
        </w:rPr>
        <w:t>step 3</w:t>
      </w:r>
      <w:r w:rsidRPr="003C64A1">
        <w:rPr>
          <w:lang w:val="en-GB"/>
        </w:rPr>
        <w:t xml:space="preserve">, you check which version (or versions) of the </w:t>
      </w:r>
      <w:r w:rsidRPr="008C43E6">
        <w:rPr>
          <w:rStyle w:val="CodeInTextPACKT"/>
          <w:lang w:val="en-GB"/>
        </w:rPr>
        <w:t>Get-NetView</w:t>
      </w:r>
      <w:r w:rsidRPr="003C64A1">
        <w:rPr>
          <w:lang w:val="en-GB"/>
        </w:rPr>
        <w:t xml:space="preserve"> module are on </w:t>
      </w:r>
      <w:r w:rsidRPr="008C43E6">
        <w:rPr>
          <w:rStyle w:val="CodeInTextPACKT"/>
          <w:lang w:val="en-GB"/>
        </w:rPr>
        <w:t>SRV1</w:t>
      </w:r>
      <w:r w:rsidRPr="003C64A1">
        <w:rPr>
          <w:lang w:val="en-GB"/>
        </w:rPr>
        <w:t>, with output like this:</w:t>
      </w:r>
    </w:p>
    <w:p w14:paraId="5729565D" w14:textId="7ABF320E" w:rsidR="003C64A1" w:rsidRPr="003C64A1" w:rsidRDefault="003C64A1" w:rsidP="003C64A1">
      <w:pPr>
        <w:pStyle w:val="FigureCaptionPACKT"/>
        <w:rPr>
          <w:lang w:val="en-US"/>
        </w:rPr>
      </w:pPr>
      <w:r w:rsidRPr="003C64A1">
        <w:t xml:space="preserve"> </w:t>
      </w:r>
      <w:r>
        <w:rPr>
          <w:noProof/>
        </w:rPr>
        <w:drawing>
          <wp:inline distT="0" distB="0" distL="0" distR="0" wp14:anchorId="13F0367B" wp14:editId="2AAD51E7">
            <wp:extent cx="3309372" cy="804794"/>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6225" cy="806461"/>
                    </a:xfrm>
                    <a:prstGeom prst="rect">
                      <a:avLst/>
                    </a:prstGeom>
                  </pic:spPr>
                </pic:pic>
              </a:graphicData>
            </a:graphic>
          </wp:inline>
        </w:drawing>
      </w:r>
    </w:p>
    <w:p w14:paraId="3CD1B2E4" w14:textId="274C8529" w:rsidR="003C64A1" w:rsidRPr="00DC6325" w:rsidRDefault="003C64A1" w:rsidP="003C64A1">
      <w:pPr>
        <w:pStyle w:val="FigureCaptionPACKT"/>
      </w:pPr>
      <w:r w:rsidRPr="00DC6325">
        <w:t xml:space="preserve">Figure </w:t>
      </w:r>
      <w:r>
        <w:t>12</w:t>
      </w:r>
      <w:r w:rsidRPr="00DC6325">
        <w:t>.</w:t>
      </w:r>
      <w:r>
        <w:t>22</w:t>
      </w:r>
      <w:r w:rsidRPr="00DC6325">
        <w:t xml:space="preserve">: </w:t>
      </w:r>
      <w:r w:rsidRPr="003C64A1">
        <w:t>Checking the installed version of</w:t>
      </w:r>
      <w:r>
        <w:t xml:space="preserve"> the</w:t>
      </w:r>
      <w:r w:rsidRPr="003C64A1">
        <w:t xml:space="preserve"> </w:t>
      </w:r>
      <w:r w:rsidRPr="003C64A1">
        <w:rPr>
          <w:rStyle w:val="CodeInTextPACKT"/>
        </w:rPr>
        <w:t>Get-NetView</w:t>
      </w:r>
      <w:r>
        <w:t xml:space="preserve"> module</w:t>
      </w:r>
    </w:p>
    <w:p w14:paraId="53C8AF44" w14:textId="450182B1" w:rsidR="003C64A1" w:rsidRPr="00522E13" w:rsidRDefault="003C64A1" w:rsidP="003C64A1">
      <w:pPr>
        <w:pStyle w:val="LayoutInformationPACKT"/>
        <w:rPr>
          <w:noProof/>
        </w:rPr>
      </w:pPr>
      <w:r>
        <w:t xml:space="preserve">Insert </w:t>
      </w:r>
      <w:r w:rsidRPr="00C41783">
        <w:t>image</w:t>
      </w:r>
      <w:r>
        <w:t xml:space="preserve"> </w:t>
      </w:r>
      <w:r>
        <w:rPr>
          <w:noProof/>
        </w:rPr>
        <w:t>B18878_12</w:t>
      </w:r>
      <w:r w:rsidRPr="00023EAD">
        <w:rPr>
          <w:noProof/>
        </w:rPr>
        <w:t>_</w:t>
      </w:r>
      <w:r>
        <w:rPr>
          <w:noProof/>
        </w:rPr>
        <w:t>22.png</w:t>
      </w:r>
    </w:p>
    <w:p w14:paraId="7158B518" w14:textId="77777777" w:rsidR="003C64A1" w:rsidRPr="003C64A1" w:rsidRDefault="003C64A1" w:rsidP="003C64A1">
      <w:pPr>
        <w:pStyle w:val="NormalPACKT"/>
        <w:rPr>
          <w:lang w:val="en-GB"/>
        </w:rPr>
      </w:pPr>
      <w:r w:rsidRPr="003C64A1">
        <w:rPr>
          <w:lang w:val="en-GB"/>
        </w:rPr>
        <w:t xml:space="preserve">In </w:t>
      </w:r>
      <w:r w:rsidRPr="003C64A1">
        <w:rPr>
          <w:rStyle w:val="ItalicsPACKT"/>
          <w:lang w:val="en-GB"/>
        </w:rPr>
        <w:t>step 4</w:t>
      </w:r>
      <w:r w:rsidRPr="003C64A1">
        <w:rPr>
          <w:lang w:val="en-GB"/>
        </w:rPr>
        <w:t xml:space="preserve">, you import the </w:t>
      </w:r>
      <w:r w:rsidRPr="003C64A1">
        <w:rPr>
          <w:rStyle w:val="ItalicsPACKT"/>
          <w:lang w:val="en-GB"/>
        </w:rPr>
        <w:t>Get-NetView</w:t>
      </w:r>
      <w:r w:rsidRPr="003C64A1">
        <w:rPr>
          <w:lang w:val="en-GB"/>
        </w:rPr>
        <w:t xml:space="preserve"> module. In </w:t>
      </w:r>
      <w:r w:rsidRPr="001734E9">
        <w:rPr>
          <w:rStyle w:val="ItalicsPACKT"/>
          <w:lang w:val="en-GB"/>
        </w:rPr>
        <w:t>step 5</w:t>
      </w:r>
      <w:r w:rsidRPr="003C64A1">
        <w:rPr>
          <w:lang w:val="en-GB"/>
        </w:rPr>
        <w:t xml:space="preserve">, you create a new folder on the </w:t>
      </w:r>
      <w:commentRangeStart w:id="45"/>
      <w:r w:rsidRPr="003C64A1">
        <w:rPr>
          <w:lang w:val="en-GB"/>
        </w:rPr>
        <w:t xml:space="preserve">C:\ </w:t>
      </w:r>
      <w:commentRangeEnd w:id="45"/>
      <w:r w:rsidR="003C2269">
        <w:rPr>
          <w:rStyle w:val="CommentReference"/>
          <w:rFonts w:ascii="Arial" w:hAnsi="Arial" w:cs="Arial"/>
          <w:bCs/>
        </w:rPr>
        <w:commentReference w:id="45"/>
      </w:r>
      <w:r w:rsidRPr="003C64A1">
        <w:rPr>
          <w:lang w:val="en-GB"/>
        </w:rPr>
        <w:t xml:space="preserve">drive to hold the output </w:t>
      </w:r>
      <w:r w:rsidRPr="001734E9">
        <w:rPr>
          <w:rStyle w:val="CodeInTextPACKT"/>
          <w:lang w:val="en-GB"/>
        </w:rPr>
        <w:t>Get-NetView</w:t>
      </w:r>
      <w:r w:rsidRPr="003C64A1">
        <w:rPr>
          <w:lang w:val="en-GB"/>
        </w:rPr>
        <w:t xml:space="preserve"> generates. These two steps produce no output. </w:t>
      </w:r>
    </w:p>
    <w:p w14:paraId="73286023" w14:textId="5398BDFC" w:rsidR="003C64A1" w:rsidRPr="003C64A1" w:rsidRDefault="003C64A1" w:rsidP="003C64A1">
      <w:pPr>
        <w:pStyle w:val="NormalPACKT"/>
        <w:rPr>
          <w:lang w:val="en-GB"/>
        </w:rPr>
      </w:pPr>
      <w:r w:rsidRPr="003C64A1">
        <w:rPr>
          <w:lang w:val="en-GB"/>
        </w:rPr>
        <w:t xml:space="preserve">In </w:t>
      </w:r>
      <w:r w:rsidRPr="001734E9">
        <w:rPr>
          <w:rStyle w:val="ItalicsPACKT"/>
          <w:lang w:val="en-GB"/>
        </w:rPr>
        <w:t>step 6</w:t>
      </w:r>
      <w:r w:rsidRPr="003C64A1">
        <w:rPr>
          <w:lang w:val="en-GB"/>
        </w:rPr>
        <w:t xml:space="preserve">, you run </w:t>
      </w:r>
      <w:commentRangeStart w:id="46"/>
      <w:r w:rsidRPr="005A75C7">
        <w:rPr>
          <w:rStyle w:val="CodeInTextPACKT"/>
          <w:rPrChange w:id="47" w:author="Thomas Lee" w:date="2022-12-13T18:10:00Z">
            <w:rPr>
              <w:lang w:val="en-GB"/>
            </w:rPr>
          </w:rPrChange>
        </w:rPr>
        <w:t>Get-NetView</w:t>
      </w:r>
      <w:commentRangeEnd w:id="46"/>
      <w:r w:rsidR="003C2269" w:rsidRPr="005A75C7">
        <w:rPr>
          <w:rStyle w:val="CodeInTextPACKT"/>
          <w:rPrChange w:id="48" w:author="Thomas Lee" w:date="2022-12-13T18:10:00Z">
            <w:rPr>
              <w:rStyle w:val="CommentReference"/>
              <w:rFonts w:ascii="Arial" w:hAnsi="Arial" w:cs="Arial"/>
              <w:bCs/>
            </w:rPr>
          </w:rPrChange>
        </w:rPr>
        <w:commentReference w:id="46"/>
      </w:r>
      <w:r w:rsidRPr="003C64A1">
        <w:rPr>
          <w:lang w:val="en-GB"/>
        </w:rPr>
        <w:t xml:space="preserve">. </w:t>
      </w:r>
      <w:r w:rsidR="001734E9">
        <w:rPr>
          <w:lang w:val="en-GB"/>
        </w:rPr>
        <w:t>As you can see</w:t>
      </w:r>
      <w:r w:rsidR="008C43E6">
        <w:rPr>
          <w:lang w:val="en-GB"/>
        </w:rPr>
        <w:t>,</w:t>
      </w:r>
      <w:r w:rsidR="001734E9">
        <w:rPr>
          <w:lang w:val="en-GB"/>
        </w:rPr>
        <w:t xml:space="preserve"> as it runs, the command</w:t>
      </w:r>
      <w:r w:rsidRPr="003C64A1">
        <w:rPr>
          <w:lang w:val="en-GB"/>
        </w:rPr>
        <w:t xml:space="preserve"> logs </w:t>
      </w:r>
      <w:r w:rsidR="001734E9">
        <w:rPr>
          <w:lang w:val="en-GB"/>
        </w:rPr>
        <w:t xml:space="preserve">a series of network configuration details and </w:t>
      </w:r>
      <w:r w:rsidRPr="003C64A1">
        <w:rPr>
          <w:lang w:val="en-GB"/>
        </w:rPr>
        <w:t>outputs a running commentary. This command generates a lot of console output, a subset of which looks like this:</w:t>
      </w:r>
    </w:p>
    <w:p w14:paraId="6EFD19D2" w14:textId="4FD81782" w:rsidR="003C64A1" w:rsidRDefault="001734E9" w:rsidP="007F2FF8">
      <w:pPr>
        <w:pStyle w:val="FigureCaptionPACKT"/>
      </w:pPr>
      <w:del w:id="49" w:author="Thomas Lee" w:date="2022-12-14T13:05:00Z">
        <w:r w:rsidDel="0032638A">
          <w:rPr>
            <w:noProof/>
          </w:rPr>
          <w:lastRenderedPageBreak/>
          <w:drawing>
            <wp:inline distT="0" distB="0" distL="0" distR="0" wp14:anchorId="7C9E0D16" wp14:editId="74FA2520">
              <wp:extent cx="4290131" cy="2070442"/>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3594" cy="2072113"/>
                      </a:xfrm>
                      <a:prstGeom prst="rect">
                        <a:avLst/>
                      </a:prstGeom>
                    </pic:spPr>
                  </pic:pic>
                </a:graphicData>
              </a:graphic>
            </wp:inline>
          </w:drawing>
        </w:r>
      </w:del>
      <w:ins w:id="50" w:author="Thomas Lee" w:date="2022-12-14T13:05:00Z">
        <w:r w:rsidR="0032638A">
          <w:rPr>
            <w:noProof/>
          </w:rPr>
          <w:drawing>
            <wp:inline distT="0" distB="0" distL="0" distR="0" wp14:anchorId="300ABFE0" wp14:editId="65258284">
              <wp:extent cx="4086201" cy="210874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9791" cy="2110596"/>
                      </a:xfrm>
                      <a:prstGeom prst="rect">
                        <a:avLst/>
                      </a:prstGeom>
                    </pic:spPr>
                  </pic:pic>
                </a:graphicData>
              </a:graphic>
            </wp:inline>
          </w:drawing>
        </w:r>
      </w:ins>
    </w:p>
    <w:p w14:paraId="757BEE0E" w14:textId="676698D7" w:rsidR="001734E9" w:rsidRPr="00DC6325" w:rsidRDefault="001734E9" w:rsidP="001734E9">
      <w:pPr>
        <w:pStyle w:val="FigureCaptionPACKT"/>
      </w:pPr>
      <w:r w:rsidRPr="00DC6325">
        <w:t xml:space="preserve">Figure </w:t>
      </w:r>
      <w:r>
        <w:t>12</w:t>
      </w:r>
      <w:r w:rsidRPr="00DC6325">
        <w:t>.</w:t>
      </w:r>
      <w:r>
        <w:t>23</w:t>
      </w:r>
      <w:r w:rsidRPr="00DC6325">
        <w:t xml:space="preserve">: </w:t>
      </w:r>
      <w:r w:rsidRPr="001734E9">
        <w:t xml:space="preserve">Running </w:t>
      </w:r>
      <w:r w:rsidRPr="001734E9">
        <w:rPr>
          <w:rStyle w:val="CodeInTextPACKT"/>
        </w:rPr>
        <w:t>Get-NetView</w:t>
      </w:r>
    </w:p>
    <w:p w14:paraId="2E688D6B" w14:textId="65DF3C2C" w:rsidR="001734E9" w:rsidRPr="00522E13" w:rsidRDefault="001734E9" w:rsidP="001734E9">
      <w:pPr>
        <w:pStyle w:val="LayoutInformationPACKT"/>
        <w:rPr>
          <w:noProof/>
        </w:rPr>
      </w:pPr>
      <w:r>
        <w:t xml:space="preserve">Insert </w:t>
      </w:r>
      <w:r w:rsidRPr="00C41783">
        <w:t>image</w:t>
      </w:r>
      <w:r>
        <w:t xml:space="preserve"> </w:t>
      </w:r>
      <w:r>
        <w:rPr>
          <w:noProof/>
        </w:rPr>
        <w:t>B18878_12</w:t>
      </w:r>
      <w:r w:rsidRPr="00023EAD">
        <w:rPr>
          <w:noProof/>
        </w:rPr>
        <w:t>_</w:t>
      </w:r>
      <w:r>
        <w:rPr>
          <w:noProof/>
        </w:rPr>
        <w:t>23.png</w:t>
      </w:r>
    </w:p>
    <w:p w14:paraId="4EFB6A3D" w14:textId="77777777" w:rsidR="003C64A1" w:rsidRPr="003C64A1" w:rsidRDefault="003C64A1" w:rsidP="005A75C7">
      <w:pPr>
        <w:pStyle w:val="CodePACKT"/>
        <w:pPrChange w:id="51" w:author="Thomas Lee" w:date="2022-12-13T18:11:00Z">
          <w:pPr>
            <w:pStyle w:val="NormalPACKT"/>
          </w:pPr>
        </w:pPrChange>
      </w:pPr>
      <w:r w:rsidRPr="003C64A1">
        <w:t xml:space="preserve">In </w:t>
      </w:r>
      <w:r w:rsidRPr="007F2FF8">
        <w:rPr>
          <w:rStyle w:val="ItalicsPACKT"/>
        </w:rPr>
        <w:t>step 7</w:t>
      </w:r>
      <w:r w:rsidRPr="003C64A1">
        <w:t xml:space="preserve">, you view the output folder to view the files created by </w:t>
      </w:r>
      <w:commentRangeStart w:id="52"/>
      <w:r w:rsidRPr="003C64A1">
        <w:t>Get-NetVie</w:t>
      </w:r>
      <w:commentRangeEnd w:id="52"/>
      <w:r w:rsidR="003C2269">
        <w:rPr>
          <w:rStyle w:val="CommentReference"/>
          <w:rFonts w:ascii="Arial" w:hAnsi="Arial" w:cs="Arial"/>
          <w:bCs/>
        </w:rPr>
        <w:commentReference w:id="52"/>
      </w:r>
      <w:r w:rsidRPr="003C64A1">
        <w:t>w, with output like this:</w:t>
      </w:r>
    </w:p>
    <w:p w14:paraId="1E277E6E" w14:textId="4ABEAC66" w:rsidR="003C64A1" w:rsidRPr="003C64A1" w:rsidRDefault="0032638A" w:rsidP="007F2FF8">
      <w:pPr>
        <w:pStyle w:val="FigurePACKT"/>
      </w:pPr>
      <w:ins w:id="53" w:author="Thomas Lee" w:date="2022-12-14T13:11:00Z">
        <w:r>
          <w:rPr>
            <w:noProof/>
          </w:rPr>
          <w:drawing>
            <wp:inline distT="0" distB="0" distL="0" distR="0" wp14:anchorId="0FE894EE" wp14:editId="1799E48C">
              <wp:extent cx="3136752" cy="847264"/>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0869" cy="853778"/>
                      </a:xfrm>
                      <a:prstGeom prst="rect">
                        <a:avLst/>
                      </a:prstGeom>
                    </pic:spPr>
                  </pic:pic>
                </a:graphicData>
              </a:graphic>
            </wp:inline>
          </w:drawing>
        </w:r>
      </w:ins>
      <w:r w:rsidR="003C64A1" w:rsidRPr="003C64A1">
        <w:t xml:space="preserve"> </w:t>
      </w:r>
      <w:del w:id="54" w:author="Thomas Lee" w:date="2022-12-14T13:10:00Z">
        <w:r w:rsidR="007F2FF8" w:rsidDel="0032638A">
          <w:rPr>
            <w:noProof/>
          </w:rPr>
          <w:drawing>
            <wp:inline distT="0" distB="0" distL="0" distR="0" wp14:anchorId="77C8A091" wp14:editId="10F35A74">
              <wp:extent cx="3218312" cy="819732"/>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4496" cy="821307"/>
                      </a:xfrm>
                      <a:prstGeom prst="rect">
                        <a:avLst/>
                      </a:prstGeom>
                    </pic:spPr>
                  </pic:pic>
                </a:graphicData>
              </a:graphic>
            </wp:inline>
          </w:drawing>
        </w:r>
      </w:del>
    </w:p>
    <w:p w14:paraId="15D645B9" w14:textId="206BE05D" w:rsidR="007F2FF8" w:rsidRPr="00DC6325" w:rsidRDefault="007F2FF8" w:rsidP="007F2FF8">
      <w:pPr>
        <w:pStyle w:val="FigureCaptionPACKT"/>
      </w:pPr>
      <w:r w:rsidRPr="00DC6325">
        <w:t xml:space="preserve">Figure </w:t>
      </w:r>
      <w:r>
        <w:t>12</w:t>
      </w:r>
      <w:r w:rsidRPr="00DC6325">
        <w:t>.</w:t>
      </w:r>
      <w:r>
        <w:t>24</w:t>
      </w:r>
      <w:r w:rsidRPr="00DC6325">
        <w:t xml:space="preserve">: </w:t>
      </w:r>
      <w:r w:rsidRPr="007F2FF8">
        <w:t>Viewing the Get-NetView output folder</w:t>
      </w:r>
    </w:p>
    <w:p w14:paraId="583D7909" w14:textId="000DDC5C" w:rsidR="007F2FF8" w:rsidRPr="00522E13" w:rsidRDefault="007F2FF8" w:rsidP="007F2FF8">
      <w:pPr>
        <w:pStyle w:val="LayoutInformationPACKT"/>
        <w:rPr>
          <w:noProof/>
        </w:rPr>
      </w:pPr>
      <w:r>
        <w:t xml:space="preserve">Insert </w:t>
      </w:r>
      <w:r w:rsidRPr="00C41783">
        <w:t>image</w:t>
      </w:r>
      <w:r>
        <w:t xml:space="preserve"> </w:t>
      </w:r>
      <w:r>
        <w:rPr>
          <w:noProof/>
        </w:rPr>
        <w:t>B18878_12</w:t>
      </w:r>
      <w:r w:rsidRPr="00023EAD">
        <w:rPr>
          <w:noProof/>
        </w:rPr>
        <w:t>_</w:t>
      </w:r>
      <w:r>
        <w:rPr>
          <w:noProof/>
        </w:rPr>
        <w:t>24.png</w:t>
      </w:r>
    </w:p>
    <w:p w14:paraId="17E223F4" w14:textId="0B9A86CA" w:rsidR="003C64A1" w:rsidRDefault="003C64A1" w:rsidP="003C64A1">
      <w:pPr>
        <w:pStyle w:val="NormalPACKT"/>
        <w:rPr>
          <w:lang w:val="en-GB"/>
        </w:rPr>
      </w:pPr>
      <w:r w:rsidRPr="003C64A1">
        <w:rPr>
          <w:lang w:val="en-GB"/>
        </w:rPr>
        <w:t xml:space="preserve">In </w:t>
      </w:r>
      <w:r w:rsidRPr="007F2FF8">
        <w:rPr>
          <w:rStyle w:val="ItalicsPACKT"/>
          <w:lang w:val="en-GB"/>
        </w:rPr>
        <w:t>step 8</w:t>
      </w:r>
      <w:r w:rsidRPr="003C64A1">
        <w:rPr>
          <w:lang w:val="en-GB"/>
        </w:rPr>
        <w:t>, you view the</w:t>
      </w:r>
      <w:r w:rsidR="007F2FF8">
        <w:rPr>
          <w:lang w:val="en-GB"/>
        </w:rPr>
        <w:t xml:space="preserve"> output folder that </w:t>
      </w:r>
      <w:commentRangeStart w:id="55"/>
      <w:commentRangeStart w:id="56"/>
      <w:del w:id="57" w:author="Thomas Lee" w:date="2022-12-14T13:09:00Z">
        <w:r w:rsidR="007F2FF8" w:rsidDel="0032638A">
          <w:rPr>
            <w:lang w:val="en-GB"/>
          </w:rPr>
          <w:delText>Get-Net</w:delText>
        </w:r>
        <w:r w:rsidRPr="003C64A1" w:rsidDel="0032638A">
          <w:rPr>
            <w:lang w:val="en-GB"/>
          </w:rPr>
          <w:delText xml:space="preserve"> </w:delText>
        </w:r>
      </w:del>
      <w:r w:rsidRPr="007F2FF8">
        <w:rPr>
          <w:rStyle w:val="CodeInTextPACKT"/>
          <w:lang w:val="en-GB"/>
        </w:rPr>
        <w:t>Get-NetView</w:t>
      </w:r>
      <w:commentRangeEnd w:id="55"/>
      <w:r w:rsidR="003C2269">
        <w:rPr>
          <w:rStyle w:val="CommentReference"/>
          <w:rFonts w:ascii="Arial" w:hAnsi="Arial" w:cs="Arial"/>
          <w:bCs/>
        </w:rPr>
        <w:commentReference w:id="55"/>
      </w:r>
      <w:commentRangeEnd w:id="56"/>
      <w:r w:rsidR="0032638A">
        <w:rPr>
          <w:rStyle w:val="CommentReference"/>
          <w:rFonts w:ascii="Arial" w:hAnsi="Arial" w:cs="Arial"/>
          <w:bCs/>
        </w:rPr>
        <w:commentReference w:id="56"/>
      </w:r>
      <w:r w:rsidRPr="003C64A1">
        <w:rPr>
          <w:lang w:val="en-GB"/>
        </w:rPr>
        <w:t xml:space="preserve">, </w:t>
      </w:r>
      <w:r w:rsidR="007F2FF8">
        <w:rPr>
          <w:lang w:val="en-GB"/>
        </w:rPr>
        <w:t xml:space="preserve">populates with detailed network configuration information, </w:t>
      </w:r>
      <w:r w:rsidRPr="003C64A1">
        <w:rPr>
          <w:lang w:val="en-GB"/>
        </w:rPr>
        <w:t>with output like this:</w:t>
      </w:r>
    </w:p>
    <w:p w14:paraId="4B62A615" w14:textId="4CAE07E3" w:rsidR="007F2FF8" w:rsidRDefault="007F2FF8" w:rsidP="007F2FF8">
      <w:pPr>
        <w:pStyle w:val="FigurePACKT"/>
      </w:pPr>
      <w:r>
        <w:rPr>
          <w:noProof/>
        </w:rPr>
        <w:lastRenderedPageBreak/>
        <w:drawing>
          <wp:inline distT="0" distB="0" distL="0" distR="0" wp14:anchorId="61B3B45B" wp14:editId="76571B29">
            <wp:extent cx="3876765" cy="31302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0324" cy="3141225"/>
                    </a:xfrm>
                    <a:prstGeom prst="rect">
                      <a:avLst/>
                    </a:prstGeom>
                  </pic:spPr>
                </pic:pic>
              </a:graphicData>
            </a:graphic>
          </wp:inline>
        </w:drawing>
      </w:r>
      <w:r>
        <w:rPr>
          <w:noProof/>
        </w:rPr>
        <w:t xml:space="preserve"> </w:t>
      </w:r>
    </w:p>
    <w:p w14:paraId="0CA36CA1" w14:textId="1F9AE430" w:rsidR="007F2FF8" w:rsidRPr="00DC6325" w:rsidRDefault="007F2FF8" w:rsidP="007F2FF8">
      <w:pPr>
        <w:pStyle w:val="FigureCaptionPACKT"/>
      </w:pPr>
      <w:r w:rsidRPr="00DC6325">
        <w:t xml:space="preserve">Figure </w:t>
      </w:r>
      <w:r>
        <w:t>12</w:t>
      </w:r>
      <w:r w:rsidRPr="00DC6325">
        <w:t>.</w:t>
      </w:r>
      <w:r>
        <w:t>25</w:t>
      </w:r>
      <w:r w:rsidRPr="00DC6325">
        <w:t xml:space="preserve">: </w:t>
      </w:r>
      <w:r w:rsidRPr="007F2FF8">
        <w:t xml:space="preserve">Viewing the </w:t>
      </w:r>
      <w:r w:rsidRPr="007F2FF8">
        <w:rPr>
          <w:rStyle w:val="CodeInTextPACKT"/>
        </w:rPr>
        <w:t>Get-NetView</w:t>
      </w:r>
      <w:r w:rsidRPr="007F2FF8">
        <w:t xml:space="preserve"> output folder</w:t>
      </w:r>
    </w:p>
    <w:p w14:paraId="748B1BF3" w14:textId="2F4EF6DC" w:rsidR="007F2FF8" w:rsidRPr="00522E13" w:rsidRDefault="007F2FF8" w:rsidP="007F2FF8">
      <w:pPr>
        <w:pStyle w:val="LayoutInformationPACKT"/>
        <w:rPr>
          <w:noProof/>
        </w:rPr>
      </w:pPr>
      <w:r>
        <w:t xml:space="preserve">Insert </w:t>
      </w:r>
      <w:r w:rsidRPr="00C41783">
        <w:t>image</w:t>
      </w:r>
      <w:r>
        <w:t xml:space="preserve"> </w:t>
      </w:r>
      <w:r>
        <w:rPr>
          <w:noProof/>
        </w:rPr>
        <w:t>B18878_12</w:t>
      </w:r>
      <w:r w:rsidRPr="00023EAD">
        <w:rPr>
          <w:noProof/>
        </w:rPr>
        <w:t>_</w:t>
      </w:r>
      <w:r>
        <w:rPr>
          <w:noProof/>
        </w:rPr>
        <w:t>25.png</w:t>
      </w:r>
    </w:p>
    <w:p w14:paraId="5B647E05" w14:textId="2640CFDD" w:rsidR="003C64A1" w:rsidRPr="003C64A1" w:rsidRDefault="003C64A1" w:rsidP="003C64A1">
      <w:pPr>
        <w:pStyle w:val="NormalPACKT"/>
        <w:rPr>
          <w:lang w:val="en-GB"/>
        </w:rPr>
      </w:pPr>
      <w:r w:rsidRPr="003C64A1">
        <w:rPr>
          <w:lang w:val="en-GB"/>
        </w:rPr>
        <w:t xml:space="preserve">In </w:t>
      </w:r>
      <w:r w:rsidRPr="007F2FF8">
        <w:rPr>
          <w:rStyle w:val="ItalicsPACKT"/>
          <w:lang w:val="en-GB"/>
        </w:rPr>
        <w:t>step 9</w:t>
      </w:r>
      <w:r w:rsidRPr="003C64A1">
        <w:rPr>
          <w:lang w:val="en-GB"/>
        </w:rPr>
        <w:t xml:space="preserve">, you examine </w:t>
      </w:r>
      <w:r w:rsidR="007F2FF8">
        <w:rPr>
          <w:lang w:val="en-GB"/>
        </w:rPr>
        <w:t xml:space="preserve">one of the files created by </w:t>
      </w:r>
      <w:r w:rsidRPr="007F2FF8">
        <w:rPr>
          <w:rStyle w:val="CodeInTextPACKT"/>
          <w:lang w:val="en-GB"/>
        </w:rPr>
        <w:t>Get-NetView</w:t>
      </w:r>
      <w:r w:rsidR="007F2FF8">
        <w:rPr>
          <w:lang w:val="en-GB"/>
        </w:rPr>
        <w:t xml:space="preserve">. This file contains details of the IP configuration of the server with output that </w:t>
      </w:r>
      <w:r w:rsidRPr="003C64A1">
        <w:rPr>
          <w:lang w:val="en-GB"/>
        </w:rPr>
        <w:t>looks like this:</w:t>
      </w:r>
    </w:p>
    <w:p w14:paraId="39436AAC" w14:textId="593C6386" w:rsidR="003C64A1" w:rsidRDefault="003C64A1" w:rsidP="007F2FF8">
      <w:pPr>
        <w:pStyle w:val="FigurePACKT"/>
      </w:pPr>
      <w:r w:rsidRPr="003C64A1">
        <w:t xml:space="preserve"> </w:t>
      </w:r>
      <w:r w:rsidR="007F2FF8">
        <w:rPr>
          <w:noProof/>
        </w:rPr>
        <w:drawing>
          <wp:inline distT="0" distB="0" distL="0" distR="0" wp14:anchorId="7CC3000A" wp14:editId="716C3592">
            <wp:extent cx="3629551" cy="4221072"/>
            <wp:effectExtent l="0" t="0" r="9525"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551" cy="4221072"/>
                    </a:xfrm>
                    <a:prstGeom prst="rect">
                      <a:avLst/>
                    </a:prstGeom>
                  </pic:spPr>
                </pic:pic>
              </a:graphicData>
            </a:graphic>
          </wp:inline>
        </w:drawing>
      </w:r>
    </w:p>
    <w:p w14:paraId="31F5AA4D" w14:textId="1DC45613" w:rsidR="007F2FF8" w:rsidRPr="00DC6325" w:rsidRDefault="007F2FF8" w:rsidP="007F2FF8">
      <w:pPr>
        <w:pStyle w:val="FigureCaptionPACKT"/>
      </w:pPr>
      <w:r w:rsidRPr="00DC6325">
        <w:t xml:space="preserve">Figure </w:t>
      </w:r>
      <w:r>
        <w:t>12</w:t>
      </w:r>
      <w:r w:rsidRPr="00DC6325">
        <w:t>.</w:t>
      </w:r>
      <w:r>
        <w:t>26</w:t>
      </w:r>
      <w:r w:rsidRPr="00DC6325">
        <w:t xml:space="preserve">: </w:t>
      </w:r>
      <w:r w:rsidRPr="007F2FF8">
        <w:t>Viewing IP configuration</w:t>
      </w:r>
    </w:p>
    <w:p w14:paraId="389325AA" w14:textId="29E3C836" w:rsidR="007F2FF8" w:rsidRPr="00522E13" w:rsidRDefault="007F2FF8" w:rsidP="007F2FF8">
      <w:pPr>
        <w:pStyle w:val="LayoutInformationPACKT"/>
        <w:rPr>
          <w:noProof/>
        </w:rPr>
      </w:pPr>
      <w:r>
        <w:lastRenderedPageBreak/>
        <w:t xml:space="preserve">Insert </w:t>
      </w:r>
      <w:r w:rsidRPr="00C41783">
        <w:t>image</w:t>
      </w:r>
      <w:r>
        <w:t xml:space="preserve"> </w:t>
      </w:r>
      <w:r>
        <w:rPr>
          <w:noProof/>
        </w:rPr>
        <w:t>B18878_12</w:t>
      </w:r>
      <w:r w:rsidRPr="00023EAD">
        <w:rPr>
          <w:noProof/>
        </w:rPr>
        <w:t>_</w:t>
      </w:r>
      <w:r>
        <w:rPr>
          <w:noProof/>
        </w:rPr>
        <w:t>26.png</w:t>
      </w:r>
    </w:p>
    <w:p w14:paraId="31291491" w14:textId="77777777" w:rsidR="00343C68" w:rsidRDefault="00343C68" w:rsidP="00343C68">
      <w:pPr>
        <w:pStyle w:val="Heading2"/>
      </w:pPr>
      <w:r w:rsidRPr="006917F8">
        <w:t>There's more...</w:t>
      </w:r>
    </w:p>
    <w:p w14:paraId="15D0666B" w14:textId="1B75D962"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3</w:t>
      </w:r>
      <w:r w:rsidRPr="007F2FF8">
        <w:rPr>
          <w:rFonts w:ascii="Times New Roman" w:hAnsi="Times New Roman" w:cs="Times New Roman"/>
          <w:bCs w:val="0"/>
          <w:sz w:val="22"/>
          <w:lang w:val="en-GB"/>
        </w:rPr>
        <w:t>, you check the version</w:t>
      </w:r>
      <w:r>
        <w:rPr>
          <w:rFonts w:ascii="Times New Roman" w:hAnsi="Times New Roman" w:cs="Times New Roman"/>
          <w:bCs w:val="0"/>
          <w:sz w:val="22"/>
          <w:lang w:val="en-GB"/>
        </w:rPr>
        <w:t xml:space="preserve"> or versions</w:t>
      </w:r>
      <w:r w:rsidRPr="007F2FF8">
        <w:rPr>
          <w:rFonts w:ascii="Times New Roman" w:hAnsi="Times New Roman" w:cs="Times New Roman"/>
          <w:bCs w:val="0"/>
          <w:sz w:val="22"/>
          <w:lang w:val="en-GB"/>
        </w:rPr>
        <w:t xml:space="preserve"> of the </w:t>
      </w:r>
      <w:r w:rsidRPr="007F2FF8">
        <w:rPr>
          <w:rFonts w:ascii="Lucida Console" w:hAnsi="Lucida Console" w:cs="Times New Roman"/>
          <w:bCs w:val="0"/>
          <w:color w:val="747959"/>
          <w:sz w:val="19"/>
          <w:szCs w:val="18"/>
        </w:rPr>
        <w:t>Get-NetView</w:t>
      </w:r>
      <w:r w:rsidRPr="007F2FF8">
        <w:rPr>
          <w:rFonts w:ascii="Times New Roman" w:hAnsi="Times New Roman" w:cs="Times New Roman"/>
          <w:bCs w:val="0"/>
          <w:sz w:val="22"/>
          <w:lang w:val="en-GB"/>
        </w:rPr>
        <w:t xml:space="preserve"> module on your system.</w:t>
      </w:r>
      <w:r>
        <w:rPr>
          <w:rFonts w:ascii="Times New Roman" w:hAnsi="Times New Roman" w:cs="Times New Roman"/>
          <w:bCs w:val="0"/>
          <w:sz w:val="22"/>
          <w:lang w:val="en-GB"/>
        </w:rPr>
        <w:t xml:space="preserve"> You may see a later version of this module.</w:t>
      </w:r>
      <w:r w:rsidRPr="007F2FF8">
        <w:rPr>
          <w:rFonts w:ascii="Times New Roman" w:hAnsi="Times New Roman" w:cs="Times New Roman"/>
          <w:bCs w:val="0"/>
          <w:sz w:val="22"/>
          <w:lang w:val="en-GB"/>
        </w:rPr>
        <w:t xml:space="preserve">           </w:t>
      </w:r>
    </w:p>
    <w:p w14:paraId="76F5E551" w14:textId="478E5D1C"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7</w:t>
      </w:r>
      <w:r w:rsidRPr="007F2FF8">
        <w:rPr>
          <w:rFonts w:ascii="Times New Roman" w:hAnsi="Times New Roman" w:cs="Times New Roman"/>
          <w:bCs w:val="0"/>
          <w:sz w:val="22"/>
          <w:lang w:val="en-GB"/>
        </w:rPr>
        <w:t xml:space="preserve">, you view the files output by </w:t>
      </w:r>
      <w:r w:rsidRPr="007F2FF8">
        <w:rPr>
          <w:rFonts w:ascii="Lucida Console" w:hAnsi="Lucida Console" w:cs="Times New Roman"/>
          <w:bCs w:val="0"/>
          <w:color w:val="747959"/>
          <w:sz w:val="19"/>
          <w:szCs w:val="18"/>
        </w:rPr>
        <w:t>Get-NetView</w:t>
      </w:r>
      <w:r w:rsidRPr="007F2FF8">
        <w:rPr>
          <w:rFonts w:ascii="Times New Roman" w:hAnsi="Times New Roman" w:cs="Times New Roman"/>
          <w:bCs w:val="0"/>
          <w:sz w:val="22"/>
          <w:lang w:val="en-GB"/>
        </w:rPr>
        <w:t xml:space="preserve">. As you can see, there is a folder and a ZIP archive file in the output folder. </w:t>
      </w:r>
      <w:r w:rsidRPr="007F2FF8">
        <w:rPr>
          <w:rFonts w:ascii="Lucida Console" w:hAnsi="Lucida Console" w:cs="Times New Roman"/>
          <w:bCs w:val="0"/>
          <w:color w:val="747959"/>
          <w:sz w:val="19"/>
          <w:szCs w:val="18"/>
        </w:rPr>
        <w:t>Get-NetView</w:t>
      </w:r>
      <w:r w:rsidRPr="007F2FF8">
        <w:rPr>
          <w:rFonts w:ascii="Times New Roman" w:hAnsi="Times New Roman" w:cs="Times New Roman"/>
          <w:bCs w:val="0"/>
          <w:sz w:val="22"/>
          <w:lang w:val="en-GB"/>
        </w:rPr>
        <w:t xml:space="preserve"> adds all the network information to separate files in the output folder and then compresses all that information into a single archive file you can send to a network technician for resolution. </w:t>
      </w:r>
      <w:r>
        <w:rPr>
          <w:rFonts w:ascii="Times New Roman" w:hAnsi="Times New Roman" w:cs="Times New Roman"/>
          <w:bCs w:val="0"/>
          <w:sz w:val="22"/>
          <w:lang w:val="en-GB"/>
        </w:rPr>
        <w:t>This approach allows the remote technician to view the zip file's contents even if they do not have access to the host (and can read the files in the output folder).</w:t>
      </w:r>
    </w:p>
    <w:p w14:paraId="526B5B72" w14:textId="759C5F76" w:rsidR="007F2FF8" w:rsidRPr="007F2FF8" w:rsidRDefault="007F2FF8" w:rsidP="007F2FF8">
      <w:pPr>
        <w:spacing w:before="0" w:after="120"/>
        <w:rPr>
          <w:rFonts w:ascii="Times New Roman" w:hAnsi="Times New Roman" w:cs="Times New Roman"/>
          <w:bCs w:val="0"/>
          <w:sz w:val="22"/>
          <w:lang w:val="en-GB"/>
        </w:rPr>
      </w:pPr>
      <w:r w:rsidRPr="007F2FF8">
        <w:rPr>
          <w:rFonts w:ascii="Times New Roman" w:hAnsi="Times New Roman" w:cs="Times New Roman"/>
          <w:bCs w:val="0"/>
          <w:sz w:val="22"/>
          <w:lang w:val="en-GB"/>
        </w:rPr>
        <w:t xml:space="preserve">In </w:t>
      </w:r>
      <w:r w:rsidRPr="007F2FF8">
        <w:rPr>
          <w:rFonts w:ascii="Times New Roman" w:hAnsi="Times New Roman" w:cs="Times New Roman"/>
          <w:bCs w:val="0"/>
          <w:i/>
          <w:color w:val="FF99CC"/>
          <w:sz w:val="22"/>
        </w:rPr>
        <w:t>step 9</w:t>
      </w:r>
      <w:r w:rsidRPr="007F2FF8">
        <w:rPr>
          <w:rFonts w:ascii="Times New Roman" w:hAnsi="Times New Roman" w:cs="Times New Roman"/>
          <w:bCs w:val="0"/>
          <w:sz w:val="22"/>
          <w:lang w:val="en-GB"/>
        </w:rPr>
        <w:t xml:space="preserve">, you view one of the many bits of information created by </w:t>
      </w:r>
      <w:r w:rsidRPr="007F2FF8">
        <w:rPr>
          <w:rFonts w:ascii="Lucida Console" w:hAnsi="Lucida Console" w:cs="Times New Roman"/>
          <w:bCs w:val="0"/>
          <w:color w:val="747959"/>
          <w:sz w:val="19"/>
          <w:szCs w:val="18"/>
        </w:rPr>
        <w:t>Get-NetView</w:t>
      </w:r>
      <w:r w:rsidRPr="007F2FF8">
        <w:rPr>
          <w:rFonts w:ascii="Times New Roman" w:hAnsi="Times New Roman" w:cs="Times New Roman"/>
          <w:bCs w:val="0"/>
          <w:sz w:val="22"/>
          <w:lang w:val="en-GB"/>
        </w:rPr>
        <w:t>. In this case, you look at the IP configuration information, including the IP address, subnet mask</w:t>
      </w:r>
      <w:r>
        <w:rPr>
          <w:rFonts w:ascii="Times New Roman" w:hAnsi="Times New Roman" w:cs="Times New Roman"/>
          <w:bCs w:val="0"/>
          <w:sz w:val="22"/>
          <w:lang w:val="en-GB"/>
        </w:rPr>
        <w:t>,</w:t>
      </w:r>
      <w:r w:rsidRPr="007F2FF8">
        <w:rPr>
          <w:rFonts w:ascii="Times New Roman" w:hAnsi="Times New Roman" w:cs="Times New Roman"/>
          <w:bCs w:val="0"/>
          <w:sz w:val="22"/>
          <w:lang w:val="en-GB"/>
        </w:rPr>
        <w:t xml:space="preserve"> and the default gateway</w:t>
      </w:r>
      <w:r w:rsidR="00A65DCD">
        <w:rPr>
          <w:rFonts w:ascii="Times New Roman" w:hAnsi="Times New Roman" w:cs="Times New Roman"/>
          <w:bCs w:val="0"/>
          <w:sz w:val="22"/>
          <w:lang w:val="en-GB"/>
        </w:rPr>
        <w:t>,</w:t>
      </w:r>
      <w:r>
        <w:rPr>
          <w:rFonts w:ascii="Times New Roman" w:hAnsi="Times New Roman" w:cs="Times New Roman"/>
          <w:bCs w:val="0"/>
          <w:sz w:val="22"/>
          <w:lang w:val="en-GB"/>
        </w:rPr>
        <w:t xml:space="preserve"> as well as the configured DNS servers.</w:t>
      </w:r>
    </w:p>
    <w:p w14:paraId="38F2FC3B" w14:textId="5E6B142E" w:rsidR="006917F8" w:rsidRDefault="00DF438D" w:rsidP="007F2FF8">
      <w:pPr>
        <w:pStyle w:val="Heading1"/>
        <w:tabs>
          <w:tab w:val="left" w:pos="0"/>
        </w:tabs>
        <w:ind w:left="720" w:hanging="720"/>
      </w:pPr>
      <w:r>
        <w:t>Using Best Practice Analyzer</w:t>
      </w:r>
    </w:p>
    <w:p w14:paraId="7D6C74F7" w14:textId="2D9FF3B8" w:rsidR="00A65DCD" w:rsidRDefault="00A65DCD" w:rsidP="00A65DCD">
      <w:pPr>
        <w:pStyle w:val="NormalPACKT"/>
      </w:pPr>
      <w:r>
        <w:t>One way to avoid needing to perform troubleshooting is to deploy your services in a more trouble-free, or at least trouble-tolerant, manner. There are many ways to deploy and operate your environment, and some methods are demonstrably better than others. For example, having two DCs, two DNS servers with AD-integrated zones, and having two DHCP servers in a failover relationship means you can experience numerous issues in these core services and still deploy a reliable end-user service. While you may still need to troubleshoot to resolve any issue, your services are running acceptably, with your users unaware there is an issue.</w:t>
      </w:r>
    </w:p>
    <w:p w14:paraId="44D02C5B" w14:textId="01643F8B" w:rsidR="00A65DCD" w:rsidRDefault="00A65DCD" w:rsidP="00A65DCD">
      <w:pPr>
        <w:pStyle w:val="NormalPACKT"/>
      </w:pPr>
      <w:r>
        <w:t xml:space="preserve">Along with industry experts, MVPs, and others, Microsoft product teams have identified recommendations for </w:t>
      </w:r>
      <w:r w:rsidR="005302E9">
        <w:t>deploying</w:t>
      </w:r>
      <w:r>
        <w:t xml:space="preserve"> a Windows infrastructure. Some product teams, such as Exchange, publish extensive guidance and have developed a self-contained tool. </w:t>
      </w:r>
    </w:p>
    <w:p w14:paraId="01426605" w14:textId="77777777" w:rsidR="00A65DCD" w:rsidRDefault="00A65DCD" w:rsidP="00A65DCD">
      <w:pPr>
        <w:pStyle w:val="NormalPACKT"/>
      </w:pPr>
      <w:r>
        <w:t xml:space="preserve">The Windows </w:t>
      </w:r>
      <w:r w:rsidRPr="00A65DCD">
        <w:t>Server Best Practices Analyzer (BPA) is</w:t>
      </w:r>
      <w:r>
        <w:t xml:space="preserve"> a built-in Windows Server tool that analyzes your on-premises servers for adherence to best practices. A best practice is a guideline that industry experts agree is the best way to configure your servers. For example, most AD experts recommend you have at least TWO domain controllers for each domain. But for a test environment, that may be overkill. So while best practices are ones to strive for, sometimes they may be inappropriate for your needs. It is, therefore, important to use some judgment when reviewing the results of BPA.</w:t>
      </w:r>
    </w:p>
    <w:p w14:paraId="6B5081D0" w14:textId="77777777" w:rsidR="00A65DCD" w:rsidRDefault="00A65DCD" w:rsidP="00A65DCD">
      <w:pPr>
        <w:pStyle w:val="InformationBoxPACKT"/>
      </w:pPr>
      <w:r w:rsidRPr="00530C12">
        <w:rPr>
          <w:rStyle w:val="KeyWordPACKT"/>
        </w:rPr>
        <w:t>Important note</w:t>
      </w:r>
      <w:r>
        <w:t>: BPA does not work natively in PowerShell 7 on any supported Windows Server version, including (at the time of writing) Windows Server 2022. There is, however, a way around this that involves using PowerShell remoting and running the BPA in Windows PowerShell, as you can see from this recipe.</w:t>
      </w:r>
    </w:p>
    <w:p w14:paraId="0A910B04" w14:textId="6DEAA728" w:rsidR="00A65DCD" w:rsidRDefault="00A65DCD" w:rsidP="00A65DCD">
      <w:pPr>
        <w:pStyle w:val="NormalPACKT"/>
      </w:pPr>
      <w:r>
        <w:t xml:space="preserve">BPA with Windows Server 2022 comes with 14 BPA models. Each model is a set of rules you can use to test your AD environment. The AD team, for example, has built a BPA model for Active Directory, </w:t>
      </w:r>
      <w:r w:rsidRPr="0035274B">
        <w:rPr>
          <w:rStyle w:val="CodeInTextPACKT"/>
        </w:rPr>
        <w:t>Microsoft/Windows/DirectoryServices</w:t>
      </w:r>
      <w:r>
        <w:t>, which you can run to determine issues with AD on a domain controller.</w:t>
      </w:r>
    </w:p>
    <w:p w14:paraId="4CF21069" w14:textId="7676955D" w:rsidR="00A65DCD" w:rsidRPr="00A65DCD" w:rsidRDefault="00A65DCD" w:rsidP="00A65DCD">
      <w:pPr>
        <w:pStyle w:val="NormalPACKT"/>
        <w:rPr>
          <w:lang w:val="en-GB"/>
        </w:rPr>
      </w:pPr>
      <w:r>
        <w:t xml:space="preserve">In this recipe, you create a PowerShell remoting session with </w:t>
      </w:r>
      <w:r w:rsidRPr="00747A2B">
        <w:rPr>
          <w:rStyle w:val="CodeInTextPACKT"/>
        </w:rPr>
        <w:t>DC1</w:t>
      </w:r>
      <w:r>
        <w:t xml:space="preserve">. You use the </w:t>
      </w:r>
      <w:r w:rsidRPr="00747A2B">
        <w:rPr>
          <w:rStyle w:val="CodeInTextPACKT"/>
        </w:rPr>
        <w:t>Invoke-Command</w:t>
      </w:r>
      <w:r>
        <w:t xml:space="preserve"> cmdlet to run the BPA cmdlets, allowing you to analyze, in this recipe, the Active Directory model. In effect, you run the actual cmdlets in Windows PowerShell via remoting. </w:t>
      </w:r>
    </w:p>
    <w:p w14:paraId="5CC340B8" w14:textId="08FFD191" w:rsidR="006917F8" w:rsidRDefault="006917F8" w:rsidP="006917F8">
      <w:pPr>
        <w:pStyle w:val="Heading2"/>
        <w:tabs>
          <w:tab w:val="left" w:pos="0"/>
        </w:tabs>
      </w:pPr>
      <w:r>
        <w:t>Getting ready</w:t>
      </w:r>
    </w:p>
    <w:p w14:paraId="6D89F5F0" w14:textId="77777777" w:rsidR="00A65DCD" w:rsidRDefault="00A65DCD" w:rsidP="00A65DCD">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Windows 2022 server in the </w:t>
      </w:r>
      <w:commentRangeStart w:id="58"/>
      <w:r w:rsidRPr="008F335A">
        <w:rPr>
          <w:rStyle w:val="CodeInTextPACKT"/>
          <w:rPrChange w:id="59" w:author="Thomas Lee" w:date="2022-12-15T14:38:00Z">
            <w:rPr>
              <w:lang w:val="en-GB"/>
            </w:rPr>
          </w:rPrChange>
        </w:rPr>
        <w:t>Reskit.Org</w:t>
      </w:r>
      <w:r>
        <w:rPr>
          <w:lang w:val="en-GB"/>
        </w:rPr>
        <w:t xml:space="preserve"> </w:t>
      </w:r>
      <w:commentRangeEnd w:id="58"/>
      <w:r w:rsidR="003C2269">
        <w:rPr>
          <w:rStyle w:val="CommentReference"/>
          <w:rFonts w:ascii="Arial" w:hAnsi="Arial" w:cs="Arial"/>
          <w:bCs/>
        </w:rPr>
        <w:commentReference w:id="58"/>
      </w:r>
      <w:r>
        <w:rPr>
          <w:lang w:val="en-GB"/>
        </w:rPr>
        <w:t xml:space="preserve">domain. You also need the domain controllers in the </w:t>
      </w:r>
      <w:commentRangeStart w:id="60"/>
      <w:r w:rsidRPr="008F335A">
        <w:rPr>
          <w:rStyle w:val="CodeInTextPACKT"/>
          <w:rPrChange w:id="61" w:author="Thomas Lee" w:date="2022-12-15T14:38:00Z">
            <w:rPr>
              <w:lang w:val="en-GB"/>
            </w:rPr>
          </w:rPrChange>
        </w:rPr>
        <w:t>Reskit.Org</w:t>
      </w:r>
      <w:commentRangeEnd w:id="60"/>
      <w:r w:rsidR="003C2269" w:rsidRPr="008F335A">
        <w:rPr>
          <w:rStyle w:val="CodeInTextPACKT"/>
          <w:rPrChange w:id="62" w:author="Thomas Lee" w:date="2022-12-15T14:38:00Z">
            <w:rPr>
              <w:rStyle w:val="CommentReference"/>
              <w:rFonts w:ascii="Arial" w:hAnsi="Arial" w:cs="Arial"/>
              <w:bCs/>
            </w:rPr>
          </w:rPrChange>
        </w:rPr>
        <w:commentReference w:id="60"/>
      </w:r>
      <w:r>
        <w:rPr>
          <w:lang w:val="en-GB"/>
        </w:rPr>
        <w:t xml:space="preserve"> (</w:t>
      </w:r>
      <w:r w:rsidRPr="0008156F">
        <w:rPr>
          <w:rStyle w:val="CodeInTextPACKT"/>
        </w:rPr>
        <w:t>DC1</w:t>
      </w:r>
      <w:r>
        <w:rPr>
          <w:lang w:val="en-GB"/>
        </w:rPr>
        <w:t xml:space="preserve"> and </w:t>
      </w:r>
      <w:r w:rsidRPr="0008156F">
        <w:rPr>
          <w:rStyle w:val="CodeInTextPACKT"/>
        </w:rPr>
        <w:t>DC2</w:t>
      </w:r>
      <w:r>
        <w:rPr>
          <w:lang w:val="en-GB"/>
        </w:rPr>
        <w:t>) online for this recipe.</w:t>
      </w:r>
    </w:p>
    <w:p w14:paraId="4996B227" w14:textId="3E4D0C1E" w:rsidR="006917F8" w:rsidRDefault="006917F8" w:rsidP="006917F8">
      <w:pPr>
        <w:pStyle w:val="Heading2"/>
        <w:tabs>
          <w:tab w:val="left" w:pos="0"/>
        </w:tabs>
      </w:pPr>
      <w:r>
        <w:lastRenderedPageBreak/>
        <w:t>How to do it...</w:t>
      </w:r>
    </w:p>
    <w:p w14:paraId="44E48C7E"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0EEE95AB" w14:textId="134BD9E9" w:rsidR="00A65DCD" w:rsidRPr="00A65DCD" w:rsidRDefault="00A65DCD" w:rsidP="00A65DCD">
      <w:pPr>
        <w:pStyle w:val="NumberedBulletPACKT"/>
        <w:numPr>
          <w:ilvl w:val="0"/>
          <w:numId w:val="32"/>
        </w:numPr>
        <w:rPr>
          <w:color w:val="000000"/>
          <w:lang w:val="en-GB" w:eastAsia="en-GB"/>
        </w:rPr>
      </w:pPr>
      <w:r w:rsidRPr="00A65DCD">
        <w:rPr>
          <w:lang w:val="en-GB" w:eastAsia="en-GB"/>
        </w:rPr>
        <w:t xml:space="preserve">Creating a remoting session to Windows PowerShell on </w:t>
      </w:r>
      <w:r w:rsidRPr="00A65DCD">
        <w:rPr>
          <w:rStyle w:val="CodeInTextPACKT"/>
          <w:lang w:val="en-GB" w:eastAsia="en-GB"/>
        </w:rPr>
        <w:t>DC1</w:t>
      </w:r>
    </w:p>
    <w:p w14:paraId="729DE54F" w14:textId="77777777" w:rsidR="00A65DCD" w:rsidRPr="00A65DCD" w:rsidRDefault="00A65DCD" w:rsidP="005A75C7">
      <w:pPr>
        <w:pStyle w:val="CodePACKT"/>
      </w:pPr>
    </w:p>
    <w:p w14:paraId="71F07711" w14:textId="3A4E8DAC" w:rsidR="00A65DCD" w:rsidRPr="00A65DCD" w:rsidRDefault="00A65DCD" w:rsidP="005A75C7">
      <w:pPr>
        <w:pStyle w:val="CodePACKT"/>
      </w:pPr>
      <w:r w:rsidRPr="00A65DCD">
        <w:t>$BPASession = New-PSSession -ComputerName DC1</w:t>
      </w:r>
    </w:p>
    <w:p w14:paraId="3114BEFD" w14:textId="77777777" w:rsidR="00A65DCD" w:rsidRPr="00A65DCD" w:rsidRDefault="00A65DCD" w:rsidP="005A75C7">
      <w:pPr>
        <w:pStyle w:val="CodePACKT"/>
      </w:pPr>
    </w:p>
    <w:p w14:paraId="03EFB479" w14:textId="3469C99D" w:rsidR="00A65DCD" w:rsidRPr="00A65DCD" w:rsidRDefault="00A65DCD" w:rsidP="00A65DCD">
      <w:pPr>
        <w:pStyle w:val="NumberedBulletPACKT"/>
        <w:rPr>
          <w:color w:val="000000"/>
          <w:lang w:val="en-GB" w:eastAsia="en-GB"/>
        </w:rPr>
      </w:pPr>
      <w:r w:rsidRPr="00A65DCD">
        <w:rPr>
          <w:lang w:val="en-GB" w:eastAsia="en-GB"/>
        </w:rPr>
        <w:t xml:space="preserve">Discovering the BPA module on </w:t>
      </w:r>
      <w:r w:rsidRPr="00A65DCD">
        <w:rPr>
          <w:rStyle w:val="CodeInTextPACKT"/>
        </w:rPr>
        <w:t>DC1</w:t>
      </w:r>
    </w:p>
    <w:p w14:paraId="53FD3AF0" w14:textId="77777777" w:rsidR="00A65DCD" w:rsidRPr="00A65DCD" w:rsidRDefault="00A65DCD" w:rsidP="005A75C7">
      <w:pPr>
        <w:pStyle w:val="CodePACKT"/>
      </w:pPr>
    </w:p>
    <w:p w14:paraId="1DEB4127" w14:textId="69CF625B" w:rsidR="00A65DCD" w:rsidRPr="00A65DCD" w:rsidRDefault="00A65DCD" w:rsidP="005A75C7">
      <w:pPr>
        <w:pStyle w:val="CodePACKT"/>
      </w:pPr>
      <w:r w:rsidRPr="00A65DCD">
        <w:t>$ScriptBlock1 = {</w:t>
      </w:r>
    </w:p>
    <w:p w14:paraId="652F3BAC" w14:textId="77777777" w:rsidR="00A65DCD" w:rsidRPr="00A65DCD" w:rsidRDefault="00A65DCD" w:rsidP="005A75C7">
      <w:pPr>
        <w:pStyle w:val="CodePACKT"/>
      </w:pPr>
      <w:r w:rsidRPr="00A65DCD">
        <w:t>  Get-Module -Name BestPractices -List |</w:t>
      </w:r>
    </w:p>
    <w:p w14:paraId="601132C3" w14:textId="77777777" w:rsidR="00A65DCD" w:rsidRPr="00A65DCD" w:rsidRDefault="00A65DCD" w:rsidP="005A75C7">
      <w:pPr>
        <w:pStyle w:val="CodePACKT"/>
      </w:pPr>
      <w:r w:rsidRPr="00A65DCD">
        <w:t xml:space="preserve">    Format-Table -AutoSize     </w:t>
      </w:r>
    </w:p>
    <w:p w14:paraId="0ED557A8" w14:textId="77777777" w:rsidR="00A65DCD" w:rsidRPr="00A65DCD" w:rsidRDefault="00A65DCD" w:rsidP="005A75C7">
      <w:pPr>
        <w:pStyle w:val="CodePACKT"/>
      </w:pPr>
      <w:r w:rsidRPr="00A65DCD">
        <w:t>}</w:t>
      </w:r>
    </w:p>
    <w:p w14:paraId="29908254" w14:textId="77777777" w:rsidR="00A65DCD" w:rsidRPr="00A65DCD" w:rsidRDefault="00A65DCD" w:rsidP="005A75C7">
      <w:pPr>
        <w:pStyle w:val="CodePACKT"/>
      </w:pPr>
      <w:r w:rsidRPr="00A65DCD">
        <w:t>Invoke-Command -Session $BPASession -ScriptBlock $ScriptBlock1</w:t>
      </w:r>
    </w:p>
    <w:p w14:paraId="27E49022" w14:textId="77777777" w:rsidR="00A65DCD" w:rsidRPr="00A65DCD" w:rsidRDefault="00A65DCD" w:rsidP="005A75C7">
      <w:pPr>
        <w:pStyle w:val="CodePACKT"/>
      </w:pPr>
    </w:p>
    <w:p w14:paraId="067A2400" w14:textId="309756F6" w:rsidR="00A65DCD" w:rsidRPr="00A65DCD" w:rsidRDefault="00A65DCD" w:rsidP="00A65DCD">
      <w:pPr>
        <w:pStyle w:val="NumberedBulletPACKT"/>
        <w:rPr>
          <w:color w:val="000000"/>
          <w:lang w:val="en-GB" w:eastAsia="en-GB"/>
        </w:rPr>
      </w:pPr>
      <w:r w:rsidRPr="00A65DCD">
        <w:rPr>
          <w:lang w:val="en-GB" w:eastAsia="en-GB"/>
        </w:rPr>
        <w:t>Discovering the commands in the BPA module</w:t>
      </w:r>
    </w:p>
    <w:p w14:paraId="16C3B798" w14:textId="77777777" w:rsidR="00A65DCD" w:rsidRPr="00A65DCD" w:rsidRDefault="00A65DCD" w:rsidP="005A75C7">
      <w:pPr>
        <w:pStyle w:val="CodePACKT"/>
      </w:pPr>
      <w:r w:rsidRPr="00A65DCD">
        <w:t>$ScriptBlock2 = {</w:t>
      </w:r>
    </w:p>
    <w:p w14:paraId="6D670068" w14:textId="77777777" w:rsidR="00A65DCD" w:rsidRPr="00A65DCD" w:rsidRDefault="00A65DCD" w:rsidP="005A75C7">
      <w:pPr>
        <w:pStyle w:val="CodePACKT"/>
      </w:pPr>
      <w:r w:rsidRPr="00A65DCD">
        <w:t>    Get-Command -Module BestPractices  |</w:t>
      </w:r>
    </w:p>
    <w:p w14:paraId="23878CD8" w14:textId="77777777" w:rsidR="00A65DCD" w:rsidRPr="00A65DCD" w:rsidRDefault="00A65DCD" w:rsidP="005A75C7">
      <w:pPr>
        <w:pStyle w:val="CodePACKT"/>
      </w:pPr>
      <w:r w:rsidRPr="00A65DCD">
        <w:t>      Format-Table -AutoSize</w:t>
      </w:r>
    </w:p>
    <w:p w14:paraId="22330613" w14:textId="77777777" w:rsidR="00A65DCD" w:rsidRPr="00A65DCD" w:rsidRDefault="00A65DCD" w:rsidP="005A75C7">
      <w:pPr>
        <w:pStyle w:val="CodePACKT"/>
      </w:pPr>
      <w:r w:rsidRPr="00A65DCD">
        <w:t>}</w:t>
      </w:r>
    </w:p>
    <w:p w14:paraId="1A7CC4F2" w14:textId="77777777" w:rsidR="00A65DCD" w:rsidRPr="00A65DCD" w:rsidRDefault="00A65DCD" w:rsidP="005A75C7">
      <w:pPr>
        <w:pStyle w:val="CodePACKT"/>
      </w:pPr>
      <w:r w:rsidRPr="00A65DCD">
        <w:t>Invoke-Command -Session $BPASession -ScriptBlock $ScriptBlock2</w:t>
      </w:r>
    </w:p>
    <w:p w14:paraId="3F9C3AAD" w14:textId="77777777" w:rsidR="00A65DCD" w:rsidRPr="00A65DCD" w:rsidRDefault="00A65DCD" w:rsidP="00A65DCD">
      <w:pPr>
        <w:shd w:val="clear" w:color="auto" w:fill="FFFFFF"/>
        <w:spacing w:before="0" w:after="0" w:line="285" w:lineRule="atLeast"/>
        <w:rPr>
          <w:rFonts w:ascii="Cascadia Code" w:hAnsi="Cascadia Code" w:cs="Cascadia Code"/>
          <w:bCs w:val="0"/>
          <w:color w:val="000000"/>
          <w:sz w:val="21"/>
          <w:szCs w:val="21"/>
          <w:lang w:val="en-GB" w:eastAsia="en-GB"/>
        </w:rPr>
      </w:pPr>
    </w:p>
    <w:p w14:paraId="6783D29E" w14:textId="54CB3549" w:rsidR="00A65DCD" w:rsidRPr="00A65DCD" w:rsidRDefault="00A65DCD" w:rsidP="00A65DCD">
      <w:pPr>
        <w:pStyle w:val="NumberedBulletPACKT"/>
        <w:rPr>
          <w:color w:val="000000"/>
          <w:lang w:val="en-GB" w:eastAsia="en-GB"/>
        </w:rPr>
      </w:pPr>
      <w:r w:rsidRPr="00A65DCD">
        <w:rPr>
          <w:lang w:val="en-GB" w:eastAsia="en-GB"/>
        </w:rPr>
        <w:t xml:space="preserve">Discovering all available BPA models on </w:t>
      </w:r>
      <w:r w:rsidRPr="008C43E6">
        <w:rPr>
          <w:rStyle w:val="CodeInTextPACKT"/>
        </w:rPr>
        <w:t>DC1</w:t>
      </w:r>
    </w:p>
    <w:p w14:paraId="77F59A09" w14:textId="77777777" w:rsidR="00A65DCD" w:rsidRPr="00A65DCD" w:rsidRDefault="00A65DCD" w:rsidP="005A75C7">
      <w:pPr>
        <w:pStyle w:val="CodePACKT"/>
      </w:pPr>
    </w:p>
    <w:p w14:paraId="4733D416" w14:textId="0C24B9B9" w:rsidR="00A65DCD" w:rsidRPr="00A65DCD" w:rsidRDefault="00A65DCD" w:rsidP="005A75C7">
      <w:pPr>
        <w:pStyle w:val="CodePACKT"/>
      </w:pPr>
      <w:r w:rsidRPr="00A65DCD">
        <w:t>$ScriptBlock3 = {</w:t>
      </w:r>
    </w:p>
    <w:p w14:paraId="2A5C1DEB" w14:textId="77777777" w:rsidR="00A65DCD" w:rsidRPr="00A65DCD" w:rsidRDefault="00A65DCD" w:rsidP="005A75C7">
      <w:pPr>
        <w:pStyle w:val="CodePACKT"/>
      </w:pPr>
      <w:r w:rsidRPr="00A65DCD">
        <w:t>  Get-BPAModel  |</w:t>
      </w:r>
    </w:p>
    <w:p w14:paraId="2AF4969D" w14:textId="7C975600" w:rsidR="00A65DCD" w:rsidRPr="00A65DCD" w:rsidRDefault="00A65DCD" w:rsidP="005A75C7">
      <w:pPr>
        <w:pStyle w:val="CodePACKT"/>
      </w:pPr>
      <w:r w:rsidRPr="00A65DCD">
        <w:t>    Format-Table -Property Name, Id, LastScanTime -AutoSize    </w:t>
      </w:r>
    </w:p>
    <w:p w14:paraId="0442E180" w14:textId="77777777" w:rsidR="00A65DCD" w:rsidRPr="00A65DCD" w:rsidRDefault="00A65DCD" w:rsidP="005A75C7">
      <w:pPr>
        <w:pStyle w:val="CodePACKT"/>
      </w:pPr>
      <w:r w:rsidRPr="00A65DCD">
        <w:t>}</w:t>
      </w:r>
    </w:p>
    <w:p w14:paraId="14D1A486" w14:textId="77777777" w:rsidR="00A65DCD" w:rsidRPr="00A65DCD" w:rsidRDefault="00A65DCD" w:rsidP="005A75C7">
      <w:pPr>
        <w:pStyle w:val="CodePACKT"/>
      </w:pPr>
      <w:r w:rsidRPr="00A65DCD">
        <w:t>Invoke-Command -Session $BPASession -ScriptBlock $ScriptBlock3</w:t>
      </w:r>
    </w:p>
    <w:p w14:paraId="49A164EC" w14:textId="77777777" w:rsidR="00A65DCD" w:rsidRPr="00A65DCD" w:rsidRDefault="00A65DCD" w:rsidP="005A75C7">
      <w:pPr>
        <w:pStyle w:val="CodePACKT"/>
      </w:pPr>
    </w:p>
    <w:p w14:paraId="4FA98D12" w14:textId="2AF973B1" w:rsidR="00A65DCD" w:rsidRPr="00A65DCD" w:rsidRDefault="00A65DCD" w:rsidP="00A65DCD">
      <w:pPr>
        <w:pStyle w:val="NumberedBulletPACKT"/>
        <w:rPr>
          <w:color w:val="000000"/>
          <w:lang w:val="en-GB" w:eastAsia="en-GB"/>
        </w:rPr>
      </w:pPr>
      <w:r w:rsidRPr="00A65DCD">
        <w:rPr>
          <w:lang w:val="en-GB" w:eastAsia="en-GB"/>
        </w:rPr>
        <w:t xml:space="preserve">Running the BPA DirectoryServices model on </w:t>
      </w:r>
      <w:r w:rsidRPr="008C43E6">
        <w:rPr>
          <w:rStyle w:val="CodeInTextPACKT"/>
        </w:rPr>
        <w:t>DC1</w:t>
      </w:r>
    </w:p>
    <w:p w14:paraId="1B760DD1" w14:textId="77777777" w:rsidR="00A65DCD" w:rsidRPr="00A65DCD" w:rsidRDefault="00A65DCD" w:rsidP="005A75C7">
      <w:pPr>
        <w:pStyle w:val="CodePACKT"/>
      </w:pPr>
    </w:p>
    <w:p w14:paraId="3695D57D" w14:textId="152DDCA3" w:rsidR="00A65DCD" w:rsidRPr="00A65DCD" w:rsidRDefault="00A65DCD" w:rsidP="005A75C7">
      <w:pPr>
        <w:pStyle w:val="CodePACKT"/>
      </w:pPr>
      <w:r w:rsidRPr="00A65DCD">
        <w:t>$ScriptBlock4 = {</w:t>
      </w:r>
    </w:p>
    <w:p w14:paraId="2D2BF01B" w14:textId="77777777" w:rsidR="00A65DCD" w:rsidRPr="00A65DCD" w:rsidRDefault="00A65DCD" w:rsidP="005A75C7">
      <w:pPr>
        <w:pStyle w:val="CodePACKT"/>
      </w:pPr>
      <w:r w:rsidRPr="00A65DCD">
        <w:t>  Invoke-BpaModel -ModelID Microsoft/Windows/DirectoryServices -Mode ALL |</w:t>
      </w:r>
    </w:p>
    <w:p w14:paraId="09A71188" w14:textId="77777777" w:rsidR="00A65DCD" w:rsidRPr="00A65DCD" w:rsidRDefault="00A65DCD" w:rsidP="005A75C7">
      <w:pPr>
        <w:pStyle w:val="CodePACKT"/>
      </w:pPr>
      <w:r w:rsidRPr="00A65DCD">
        <w:t>    Format-Table -AutoSize</w:t>
      </w:r>
    </w:p>
    <w:p w14:paraId="69583A16" w14:textId="77777777" w:rsidR="00A65DCD" w:rsidRPr="00A65DCD" w:rsidRDefault="00A65DCD" w:rsidP="005A75C7">
      <w:pPr>
        <w:pStyle w:val="CodePACKT"/>
      </w:pPr>
      <w:r w:rsidRPr="00A65DCD">
        <w:t>}    </w:t>
      </w:r>
    </w:p>
    <w:p w14:paraId="78B95A38" w14:textId="77777777" w:rsidR="00A65DCD" w:rsidRPr="00A65DCD" w:rsidRDefault="00A65DCD" w:rsidP="005A75C7">
      <w:pPr>
        <w:pStyle w:val="CodePACKT"/>
      </w:pPr>
      <w:r w:rsidRPr="00A65DCD">
        <w:t>Invoke-Command -Session $BPASession -ScriptBlock $ScriptBlock4</w:t>
      </w:r>
    </w:p>
    <w:p w14:paraId="79C71CB0" w14:textId="77777777" w:rsidR="00A65DCD" w:rsidRPr="00A65DCD" w:rsidRDefault="00A65DCD" w:rsidP="005A75C7">
      <w:pPr>
        <w:pStyle w:val="CodePACKT"/>
      </w:pPr>
    </w:p>
    <w:p w14:paraId="66A48000" w14:textId="579ABEC2" w:rsidR="00A65DCD" w:rsidRPr="00A65DCD" w:rsidRDefault="00A65DCD" w:rsidP="00A65DCD">
      <w:pPr>
        <w:pStyle w:val="NumberedBulletPACKT"/>
        <w:rPr>
          <w:color w:val="000000"/>
          <w:lang w:val="en-GB" w:eastAsia="en-GB"/>
        </w:rPr>
      </w:pPr>
      <w:r w:rsidRPr="00A65DCD">
        <w:rPr>
          <w:lang w:val="en-GB" w:eastAsia="en-GB"/>
        </w:rPr>
        <w:t xml:space="preserve">Getting BPA results from </w:t>
      </w:r>
      <w:r w:rsidRPr="008C43E6">
        <w:rPr>
          <w:rStyle w:val="CodeInTextPACKT"/>
        </w:rPr>
        <w:t>DC1</w:t>
      </w:r>
    </w:p>
    <w:p w14:paraId="0C44AAE4" w14:textId="77777777" w:rsidR="00A65DCD" w:rsidRPr="00A65DCD" w:rsidRDefault="00A65DCD" w:rsidP="005A75C7">
      <w:pPr>
        <w:pStyle w:val="CodePACKT"/>
      </w:pPr>
    </w:p>
    <w:p w14:paraId="4FCF67C6" w14:textId="2D681043" w:rsidR="00A65DCD" w:rsidRPr="00A65DCD" w:rsidRDefault="00A65DCD" w:rsidP="005A75C7">
      <w:pPr>
        <w:pStyle w:val="CodePACKT"/>
      </w:pPr>
      <w:r w:rsidRPr="00A65DCD">
        <w:t>$ScriptBlock5 = {</w:t>
      </w:r>
    </w:p>
    <w:p w14:paraId="62CD06B9" w14:textId="0D4732D7" w:rsidR="00A65DCD" w:rsidRPr="00A65DCD" w:rsidRDefault="00A65DCD" w:rsidP="005A75C7">
      <w:pPr>
        <w:pStyle w:val="CodePACKT"/>
      </w:pPr>
      <w:r w:rsidRPr="00A65DCD">
        <w:t>  Get-BpaResult -ModelID Microsoft/Windows/DirectoryServices  |</w:t>
      </w:r>
    </w:p>
    <w:p w14:paraId="6E87C158" w14:textId="6FAB2C5C" w:rsidR="00A65DCD" w:rsidRPr="00A65DCD" w:rsidRDefault="00A65DCD" w:rsidP="005A75C7">
      <w:pPr>
        <w:pStyle w:val="CodePACKT"/>
      </w:pPr>
      <w:r w:rsidRPr="00A65DCD">
        <w:t>    Where-Object Resolution -ne $null|</w:t>
      </w:r>
    </w:p>
    <w:p w14:paraId="69113A83" w14:textId="4C5876BD" w:rsidR="00A65DCD" w:rsidRPr="00A65DCD" w:rsidRDefault="00A65DCD" w:rsidP="005A75C7">
      <w:pPr>
        <w:pStyle w:val="CodePACKT"/>
      </w:pPr>
      <w:r w:rsidRPr="00A65DCD">
        <w:t>      Format-List -Property Problem, Resolution</w:t>
      </w:r>
    </w:p>
    <w:p w14:paraId="54FEA302" w14:textId="77777777" w:rsidR="00A65DCD" w:rsidRPr="00A65DCD" w:rsidRDefault="00A65DCD" w:rsidP="005A75C7">
      <w:pPr>
        <w:pStyle w:val="CodePACKT"/>
      </w:pPr>
      <w:r w:rsidRPr="00A65DCD">
        <w:t>}    </w:t>
      </w:r>
    </w:p>
    <w:p w14:paraId="2CD6B424" w14:textId="77B55761" w:rsidR="00A65DCD" w:rsidRPr="00A65DCD" w:rsidRDefault="00A65DCD" w:rsidP="005A75C7">
      <w:pPr>
        <w:pStyle w:val="CodePACKT"/>
      </w:pPr>
      <w:r w:rsidRPr="00A65DCD">
        <w:t>Invoke-Command -Session $BPASession -</w:t>
      </w:r>
      <w:commentRangeStart w:id="63"/>
      <w:commentRangeStart w:id="64"/>
      <w:r w:rsidRPr="00A65DCD">
        <w:t>Script</w:t>
      </w:r>
      <w:del w:id="65" w:author="Thomas Lee" w:date="2022-12-15T14:39:00Z">
        <w:r w:rsidR="008C43E6" w:rsidDel="008F335A">
          <w:delText>DC1</w:delText>
        </w:r>
      </w:del>
      <w:r w:rsidRPr="00A65DCD">
        <w:t>Block</w:t>
      </w:r>
      <w:commentRangeEnd w:id="63"/>
      <w:r w:rsidR="00367454">
        <w:rPr>
          <w:rStyle w:val="CommentReference"/>
          <w:rFonts w:ascii="Arial" w:hAnsi="Arial" w:cs="Arial"/>
          <w:bCs/>
          <w:lang w:val="en-US" w:eastAsia="en-US"/>
        </w:rPr>
        <w:commentReference w:id="63"/>
      </w:r>
      <w:commentRangeEnd w:id="64"/>
      <w:r w:rsidR="008F335A">
        <w:rPr>
          <w:rStyle w:val="CommentReference"/>
          <w:rFonts w:ascii="Arial" w:hAnsi="Arial" w:cs="Arial"/>
          <w:bCs/>
          <w:lang w:val="en-US" w:eastAsia="en-US"/>
        </w:rPr>
        <w:commentReference w:id="64"/>
      </w:r>
      <w:r w:rsidRPr="00A65DCD">
        <w:t xml:space="preserve"> $ScriptBlock5</w:t>
      </w:r>
    </w:p>
    <w:p w14:paraId="353D5DCE" w14:textId="358EC2C6" w:rsidR="006917F8" w:rsidRDefault="006917F8" w:rsidP="006917F8">
      <w:pPr>
        <w:pStyle w:val="Heading2"/>
        <w:tabs>
          <w:tab w:val="left" w:pos="0"/>
        </w:tabs>
      </w:pPr>
      <w:r>
        <w:t>How it works...</w:t>
      </w:r>
    </w:p>
    <w:p w14:paraId="32FD6646" w14:textId="7C54D515" w:rsidR="00A65DCD" w:rsidRDefault="00A65DCD" w:rsidP="00A65DCD">
      <w:pPr>
        <w:pStyle w:val="NormalPACKT"/>
      </w:pPr>
      <w:r>
        <w:t xml:space="preserve">In </w:t>
      </w:r>
      <w:r w:rsidRPr="00A65DCD">
        <w:rPr>
          <w:rStyle w:val="ItalicsPACKT"/>
        </w:rPr>
        <w:t>step 1</w:t>
      </w:r>
      <w:r>
        <w:t xml:space="preserve">, you create a PowerShell remoting session with your domain controller, </w:t>
      </w:r>
      <w:r w:rsidRPr="00A65DCD">
        <w:rPr>
          <w:rStyle w:val="CodeInTextPACKT"/>
        </w:rPr>
        <w:t>DC1</w:t>
      </w:r>
      <w:r>
        <w:t xml:space="preserve">. This step creates no output. In </w:t>
      </w:r>
      <w:r w:rsidRPr="00A65DCD">
        <w:rPr>
          <w:rStyle w:val="ItalicsPACKT"/>
        </w:rPr>
        <w:t>step 2</w:t>
      </w:r>
      <w:r>
        <w:t xml:space="preserve">, you run the </w:t>
      </w:r>
      <w:r w:rsidRPr="00A65DCD">
        <w:rPr>
          <w:rStyle w:val="CodeInTextPACKT"/>
        </w:rPr>
        <w:t>Get-Module</w:t>
      </w:r>
      <w:r>
        <w:t xml:space="preserve"> command on </w:t>
      </w:r>
      <w:r w:rsidRPr="00A65DCD">
        <w:rPr>
          <w:rStyle w:val="CodeInTextPACKT"/>
        </w:rPr>
        <w:t>DC1</w:t>
      </w:r>
      <w:r>
        <w:t xml:space="preserve"> using the remoting session. The output of this step looks like this:</w:t>
      </w:r>
    </w:p>
    <w:p w14:paraId="3E496BB7" w14:textId="01560C0A" w:rsidR="00A65DCD" w:rsidRDefault="00A65DCD" w:rsidP="00A65DCD">
      <w:pPr>
        <w:pStyle w:val="FigurePACKT"/>
      </w:pPr>
      <w:r>
        <w:lastRenderedPageBreak/>
        <w:t xml:space="preserve"> </w:t>
      </w:r>
      <w:r>
        <w:rPr>
          <w:noProof/>
        </w:rPr>
        <w:drawing>
          <wp:inline distT="0" distB="0" distL="0" distR="0" wp14:anchorId="5D188777" wp14:editId="00C8F61F">
            <wp:extent cx="4087834" cy="1154430"/>
            <wp:effectExtent l="0" t="0" r="8255"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2888" cy="1155857"/>
                    </a:xfrm>
                    <a:prstGeom prst="rect">
                      <a:avLst/>
                    </a:prstGeom>
                  </pic:spPr>
                </pic:pic>
              </a:graphicData>
            </a:graphic>
          </wp:inline>
        </w:drawing>
      </w:r>
    </w:p>
    <w:p w14:paraId="5550AD04" w14:textId="09936B37" w:rsidR="00A65DCD" w:rsidRPr="00DC6325" w:rsidRDefault="00A65DCD" w:rsidP="00A65DCD">
      <w:pPr>
        <w:pStyle w:val="FigureCaptionPACKT"/>
      </w:pPr>
      <w:r w:rsidRPr="00DC6325">
        <w:t xml:space="preserve">Figure </w:t>
      </w:r>
      <w:r>
        <w:t>12</w:t>
      </w:r>
      <w:r w:rsidRPr="00DC6325">
        <w:t>.</w:t>
      </w:r>
      <w:r>
        <w:t>27</w:t>
      </w:r>
      <w:r w:rsidRPr="00DC6325">
        <w:t xml:space="preserve">: </w:t>
      </w:r>
      <w:r>
        <w:t xml:space="preserve">Viewing the Best Practices Analyzer module on </w:t>
      </w:r>
      <w:r w:rsidRPr="00A65DCD">
        <w:rPr>
          <w:rStyle w:val="CodeInTextPACKT"/>
        </w:rPr>
        <w:t>DC1</w:t>
      </w:r>
    </w:p>
    <w:p w14:paraId="130A4CE5" w14:textId="1794E81A"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27.png</w:t>
      </w:r>
    </w:p>
    <w:p w14:paraId="343C0F63" w14:textId="77777777" w:rsidR="00A65DCD" w:rsidRDefault="00A65DCD" w:rsidP="00A65DCD">
      <w:pPr>
        <w:pStyle w:val="NormalPACKT"/>
      </w:pPr>
      <w:r>
        <w:t xml:space="preserve">In </w:t>
      </w:r>
      <w:r w:rsidRPr="00A65DCD">
        <w:rPr>
          <w:rStyle w:val="ItalicsPACKT"/>
        </w:rPr>
        <w:t>step 3</w:t>
      </w:r>
      <w:r>
        <w:t xml:space="preserve">, you discover the commands contained in the BPA module (on </w:t>
      </w:r>
      <w:r w:rsidRPr="008C43E6">
        <w:rPr>
          <w:rStyle w:val="CodeInTextPACKT"/>
        </w:rPr>
        <w:t>DC1</w:t>
      </w:r>
      <w:r>
        <w:t>), with output like this:</w:t>
      </w:r>
    </w:p>
    <w:p w14:paraId="7F2718C3" w14:textId="54E8AF7C" w:rsidR="00A65DCD" w:rsidRDefault="00A65DCD" w:rsidP="00A65DCD">
      <w:pPr>
        <w:pStyle w:val="FigurePACKT"/>
      </w:pPr>
      <w:r>
        <w:t xml:space="preserve"> </w:t>
      </w:r>
      <w:r>
        <w:rPr>
          <w:noProof/>
        </w:rPr>
        <w:drawing>
          <wp:inline distT="0" distB="0" distL="0" distR="0" wp14:anchorId="7DA10DB9" wp14:editId="5BBCADDA">
            <wp:extent cx="3899551" cy="1456823"/>
            <wp:effectExtent l="0" t="0" r="571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0667" cy="1464712"/>
                    </a:xfrm>
                    <a:prstGeom prst="rect">
                      <a:avLst/>
                    </a:prstGeom>
                  </pic:spPr>
                </pic:pic>
              </a:graphicData>
            </a:graphic>
          </wp:inline>
        </w:drawing>
      </w:r>
    </w:p>
    <w:p w14:paraId="07E85478" w14:textId="0C0F2B66" w:rsidR="00A65DCD" w:rsidRPr="00DC6325" w:rsidRDefault="00A65DCD" w:rsidP="00A65DCD">
      <w:pPr>
        <w:pStyle w:val="FigureCaptionPACKT"/>
      </w:pPr>
      <w:r w:rsidRPr="00DC6325">
        <w:t xml:space="preserve">Figure </w:t>
      </w:r>
      <w:r>
        <w:t>12</w:t>
      </w:r>
      <w:r w:rsidRPr="00DC6325">
        <w:t>.</w:t>
      </w:r>
      <w:r>
        <w:t>28</w:t>
      </w:r>
      <w:r w:rsidRPr="00DC6325">
        <w:t xml:space="preserve">: </w:t>
      </w:r>
      <w:r w:rsidRPr="00A65DCD">
        <w:t xml:space="preserve">Discovering the commands inside the BPA module </w:t>
      </w:r>
    </w:p>
    <w:p w14:paraId="76FD25BB" w14:textId="7BD8A689"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28.png</w:t>
      </w:r>
    </w:p>
    <w:p w14:paraId="02F9DE75" w14:textId="77777777" w:rsidR="00A65DCD" w:rsidRDefault="00A65DCD" w:rsidP="00A65DCD">
      <w:pPr>
        <w:pStyle w:val="NormalPACKT"/>
      </w:pPr>
      <w:r>
        <w:t xml:space="preserve">In </w:t>
      </w:r>
      <w:r w:rsidRPr="00A65DCD">
        <w:rPr>
          <w:rStyle w:val="ItalicsPACKT"/>
        </w:rPr>
        <w:t>step 4</w:t>
      </w:r>
      <w:r>
        <w:t xml:space="preserve">, you discover the BPA models which are available on </w:t>
      </w:r>
      <w:r w:rsidRPr="00A65DCD">
        <w:rPr>
          <w:rStyle w:val="CodeInTextPACKT"/>
        </w:rPr>
        <w:t>DC1</w:t>
      </w:r>
      <w:r>
        <w:t>. The output looks like this:</w:t>
      </w:r>
    </w:p>
    <w:p w14:paraId="46D7DF6F" w14:textId="51ECBDF9" w:rsidR="00A65DCD" w:rsidRDefault="00A65DCD" w:rsidP="00A65DCD">
      <w:pPr>
        <w:pStyle w:val="FigurePACKT"/>
      </w:pPr>
      <w:r>
        <w:t xml:space="preserve"> </w:t>
      </w:r>
      <w:r>
        <w:rPr>
          <w:noProof/>
        </w:rPr>
        <w:drawing>
          <wp:inline distT="0" distB="0" distL="0" distR="0" wp14:anchorId="0240DDDD" wp14:editId="38E6A396">
            <wp:extent cx="3837223" cy="1556826"/>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9760" cy="1561912"/>
                    </a:xfrm>
                    <a:prstGeom prst="rect">
                      <a:avLst/>
                    </a:prstGeom>
                  </pic:spPr>
                </pic:pic>
              </a:graphicData>
            </a:graphic>
          </wp:inline>
        </w:drawing>
      </w:r>
    </w:p>
    <w:p w14:paraId="7E7AA299" w14:textId="2DB3F6FA" w:rsidR="00A65DCD" w:rsidRPr="00DC6325" w:rsidRDefault="00A65DCD" w:rsidP="00A65DCD">
      <w:pPr>
        <w:pStyle w:val="FigureCaptionPACKT"/>
      </w:pPr>
      <w:r w:rsidRPr="00DC6325">
        <w:t xml:space="preserve">Figure </w:t>
      </w:r>
      <w:r>
        <w:t>12</w:t>
      </w:r>
      <w:r w:rsidRPr="00DC6325">
        <w:t>.</w:t>
      </w:r>
      <w:r>
        <w:t>29</w:t>
      </w:r>
      <w:r w:rsidRPr="00A65DCD">
        <w:t xml:space="preserve">: Discovering the BPA models available on DC1 </w:t>
      </w:r>
    </w:p>
    <w:p w14:paraId="41BCBEA5" w14:textId="5997346D"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29.png</w:t>
      </w:r>
    </w:p>
    <w:p w14:paraId="040BCADE" w14:textId="2F2EF061" w:rsidR="00A65DCD" w:rsidRDefault="00A65DCD" w:rsidP="00A65DCD">
      <w:pPr>
        <w:pStyle w:val="NormalPACKT"/>
      </w:pPr>
      <w:r>
        <w:t xml:space="preserve">In </w:t>
      </w:r>
      <w:r w:rsidRPr="00A65DCD">
        <w:rPr>
          <w:rStyle w:val="ItalicsPACKT"/>
        </w:rPr>
        <w:t>step 5</w:t>
      </w:r>
      <w:r>
        <w:t xml:space="preserve">, you use the </w:t>
      </w:r>
      <w:r w:rsidRPr="00A65DCD">
        <w:rPr>
          <w:rStyle w:val="ItalicsPACKT"/>
        </w:rPr>
        <w:t>Invoke-BpaModel</w:t>
      </w:r>
      <w:r>
        <w:t xml:space="preserve"> command to run the Directory Services BPA model on </w:t>
      </w:r>
      <w:r w:rsidRPr="00A65DCD">
        <w:rPr>
          <w:rStyle w:val="CodeInTextPACKT"/>
        </w:rPr>
        <w:t>DC1</w:t>
      </w:r>
      <w:r>
        <w:t>. Invoking the model produces minimal output, as follows:</w:t>
      </w:r>
    </w:p>
    <w:p w14:paraId="69DBC55A" w14:textId="41168CAC" w:rsidR="00A65DCD" w:rsidRDefault="00A65DCD" w:rsidP="00A65DCD">
      <w:pPr>
        <w:pStyle w:val="FigurePACKT"/>
      </w:pPr>
      <w:r>
        <w:rPr>
          <w:noProof/>
        </w:rPr>
        <w:drawing>
          <wp:inline distT="0" distB="0" distL="0" distR="0" wp14:anchorId="191F86D1" wp14:editId="7FBC665B">
            <wp:extent cx="3633439" cy="797457"/>
            <wp:effectExtent l="0" t="0" r="5715"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6871" cy="802600"/>
                    </a:xfrm>
                    <a:prstGeom prst="rect">
                      <a:avLst/>
                    </a:prstGeom>
                  </pic:spPr>
                </pic:pic>
              </a:graphicData>
            </a:graphic>
          </wp:inline>
        </w:drawing>
      </w:r>
    </w:p>
    <w:p w14:paraId="6740ADAA" w14:textId="340804C1" w:rsidR="00A65DCD" w:rsidRPr="00DC6325" w:rsidRDefault="00A65DCD" w:rsidP="00A65DCD">
      <w:pPr>
        <w:pStyle w:val="FigureCaptionPACKT"/>
      </w:pPr>
      <w:r w:rsidRPr="00DC6325">
        <w:t xml:space="preserve">Figure </w:t>
      </w:r>
      <w:r>
        <w:t>12</w:t>
      </w:r>
      <w:r w:rsidRPr="00DC6325">
        <w:t>.</w:t>
      </w:r>
      <w:r>
        <w:t>30</w:t>
      </w:r>
      <w:r w:rsidRPr="00A65DCD">
        <w:t xml:space="preserve">: </w:t>
      </w:r>
      <w:r>
        <w:t>Running the Directory Services BPA</w:t>
      </w:r>
      <w:r w:rsidRPr="00A65DCD">
        <w:t xml:space="preserve"> </w:t>
      </w:r>
    </w:p>
    <w:p w14:paraId="37533537" w14:textId="2E12C134"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Pr>
          <w:noProof/>
        </w:rPr>
        <w:t>30.png</w:t>
      </w:r>
    </w:p>
    <w:p w14:paraId="52CF82C7" w14:textId="77777777" w:rsidR="00A65DCD" w:rsidRDefault="00A65DCD" w:rsidP="00A65DCD">
      <w:pPr>
        <w:pStyle w:val="NormalPACKT"/>
      </w:pPr>
    </w:p>
    <w:p w14:paraId="537250C2" w14:textId="77777777" w:rsidR="00A65DCD" w:rsidRDefault="00A65DCD" w:rsidP="00A65DCD">
      <w:pPr>
        <w:pStyle w:val="NormalPACKT"/>
      </w:pPr>
      <w:r>
        <w:lastRenderedPageBreak/>
        <w:t xml:space="preserve">To obtain the detailed results of the BPA scan, you use the </w:t>
      </w:r>
      <w:r w:rsidRPr="00A65DCD">
        <w:rPr>
          <w:rStyle w:val="CodeInTextPACKT"/>
        </w:rPr>
        <w:t>Get-BpaResult</w:t>
      </w:r>
      <w:r>
        <w:t xml:space="preserve"> command, as you can see in </w:t>
      </w:r>
      <w:r w:rsidRPr="00A65DCD">
        <w:rPr>
          <w:rStyle w:val="ItalicsPACKT"/>
        </w:rPr>
        <w:t>step 6</w:t>
      </w:r>
      <w:r>
        <w:t>, which produces the following output:</w:t>
      </w:r>
    </w:p>
    <w:p w14:paraId="6390FF76" w14:textId="04A864DB" w:rsidR="00A65DCD" w:rsidRDefault="00A65DCD" w:rsidP="00F6023D">
      <w:pPr>
        <w:pStyle w:val="FigurePACKT"/>
      </w:pPr>
      <w:r>
        <w:t xml:space="preserve">  </w:t>
      </w:r>
      <w:r w:rsidR="00F6023D" w:rsidRPr="00F6023D">
        <w:rPr>
          <w:rStyle w:val="CodeInTextPACKT"/>
          <w:noProof/>
        </w:rPr>
        <w:drawing>
          <wp:inline distT="0" distB="0" distL="0" distR="0" wp14:anchorId="4B31D7E9" wp14:editId="14519B04">
            <wp:extent cx="3958091" cy="3630954"/>
            <wp:effectExtent l="0" t="0" r="4445"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2578" cy="3644244"/>
                    </a:xfrm>
                    <a:prstGeom prst="rect">
                      <a:avLst/>
                    </a:prstGeom>
                  </pic:spPr>
                </pic:pic>
              </a:graphicData>
            </a:graphic>
          </wp:inline>
        </w:drawing>
      </w:r>
    </w:p>
    <w:p w14:paraId="62F1D206" w14:textId="697FF45D" w:rsidR="00A65DCD" w:rsidRPr="00DC6325" w:rsidRDefault="00A65DCD" w:rsidP="00A65DCD">
      <w:pPr>
        <w:pStyle w:val="FigureCaptionPACKT"/>
      </w:pPr>
      <w:r w:rsidRPr="00DC6325">
        <w:t xml:space="preserve">Figure </w:t>
      </w:r>
      <w:r>
        <w:t>12</w:t>
      </w:r>
      <w:r w:rsidRPr="00DC6325">
        <w:t>.</w:t>
      </w:r>
      <w:r>
        <w:t>3</w:t>
      </w:r>
      <w:r w:rsidR="00F6023D">
        <w:t>1</w:t>
      </w:r>
      <w:r w:rsidRPr="00A65DCD">
        <w:t xml:space="preserve">: </w:t>
      </w:r>
      <w:r w:rsidR="00F6023D">
        <w:t>Viewing BPA results</w:t>
      </w:r>
    </w:p>
    <w:p w14:paraId="72132B0F" w14:textId="48334F12" w:rsidR="00A65DCD" w:rsidRPr="00522E13" w:rsidRDefault="00A65DCD" w:rsidP="00A65DCD">
      <w:pPr>
        <w:pStyle w:val="LayoutInformationPACKT"/>
        <w:rPr>
          <w:noProof/>
        </w:rPr>
      </w:pPr>
      <w:r>
        <w:t xml:space="preserve">Insert </w:t>
      </w:r>
      <w:r w:rsidRPr="00C41783">
        <w:t>image</w:t>
      </w:r>
      <w:r>
        <w:t xml:space="preserve"> </w:t>
      </w:r>
      <w:r>
        <w:rPr>
          <w:noProof/>
        </w:rPr>
        <w:t>B18878_12</w:t>
      </w:r>
      <w:r w:rsidRPr="00023EAD">
        <w:rPr>
          <w:noProof/>
        </w:rPr>
        <w:t>_</w:t>
      </w:r>
      <w:r w:rsidR="00F6023D">
        <w:rPr>
          <w:noProof/>
        </w:rPr>
        <w:t>31</w:t>
      </w:r>
      <w:r>
        <w:rPr>
          <w:noProof/>
        </w:rPr>
        <w:t>.png</w:t>
      </w:r>
    </w:p>
    <w:p w14:paraId="0E44874C" w14:textId="77777777" w:rsidR="006917F8" w:rsidRDefault="006917F8" w:rsidP="006917F8">
      <w:pPr>
        <w:pStyle w:val="Heading2"/>
      </w:pPr>
      <w:r w:rsidRPr="006917F8">
        <w:t>There's more...</w:t>
      </w:r>
    </w:p>
    <w:p w14:paraId="00E4FC4F" w14:textId="72151621" w:rsidR="00F6023D" w:rsidRDefault="00F6023D" w:rsidP="00F6023D">
      <w:pPr>
        <w:pStyle w:val="NormalPACKT"/>
        <w:rPr>
          <w:lang w:val="en-GB"/>
        </w:rPr>
      </w:pPr>
      <w:r>
        <w:rPr>
          <w:lang w:val="en-GB"/>
        </w:rPr>
        <w:t xml:space="preserve">BPA results include details of unsuccessful tests. The unsuccessful results, where BPA finds that your deployment does not implement a best practice, are the ones you may need to review and take action. </w:t>
      </w:r>
    </w:p>
    <w:p w14:paraId="6BB0266F" w14:textId="77777777" w:rsidR="00F6023D" w:rsidRDefault="00F6023D" w:rsidP="00F6023D">
      <w:pPr>
        <w:pStyle w:val="NormalPACKT"/>
        <w:rPr>
          <w:lang w:val="en-GB"/>
        </w:rPr>
      </w:pPr>
      <w:r>
        <w:rPr>
          <w:lang w:val="en-GB"/>
        </w:rPr>
        <w:t xml:space="preserve">In </w:t>
      </w:r>
      <w:r w:rsidRPr="00E07CC0">
        <w:rPr>
          <w:rStyle w:val="ItalicsPACKT"/>
        </w:rPr>
        <w:t>step 6</w:t>
      </w:r>
      <w:r>
        <w:rPr>
          <w:lang w:val="en-GB"/>
        </w:rPr>
        <w:t>, you retrieve the results of the BPA scan you ran in the previous step. The results show three fundamental issues:</w:t>
      </w:r>
    </w:p>
    <w:p w14:paraId="5FBF51F5" w14:textId="28657730" w:rsidR="00F6023D" w:rsidRDefault="00F6023D" w:rsidP="00F6023D">
      <w:pPr>
        <w:pStyle w:val="BulletPACKT"/>
        <w:rPr>
          <w:lang w:val="en-GB"/>
        </w:rPr>
      </w:pPr>
      <w:r>
        <w:rPr>
          <w:lang w:val="en-GB"/>
        </w:rPr>
        <w:t xml:space="preserve">You have not synchronized time on the DC holding the PDC emulator FSMO role with some reliable external source. This issue means that time on your hosts could "wander" from real-world time, possibly leading to problems later on. See </w:t>
      </w:r>
      <w:r w:rsidRPr="00F6023D">
        <w:rPr>
          <w:rStyle w:val="URLPACKTChar"/>
        </w:rPr>
        <w:t>https://blogs.msmvps.com/acefekay/tag/pdc-emulator-time-configuration</w:t>
      </w:r>
      <w:r>
        <w:rPr>
          <w:lang w:val="en-GB"/>
        </w:rPr>
        <w:t xml:space="preserve"> for more information on configuring your DCs with a reliable time source.</w:t>
      </w:r>
    </w:p>
    <w:p w14:paraId="49B7FD18" w14:textId="6864BF98" w:rsidR="00F6023D" w:rsidRDefault="00F6023D" w:rsidP="00F6023D">
      <w:pPr>
        <w:pStyle w:val="BulletPACKT"/>
        <w:rPr>
          <w:lang w:val="en-GB"/>
        </w:rPr>
      </w:pPr>
      <w:r>
        <w:rPr>
          <w:lang w:val="en-GB"/>
        </w:rPr>
        <w:t xml:space="preserve">You have not backed up your AD environment. Even with multiple DCs, </w:t>
      </w:r>
      <w:r w:rsidR="008C43E6">
        <w:rPr>
          <w:lang w:val="en-GB"/>
        </w:rPr>
        <w:t>performing regular backups is best practice</w:t>
      </w:r>
      <w:r>
        <w:rPr>
          <w:lang w:val="en-GB"/>
        </w:rPr>
        <w:t xml:space="preserve">. See </w:t>
      </w:r>
      <w:r w:rsidRPr="00F6023D">
        <w:rPr>
          <w:rStyle w:val="URLPACKTChar"/>
        </w:rPr>
        <w:t>https://docs.microsoft.com/en-us/windows/win32/ad/backing-up-and-restoring-an-active-directory-server</w:t>
      </w:r>
      <w:r>
        <w:rPr>
          <w:lang w:val="en-GB"/>
        </w:rPr>
        <w:t xml:space="preserve"> for more information on backing up, and restoring, a DC.</w:t>
      </w:r>
    </w:p>
    <w:p w14:paraId="32755A6F" w14:textId="77777777" w:rsidR="00F6023D" w:rsidRDefault="00F6023D" w:rsidP="00F6023D">
      <w:pPr>
        <w:pStyle w:val="BulletEndPACKT"/>
        <w:rPr>
          <w:lang w:val="en-GB"/>
        </w:rPr>
      </w:pPr>
      <w:r w:rsidRPr="008E6FE5">
        <w:rPr>
          <w:rStyle w:val="CodeInTextPACKT"/>
        </w:rPr>
        <w:t>DC1</w:t>
      </w:r>
      <w:r>
        <w:rPr>
          <w:lang w:val="en-GB"/>
        </w:rPr>
        <w:t xml:space="preserve"> is a DC you are running in a VM. While Microsoft supports such a deployment, there are some best practices you should adhere to to ensure the reliable running of your AD service. See </w:t>
      </w:r>
      <w:r w:rsidRPr="00F6023D">
        <w:rPr>
          <w:rStyle w:val="URLPACKTChar"/>
        </w:rPr>
        <w:t>https://docs.microsoft.com/windows-server/identity/ad-ds/get-started/virtual-dc/virtualized-domain-controllers-hyper-v</w:t>
      </w:r>
      <w:r>
        <w:rPr>
          <w:lang w:val="en-GB"/>
        </w:rPr>
        <w:t xml:space="preserve"> for more details on virtualizing DCs using Hyper-V.</w:t>
      </w:r>
    </w:p>
    <w:p w14:paraId="5B1B308F" w14:textId="2F982F21" w:rsidR="00F6023D" w:rsidRPr="0008156F" w:rsidRDefault="00F6023D" w:rsidP="00F6023D">
      <w:pPr>
        <w:pStyle w:val="NormalPACKT"/>
        <w:rPr>
          <w:lang w:val="en-GB"/>
        </w:rPr>
      </w:pPr>
      <w:r>
        <w:rPr>
          <w:lang w:val="en-GB"/>
        </w:rPr>
        <w:t xml:space="preserve">For a test environment, these issues are inconsequential, and you can probably ignore them. If you are using Hyper-V for test VMs, you can configure Hyper-V to update the VMs' local time, at least for the DCs you run in a VM. </w:t>
      </w:r>
      <w:r w:rsidR="005302E9">
        <w:rPr>
          <w:lang w:val="en-GB"/>
        </w:rPr>
        <w:t>A backup of your AD is unnecessary in a test environment</w:t>
      </w:r>
      <w:r>
        <w:rPr>
          <w:lang w:val="en-GB"/>
        </w:rPr>
        <w:t xml:space="preserve">. And running a </w:t>
      </w:r>
      <w:r>
        <w:rPr>
          <w:lang w:val="en-GB"/>
        </w:rPr>
        <w:lastRenderedPageBreak/>
        <w:t>domain controller in a Hyper-V, at least for a testing environment, is not an issue with the latest, supported Windows Server versions.</w:t>
      </w:r>
    </w:p>
    <w:p w14:paraId="320754A7" w14:textId="6C409D45" w:rsidR="006917F8" w:rsidRDefault="00DF438D" w:rsidP="006917F8">
      <w:pPr>
        <w:pStyle w:val="Heading1"/>
        <w:tabs>
          <w:tab w:val="left" w:pos="0"/>
        </w:tabs>
      </w:pPr>
      <w:r>
        <w:t>Exploring PowerShell script debugging</w:t>
      </w:r>
    </w:p>
    <w:p w14:paraId="3DDE174C" w14:textId="4418517E" w:rsidR="005302E9" w:rsidRDefault="005302E9" w:rsidP="005302E9">
      <w:pPr>
        <w:pStyle w:val="NormalPACKT"/>
      </w:pPr>
      <w:r>
        <w:t xml:space="preserve">PowerShell 7, as well as Windows PowerShell, contains some great debugging features. You use these debugging tools </w:t>
      </w:r>
      <w:r w:rsidRPr="004D1A89">
        <w:t xml:space="preserve">to find and remove errors in your scripts. </w:t>
      </w:r>
      <w:r>
        <w:t xml:space="preserve">You can </w:t>
      </w:r>
      <w:r w:rsidRPr="004D1A89">
        <w:t>set breakpoints in a script</w:t>
      </w:r>
      <w:r>
        <w:t xml:space="preserve">. When you run the </w:t>
      </w:r>
      <w:r w:rsidRPr="004D1A89">
        <w:t xml:space="preserve">script, PowerShell stops execution </w:t>
      </w:r>
      <w:r>
        <w:t>at the brea</w:t>
      </w:r>
      <w:r w:rsidRPr="004D1A89">
        <w:t>kpoint.</w:t>
      </w:r>
      <w:r>
        <w:t xml:space="preserve"> You can set a breakpoint to </w:t>
      </w:r>
      <w:r w:rsidRPr="004D1A89">
        <w:t xml:space="preserve">stop </w:t>
      </w:r>
      <w:r>
        <w:t xml:space="preserve">at a particular line in the script, </w:t>
      </w:r>
      <w:r w:rsidRPr="004D1A89">
        <w:t xml:space="preserve">any time </w:t>
      </w:r>
      <w:r>
        <w:t>the</w:t>
      </w:r>
      <w:r w:rsidRPr="004D1A89">
        <w:t xml:space="preserve"> script </w:t>
      </w:r>
      <w:r>
        <w:t xml:space="preserve">reads or </w:t>
      </w:r>
      <w:r w:rsidRPr="004D1A89">
        <w:t xml:space="preserve">writes </w:t>
      </w:r>
      <w:r>
        <w:t>a PowerShell v</w:t>
      </w:r>
      <w:r w:rsidRPr="004D1A89">
        <w:t>ariable</w:t>
      </w:r>
      <w:r>
        <w:t xml:space="preserve">, or any time PowerShell calls a named cmdlet. </w:t>
      </w:r>
    </w:p>
    <w:p w14:paraId="0C30A02B" w14:textId="2190D24C" w:rsidR="005302E9" w:rsidRDefault="005302E9" w:rsidP="005302E9">
      <w:pPr>
        <w:pStyle w:val="NormalPACKT"/>
      </w:pPr>
      <w:r>
        <w:t xml:space="preserve">When PowerShell encounters a breakpoint, it </w:t>
      </w:r>
      <w:r w:rsidRPr="004D1A89">
        <w:t xml:space="preserve">suspends processing </w:t>
      </w:r>
      <w:r>
        <w:t xml:space="preserve">and </w:t>
      </w:r>
      <w:r w:rsidRPr="004D1A89">
        <w:t>presents you with a debugging prompt, as you see in th</w:t>
      </w:r>
      <w:r>
        <w:t>is</w:t>
      </w:r>
      <w:r w:rsidRPr="004D1A89">
        <w:t xml:space="preserve"> recipe. You can then examine the results</w:t>
      </w:r>
      <w:r>
        <w:t xml:space="preserve"> that your script has produced. When you hit a breakpoint, PowerShell enters a debug terminal from which you can </w:t>
      </w:r>
      <w:r w:rsidRPr="004D1A89">
        <w:t>run additional commands</w:t>
      </w:r>
      <w:r>
        <w:t>. This helps</w:t>
      </w:r>
      <w:r w:rsidRPr="004D1A89">
        <w:t xml:space="preserve"> to ensure your script produces the output and results you expect. If your script adds a user to the AD and then performs an action on that user (adding the user to a group, for example)</w:t>
      </w:r>
      <w:r>
        <w:t xml:space="preserve">. You </w:t>
      </w:r>
      <w:r w:rsidRPr="004D1A89">
        <w:t xml:space="preserve">could stop the script just after the </w:t>
      </w:r>
      <w:r w:rsidRPr="00B27D67">
        <w:rPr>
          <w:rStyle w:val="CodeInTextPACKT"/>
        </w:rPr>
        <w:t>Add</w:t>
      </w:r>
      <w:r w:rsidRPr="00B27D67">
        <w:rPr>
          <w:rStyle w:val="CodeInTextPACKT"/>
        </w:rPr>
        <w:noBreakHyphen/>
        <w:t>ADUser</w:t>
      </w:r>
      <w:r w:rsidRPr="004D1A89">
        <w:t xml:space="preserve"> command completes. </w:t>
      </w:r>
      <w:r>
        <w:t>You could then</w:t>
      </w:r>
      <w:r w:rsidRPr="004D1A89">
        <w:t xml:space="preserve"> use</w:t>
      </w:r>
      <w:r>
        <w:t xml:space="preserve"> </w:t>
      </w:r>
      <w:r w:rsidRPr="0035274B">
        <w:rPr>
          <w:rStyle w:val="CodeInTextPACKT"/>
        </w:rPr>
        <w:t>Get-AdUser</w:t>
      </w:r>
      <w:r w:rsidRPr="004D1A89">
        <w:t xml:space="preserve"> or other commands to check whether your script has added the user as you expected. You can then use the </w:t>
      </w:r>
      <w:r>
        <w:rPr>
          <w:rStyle w:val="CodeInTextPACKT"/>
        </w:rPr>
        <w:t>c</w:t>
      </w:r>
      <w:r w:rsidRPr="008F2006">
        <w:rPr>
          <w:rStyle w:val="CodeInTextPACKT"/>
        </w:rPr>
        <w:t>ontinue</w:t>
      </w:r>
      <w:r w:rsidRPr="004D1A89">
        <w:t xml:space="preserve"> statement to resume your script. PowerShell then resumes running your script until it either completes or hits another breakpoint.</w:t>
      </w:r>
    </w:p>
    <w:p w14:paraId="05DE57E1" w14:textId="77777777" w:rsidR="005302E9" w:rsidRPr="005302E9" w:rsidRDefault="005302E9" w:rsidP="005302E9">
      <w:pPr>
        <w:pStyle w:val="NormalPACKT"/>
      </w:pPr>
    </w:p>
    <w:p w14:paraId="5E474842" w14:textId="184FDB23" w:rsidR="006917F8" w:rsidRDefault="006917F8" w:rsidP="006917F8">
      <w:pPr>
        <w:pStyle w:val="Heading2"/>
        <w:tabs>
          <w:tab w:val="left" w:pos="0"/>
        </w:tabs>
      </w:pPr>
      <w:r>
        <w:t>Getting ready</w:t>
      </w:r>
    </w:p>
    <w:p w14:paraId="4A9685E9" w14:textId="5BCA19FC" w:rsidR="00BC4D56" w:rsidRPr="00BC4D56" w:rsidRDefault="005302E9" w:rsidP="00BC4D56">
      <w:pPr>
        <w:pStyle w:val="NormalPACKT"/>
        <w:rPr>
          <w:lang w:val="en-GB"/>
        </w:rPr>
      </w:pPr>
      <w:r>
        <w:rPr>
          <w:lang w:val="en-GB"/>
        </w:rPr>
        <w:t xml:space="preserve">This recipe uses </w:t>
      </w:r>
      <w:r>
        <w:rPr>
          <w:rStyle w:val="CodeInTextPACKT"/>
        </w:rPr>
        <w:t>SRV1</w:t>
      </w:r>
      <w:r>
        <w:rPr>
          <w:lang w:val="en-GB"/>
        </w:rPr>
        <w:t xml:space="preserve">, a domain-joined host controller in the </w:t>
      </w:r>
      <w:commentRangeStart w:id="66"/>
      <w:r w:rsidRPr="008F335A">
        <w:rPr>
          <w:rStyle w:val="CodeInTextPACKT"/>
          <w:rPrChange w:id="67" w:author="Thomas Lee" w:date="2022-12-15T14:39:00Z">
            <w:rPr>
              <w:lang w:val="en-GB"/>
            </w:rPr>
          </w:rPrChange>
        </w:rPr>
        <w:t>Reskit.Org</w:t>
      </w:r>
      <w:r>
        <w:rPr>
          <w:lang w:val="en-GB"/>
        </w:rPr>
        <w:t xml:space="preserve"> </w:t>
      </w:r>
      <w:commentRangeEnd w:id="66"/>
      <w:r w:rsidR="003C2269">
        <w:rPr>
          <w:rStyle w:val="CommentReference"/>
          <w:rFonts w:ascii="Arial" w:hAnsi="Arial" w:cs="Arial"/>
          <w:bCs/>
        </w:rPr>
        <w:commentReference w:id="66"/>
      </w:r>
      <w:r>
        <w:rPr>
          <w:lang w:val="en-GB"/>
        </w:rPr>
        <w:t xml:space="preserve">domain. You have installed PowerShell 7 and </w:t>
      </w:r>
      <w:commentRangeStart w:id="68"/>
      <w:commentRangeStart w:id="69"/>
      <w:del w:id="70" w:author="Thomas Lee" w:date="2022-12-15T14:40:00Z">
        <w:r w:rsidDel="008F335A">
          <w:rPr>
            <w:lang w:val="en-GB"/>
          </w:rPr>
          <w:delText>VS Code</w:delText>
        </w:r>
        <w:commentRangeEnd w:id="68"/>
        <w:r w:rsidR="00367454" w:rsidDel="008F335A">
          <w:rPr>
            <w:rStyle w:val="CommentReference"/>
            <w:rFonts w:ascii="Arial" w:hAnsi="Arial" w:cs="Arial"/>
            <w:bCs/>
          </w:rPr>
          <w:commentReference w:id="68"/>
        </w:r>
      </w:del>
      <w:commentRangeEnd w:id="69"/>
      <w:r w:rsidR="008F335A">
        <w:rPr>
          <w:rStyle w:val="CommentReference"/>
          <w:rFonts w:ascii="Arial" w:hAnsi="Arial" w:cs="Arial"/>
          <w:bCs/>
        </w:rPr>
        <w:commentReference w:id="69"/>
      </w:r>
      <w:del w:id="71" w:author="Thomas Lee" w:date="2022-12-15T14:40:00Z">
        <w:r w:rsidDel="008F335A">
          <w:rPr>
            <w:lang w:val="en-GB"/>
          </w:rPr>
          <w:delText xml:space="preserve"> </w:delText>
        </w:r>
      </w:del>
      <w:r>
        <w:rPr>
          <w:lang w:val="en-GB"/>
        </w:rPr>
        <w:t>on this host</w:t>
      </w:r>
      <w:r w:rsidR="00794C20">
        <w:rPr>
          <w:lang w:val="en-GB"/>
        </w:rPr>
        <w:t>. You run this script from the PowerShell console.</w:t>
      </w:r>
    </w:p>
    <w:p w14:paraId="6FABF1A7" w14:textId="0B9C1E54" w:rsidR="006917F8" w:rsidRDefault="006917F8" w:rsidP="006917F8">
      <w:pPr>
        <w:pStyle w:val="Heading2"/>
        <w:tabs>
          <w:tab w:val="left" w:pos="0"/>
        </w:tabs>
      </w:pPr>
      <w:r>
        <w:t>How to do it...</w:t>
      </w:r>
    </w:p>
    <w:p w14:paraId="35996EEF" w14:textId="5D77BDAD" w:rsidR="00BC4D56" w:rsidRPr="005302E9" w:rsidRDefault="00BC4D56" w:rsidP="005302E9">
      <w:pPr>
        <w:pStyle w:val="NumberedBulletPACKT"/>
        <w:numPr>
          <w:ilvl w:val="0"/>
          <w:numId w:val="33"/>
        </w:numPr>
        <w:rPr>
          <w:color w:val="000000"/>
          <w:lang w:val="en-GB" w:eastAsia="en-GB"/>
        </w:rPr>
      </w:pPr>
      <w:r w:rsidRPr="005302E9">
        <w:rPr>
          <w:lang w:val="en-GB" w:eastAsia="en-GB"/>
        </w:rPr>
        <w:t>Creating a script to debug</w:t>
      </w:r>
    </w:p>
    <w:p w14:paraId="05520ECD" w14:textId="77777777" w:rsidR="005302E9" w:rsidRPr="005302E9" w:rsidRDefault="005302E9" w:rsidP="005A75C7">
      <w:pPr>
        <w:pStyle w:val="CodePACKT"/>
      </w:pPr>
    </w:p>
    <w:p w14:paraId="5A419892" w14:textId="3F003084" w:rsidR="00BC4D56" w:rsidRPr="005302E9" w:rsidRDefault="00BC4D56" w:rsidP="005A75C7">
      <w:pPr>
        <w:pStyle w:val="CodePACKT"/>
      </w:pPr>
      <w:r w:rsidRPr="005302E9">
        <w:t>$Script = @'</w:t>
      </w:r>
    </w:p>
    <w:p w14:paraId="2186F966" w14:textId="77777777" w:rsidR="00BC4D56" w:rsidRPr="005302E9" w:rsidRDefault="00BC4D56" w:rsidP="005A75C7">
      <w:pPr>
        <w:pStyle w:val="CodePACKT"/>
      </w:pPr>
      <w:r w:rsidRPr="005302E9">
        <w:t># Script to illustrate breakpoints</w:t>
      </w:r>
    </w:p>
    <w:p w14:paraId="521A8828" w14:textId="77777777" w:rsidR="00BC4D56" w:rsidRPr="005302E9" w:rsidRDefault="00BC4D56" w:rsidP="005A75C7">
      <w:pPr>
        <w:pStyle w:val="CodePACKT"/>
      </w:pPr>
      <w:r w:rsidRPr="005302E9">
        <w:t>Function Get-Foo1 {</w:t>
      </w:r>
    </w:p>
    <w:p w14:paraId="5EE65905" w14:textId="77777777" w:rsidR="00BC4D56" w:rsidRPr="005302E9" w:rsidRDefault="00BC4D56" w:rsidP="005A75C7">
      <w:pPr>
        <w:pStyle w:val="CodePACKT"/>
      </w:pPr>
      <w:r w:rsidRPr="005302E9">
        <w:t>  param ($J)</w:t>
      </w:r>
    </w:p>
    <w:p w14:paraId="45F203A3" w14:textId="77777777" w:rsidR="00BC4D56" w:rsidRPr="005302E9" w:rsidRDefault="00BC4D56" w:rsidP="005A75C7">
      <w:pPr>
        <w:pStyle w:val="CodePACKT"/>
      </w:pPr>
      <w:r w:rsidRPr="005302E9">
        <w:t>  $K = $J*2           # NB: line 4</w:t>
      </w:r>
    </w:p>
    <w:p w14:paraId="7082507D" w14:textId="77777777" w:rsidR="00BC4D56" w:rsidRPr="005302E9" w:rsidRDefault="00BC4D56" w:rsidP="005A75C7">
      <w:pPr>
        <w:pStyle w:val="CodePACKT"/>
      </w:pPr>
      <w:r w:rsidRPr="005302E9">
        <w:t>  $M = $K             # NB: $M written to</w:t>
      </w:r>
    </w:p>
    <w:p w14:paraId="5256C82A" w14:textId="77777777" w:rsidR="00BC4D56" w:rsidRPr="005302E9" w:rsidRDefault="00BC4D56" w:rsidP="005A75C7">
      <w:pPr>
        <w:pStyle w:val="CodePACKT"/>
      </w:pPr>
      <w:r w:rsidRPr="005302E9">
        <w:t>  $M</w:t>
      </w:r>
    </w:p>
    <w:p w14:paraId="6649DDBB" w14:textId="77777777" w:rsidR="00BC4D56" w:rsidRPr="005302E9" w:rsidRDefault="00BC4D56" w:rsidP="005A75C7">
      <w:pPr>
        <w:pStyle w:val="CodePACKT"/>
      </w:pPr>
      <w:r w:rsidRPr="005302E9">
        <w:t>  $BIOS = Get-CimInstance -Class Win32_Bios</w:t>
      </w:r>
    </w:p>
    <w:p w14:paraId="3ACC2D0B" w14:textId="77777777" w:rsidR="00BC4D56" w:rsidRPr="005302E9" w:rsidRDefault="00BC4D56" w:rsidP="005A75C7">
      <w:pPr>
        <w:pStyle w:val="CodePACKT"/>
      </w:pPr>
      <w:r w:rsidRPr="005302E9">
        <w:t>}</w:t>
      </w:r>
    </w:p>
    <w:p w14:paraId="45E8DE3B" w14:textId="77777777" w:rsidR="00BC4D56" w:rsidRPr="005302E9" w:rsidRDefault="00BC4D56" w:rsidP="005A75C7">
      <w:pPr>
        <w:pStyle w:val="CodePACKT"/>
      </w:pPr>
      <w:r w:rsidRPr="005302E9">
        <w:t>Function Get-Foo {</w:t>
      </w:r>
    </w:p>
    <w:p w14:paraId="11A2521B" w14:textId="77777777" w:rsidR="00BC4D56" w:rsidRPr="005302E9" w:rsidRDefault="00BC4D56" w:rsidP="005A75C7">
      <w:pPr>
        <w:pStyle w:val="CodePACKT"/>
      </w:pPr>
      <w:r w:rsidRPr="005302E9">
        <w:t>  param ($I)</w:t>
      </w:r>
    </w:p>
    <w:p w14:paraId="1B349307" w14:textId="77777777" w:rsidR="00BC4D56" w:rsidRPr="005302E9" w:rsidRDefault="00BC4D56" w:rsidP="005A75C7">
      <w:pPr>
        <w:pStyle w:val="CodePACKT"/>
      </w:pPr>
      <w:r w:rsidRPr="005302E9">
        <w:t>  (Get-Foo1 $I)      # Uses Get-Foo1</w:t>
      </w:r>
    </w:p>
    <w:p w14:paraId="4AF93661" w14:textId="77777777" w:rsidR="00BC4D56" w:rsidRPr="005302E9" w:rsidRDefault="00BC4D56" w:rsidP="005A75C7">
      <w:pPr>
        <w:pStyle w:val="CodePACKT"/>
      </w:pPr>
      <w:r w:rsidRPr="005302E9">
        <w:t>}</w:t>
      </w:r>
    </w:p>
    <w:p w14:paraId="55A801FA" w14:textId="77777777" w:rsidR="00BC4D56" w:rsidRPr="005302E9" w:rsidRDefault="00BC4D56" w:rsidP="005A75C7">
      <w:pPr>
        <w:pStyle w:val="CodePACKT"/>
      </w:pPr>
      <w:r w:rsidRPr="005302E9">
        <w:t xml:space="preserve">Function Get-Bar { </w:t>
      </w:r>
    </w:p>
    <w:p w14:paraId="2960AC63" w14:textId="77777777" w:rsidR="00BC4D56" w:rsidRPr="005302E9" w:rsidRDefault="00BC4D56" w:rsidP="005A75C7">
      <w:pPr>
        <w:pStyle w:val="CodePACKT"/>
      </w:pPr>
      <w:r w:rsidRPr="005302E9">
        <w:t>  Get-Foo (21)}</w:t>
      </w:r>
    </w:p>
    <w:p w14:paraId="7CC22043" w14:textId="77777777" w:rsidR="00BC4D56" w:rsidRPr="005302E9" w:rsidRDefault="00BC4D56" w:rsidP="005A75C7">
      <w:pPr>
        <w:pStyle w:val="CodePACKT"/>
      </w:pPr>
      <w:r w:rsidRPr="005302E9">
        <w:t># Start of ACTUAL script</w:t>
      </w:r>
    </w:p>
    <w:p w14:paraId="3E5CA36D" w14:textId="77777777" w:rsidR="00BC4D56" w:rsidRPr="005302E9" w:rsidRDefault="00BC4D56" w:rsidP="005A75C7">
      <w:pPr>
        <w:pStyle w:val="CodePACKT"/>
      </w:pPr>
      <w:r w:rsidRPr="005302E9">
        <w:t>  "In Breakpoint.ps1"</w:t>
      </w:r>
    </w:p>
    <w:p w14:paraId="02F65475" w14:textId="77777777" w:rsidR="00BC4D56" w:rsidRPr="005302E9" w:rsidRDefault="00BC4D56" w:rsidP="005A75C7">
      <w:pPr>
        <w:pStyle w:val="CodePACKT"/>
      </w:pPr>
      <w:r w:rsidRPr="005302E9">
        <w:t>  "Calculating Bar as [{0}]" -f (Get-Bar)</w:t>
      </w:r>
    </w:p>
    <w:p w14:paraId="3F12C766" w14:textId="77777777" w:rsidR="00BC4D56" w:rsidRPr="005302E9" w:rsidRDefault="00BC4D56" w:rsidP="005A75C7">
      <w:pPr>
        <w:pStyle w:val="CodePACKT"/>
      </w:pPr>
      <w:r w:rsidRPr="005302E9">
        <w:t>'@</w:t>
      </w:r>
    </w:p>
    <w:p w14:paraId="4E78650E" w14:textId="77777777" w:rsidR="00BC4D56" w:rsidRPr="005302E9" w:rsidRDefault="00BC4D56" w:rsidP="005A75C7">
      <w:pPr>
        <w:pStyle w:val="CodePACKT"/>
      </w:pPr>
    </w:p>
    <w:p w14:paraId="7BC9A220" w14:textId="3250898F" w:rsidR="00BC4D56" w:rsidRPr="00BC4D56" w:rsidRDefault="00BC4D56" w:rsidP="005302E9">
      <w:pPr>
        <w:pStyle w:val="NumberedBulletPACKT"/>
        <w:rPr>
          <w:color w:val="000000"/>
          <w:lang w:val="en-GB" w:eastAsia="en-GB"/>
        </w:rPr>
      </w:pPr>
      <w:r w:rsidRPr="00BC4D56">
        <w:rPr>
          <w:lang w:val="en-GB" w:eastAsia="en-GB"/>
        </w:rPr>
        <w:t>Saving the script</w:t>
      </w:r>
    </w:p>
    <w:p w14:paraId="4B3C596D" w14:textId="77777777" w:rsidR="005302E9" w:rsidRPr="005302E9" w:rsidRDefault="005302E9" w:rsidP="005A75C7">
      <w:pPr>
        <w:pStyle w:val="CodePACKT"/>
      </w:pPr>
    </w:p>
    <w:p w14:paraId="015D8FE1" w14:textId="14B3A7E3" w:rsidR="00BC4D56" w:rsidRPr="005302E9" w:rsidRDefault="00BC4D56" w:rsidP="005A75C7">
      <w:pPr>
        <w:pStyle w:val="CodePACKT"/>
      </w:pPr>
      <w:r w:rsidRPr="005302E9">
        <w:t>$FileName = 'C:\Foo\Breakpoint.ps1'</w:t>
      </w:r>
    </w:p>
    <w:p w14:paraId="7D654DBA" w14:textId="77777777" w:rsidR="00BC4D56" w:rsidRPr="005302E9" w:rsidRDefault="00BC4D56" w:rsidP="005A75C7">
      <w:pPr>
        <w:pStyle w:val="CodePACKT"/>
      </w:pPr>
      <w:r w:rsidRPr="005302E9">
        <w:t>$Script| Out-File -FilePath $FileName</w:t>
      </w:r>
    </w:p>
    <w:p w14:paraId="3263D21B" w14:textId="77777777" w:rsidR="00BC4D56" w:rsidRPr="005302E9" w:rsidRDefault="00BC4D56" w:rsidP="005A75C7">
      <w:pPr>
        <w:pStyle w:val="CodePACKT"/>
      </w:pPr>
    </w:p>
    <w:p w14:paraId="3A802CA7" w14:textId="4853A070" w:rsidR="00BC4D56" w:rsidRPr="00BC4D56" w:rsidRDefault="00BC4D56" w:rsidP="005302E9">
      <w:pPr>
        <w:pStyle w:val="NumberedBulletPACKT"/>
        <w:rPr>
          <w:color w:val="000000"/>
          <w:lang w:val="en-GB" w:eastAsia="en-GB"/>
        </w:rPr>
      </w:pPr>
      <w:r w:rsidRPr="00BC4D56">
        <w:rPr>
          <w:lang w:val="en-GB" w:eastAsia="en-GB"/>
        </w:rPr>
        <w:lastRenderedPageBreak/>
        <w:t>Executing the script</w:t>
      </w:r>
    </w:p>
    <w:p w14:paraId="6FA91A18" w14:textId="77777777" w:rsidR="005302E9" w:rsidRPr="005302E9" w:rsidRDefault="005302E9" w:rsidP="005A75C7">
      <w:pPr>
        <w:pStyle w:val="CodePACKT"/>
      </w:pPr>
    </w:p>
    <w:p w14:paraId="623DCA26" w14:textId="37AFD5C8" w:rsidR="00BC4D56" w:rsidRPr="005302E9" w:rsidRDefault="00BC4D56" w:rsidP="005A75C7">
      <w:pPr>
        <w:pStyle w:val="CodePACKT"/>
      </w:pPr>
      <w:r w:rsidRPr="005302E9">
        <w:t>&amp; $FileName</w:t>
      </w:r>
    </w:p>
    <w:p w14:paraId="7780F895" w14:textId="77777777" w:rsidR="00BC4D56" w:rsidRPr="005302E9" w:rsidRDefault="00BC4D56" w:rsidP="005A75C7">
      <w:pPr>
        <w:pStyle w:val="CodePACKT"/>
      </w:pPr>
    </w:p>
    <w:p w14:paraId="29CD51BC" w14:textId="1953F572" w:rsidR="00BC4D56" w:rsidRPr="00BC4D56" w:rsidRDefault="00BC4D56" w:rsidP="005302E9">
      <w:pPr>
        <w:pStyle w:val="NumberedBulletPACKT"/>
        <w:rPr>
          <w:color w:val="000000"/>
          <w:lang w:val="en-GB" w:eastAsia="en-GB"/>
        </w:rPr>
      </w:pPr>
      <w:r w:rsidRPr="00BC4D56">
        <w:rPr>
          <w:lang w:val="en-GB" w:eastAsia="en-GB"/>
        </w:rPr>
        <w:t>Adding a breakpoint at a line in the script</w:t>
      </w:r>
    </w:p>
    <w:p w14:paraId="02A275B0" w14:textId="77777777" w:rsidR="005302E9" w:rsidRPr="005302E9" w:rsidRDefault="005302E9" w:rsidP="005A75C7">
      <w:pPr>
        <w:pStyle w:val="CodePACKT"/>
      </w:pPr>
    </w:p>
    <w:p w14:paraId="44C55876" w14:textId="0E162552" w:rsidR="00BC4D56" w:rsidRPr="005302E9" w:rsidRDefault="00BC4D56" w:rsidP="005A75C7">
      <w:pPr>
        <w:pStyle w:val="CodePACKT"/>
      </w:pPr>
      <w:r w:rsidRPr="005302E9">
        <w:t>Set-PSBreakpoint -Script $FileName -Line 4 |  # breaks at line 4</w:t>
      </w:r>
    </w:p>
    <w:p w14:paraId="61DF856D" w14:textId="77777777" w:rsidR="00BC4D56" w:rsidRPr="005302E9" w:rsidRDefault="00BC4D56" w:rsidP="005A75C7">
      <w:pPr>
        <w:pStyle w:val="CodePACKT"/>
      </w:pPr>
      <w:r w:rsidRPr="005302E9">
        <w:t>    Out-Null</w:t>
      </w:r>
    </w:p>
    <w:p w14:paraId="570E8947" w14:textId="77777777" w:rsidR="00BC4D56" w:rsidRPr="00BC4D56" w:rsidRDefault="00BC4D56" w:rsidP="005A75C7">
      <w:pPr>
        <w:pStyle w:val="CodePACKT"/>
      </w:pPr>
      <w:r w:rsidRPr="005302E9">
        <w:t> </w:t>
      </w:r>
      <w:r w:rsidRPr="00BC4D56">
        <w:t xml:space="preserve">   </w:t>
      </w:r>
    </w:p>
    <w:p w14:paraId="63B54B19" w14:textId="47964710" w:rsidR="00BC4D56" w:rsidRPr="00BC4D56" w:rsidRDefault="00BC4D56" w:rsidP="005302E9">
      <w:pPr>
        <w:pStyle w:val="NumberedBulletPACKT"/>
        <w:rPr>
          <w:color w:val="000000"/>
          <w:lang w:val="en-GB" w:eastAsia="en-GB"/>
        </w:rPr>
      </w:pPr>
      <w:r w:rsidRPr="00BC4D56">
        <w:rPr>
          <w:lang w:val="en-GB" w:eastAsia="en-GB"/>
        </w:rPr>
        <w:t>Adding a breakpoint on the script using a specific command</w:t>
      </w:r>
    </w:p>
    <w:p w14:paraId="6751A5CF" w14:textId="77777777" w:rsidR="005302E9" w:rsidRPr="005302E9" w:rsidRDefault="005302E9" w:rsidP="005A75C7">
      <w:pPr>
        <w:pStyle w:val="CodePACKT"/>
      </w:pPr>
    </w:p>
    <w:p w14:paraId="3D0EE3E9" w14:textId="140A39A2" w:rsidR="00BC4D56" w:rsidRPr="005302E9" w:rsidRDefault="00BC4D56" w:rsidP="005A75C7">
      <w:pPr>
        <w:pStyle w:val="CodePACKT"/>
      </w:pPr>
      <w:r w:rsidRPr="005302E9">
        <w:t>Set-PSBreakpoint -Script $FileName -Command "Get-CimInstance" |</w:t>
      </w:r>
    </w:p>
    <w:p w14:paraId="7F4A35B6" w14:textId="77777777" w:rsidR="00BC4D56" w:rsidRPr="005302E9" w:rsidRDefault="00BC4D56" w:rsidP="005A75C7">
      <w:pPr>
        <w:pStyle w:val="CodePACKT"/>
      </w:pPr>
      <w:r w:rsidRPr="005302E9">
        <w:t>  Out-Null</w:t>
      </w:r>
    </w:p>
    <w:p w14:paraId="5CFB7FAD" w14:textId="77777777" w:rsidR="00BC4D56" w:rsidRPr="005302E9" w:rsidRDefault="00BC4D56" w:rsidP="005A75C7">
      <w:pPr>
        <w:pStyle w:val="CodePACKT"/>
      </w:pPr>
    </w:p>
    <w:p w14:paraId="375DF3BA" w14:textId="0F01E712" w:rsidR="00BC4D56" w:rsidRPr="00BC4D56" w:rsidRDefault="00BC4D56" w:rsidP="005302E9">
      <w:pPr>
        <w:pStyle w:val="NumberedBulletPACKT"/>
        <w:rPr>
          <w:color w:val="000000"/>
          <w:lang w:val="en-GB" w:eastAsia="en-GB"/>
        </w:rPr>
      </w:pPr>
      <w:r w:rsidRPr="00BC4D56">
        <w:rPr>
          <w:lang w:val="en-GB" w:eastAsia="en-GB"/>
        </w:rPr>
        <w:t>Adding a breakpoint when the script writes to $M</w:t>
      </w:r>
    </w:p>
    <w:p w14:paraId="4750547B" w14:textId="77777777" w:rsidR="005302E9" w:rsidRPr="005302E9" w:rsidRDefault="005302E9" w:rsidP="005A75C7">
      <w:pPr>
        <w:pStyle w:val="CodePACKT"/>
      </w:pPr>
    </w:p>
    <w:p w14:paraId="2A5C0548" w14:textId="167CA846" w:rsidR="00BC4D56" w:rsidRPr="005302E9" w:rsidRDefault="00BC4D56" w:rsidP="005A75C7">
      <w:pPr>
        <w:pStyle w:val="CodePACKT"/>
      </w:pPr>
      <w:r w:rsidRPr="005302E9">
        <w:t>Set-PSBreakpoint -Script $FileName -Variable M -Mode Write |</w:t>
      </w:r>
    </w:p>
    <w:p w14:paraId="27436569" w14:textId="77777777" w:rsidR="00BC4D56" w:rsidRPr="005302E9" w:rsidRDefault="00BC4D56" w:rsidP="005A75C7">
      <w:pPr>
        <w:pStyle w:val="CodePACKT"/>
      </w:pPr>
      <w:r w:rsidRPr="005302E9">
        <w:t>  Out-Null</w:t>
      </w:r>
    </w:p>
    <w:p w14:paraId="5F964735" w14:textId="77777777" w:rsidR="00BC4D56" w:rsidRPr="005302E9" w:rsidRDefault="00BC4D56" w:rsidP="005A75C7">
      <w:pPr>
        <w:pStyle w:val="CodePACKT"/>
      </w:pPr>
    </w:p>
    <w:p w14:paraId="2336A2D5" w14:textId="4C52E88D" w:rsidR="00BC4D56" w:rsidRPr="00BC4D56" w:rsidRDefault="00BC4D56" w:rsidP="005302E9">
      <w:pPr>
        <w:pStyle w:val="NumberedBulletPACKT"/>
        <w:rPr>
          <w:color w:val="000000"/>
          <w:lang w:val="en-GB" w:eastAsia="en-GB"/>
        </w:rPr>
      </w:pPr>
      <w:r w:rsidRPr="00BC4D56">
        <w:rPr>
          <w:lang w:val="en-GB" w:eastAsia="en-GB"/>
        </w:rPr>
        <w:t>Viewing the breakpoints set in this session</w:t>
      </w:r>
    </w:p>
    <w:p w14:paraId="2231D034" w14:textId="77777777" w:rsidR="005302E9" w:rsidRPr="005302E9" w:rsidRDefault="005302E9" w:rsidP="005A75C7">
      <w:pPr>
        <w:pStyle w:val="CodePACKT"/>
      </w:pPr>
    </w:p>
    <w:p w14:paraId="02119269" w14:textId="72683122" w:rsidR="00BC4D56" w:rsidRPr="005302E9" w:rsidRDefault="00BC4D56" w:rsidP="005A75C7">
      <w:pPr>
        <w:pStyle w:val="CodePACKT"/>
      </w:pPr>
      <w:r w:rsidRPr="005302E9">
        <w:t>Get-PSBreakpoint | Format-Table -AutoSize</w:t>
      </w:r>
    </w:p>
    <w:p w14:paraId="772A6F21" w14:textId="77777777" w:rsidR="00BC4D56" w:rsidRPr="005302E9" w:rsidRDefault="00BC4D56" w:rsidP="005A75C7">
      <w:pPr>
        <w:pStyle w:val="CodePACKT"/>
      </w:pPr>
    </w:p>
    <w:p w14:paraId="31F62C8B" w14:textId="0C0E2812" w:rsidR="00BC4D56" w:rsidRPr="00BC4D56" w:rsidRDefault="00BC4D56" w:rsidP="005302E9">
      <w:pPr>
        <w:pStyle w:val="NumberedBulletPACKT"/>
        <w:rPr>
          <w:color w:val="000000"/>
          <w:lang w:val="en-GB" w:eastAsia="en-GB"/>
        </w:rPr>
      </w:pPr>
      <w:r w:rsidRPr="00BC4D56">
        <w:rPr>
          <w:lang w:val="en-GB" w:eastAsia="en-GB"/>
        </w:rPr>
        <w:t>Running the script - until the first breakpoint is hit</w:t>
      </w:r>
    </w:p>
    <w:p w14:paraId="7E77723B" w14:textId="77777777" w:rsidR="005302E9" w:rsidRPr="005302E9" w:rsidRDefault="005302E9" w:rsidP="005A75C7">
      <w:pPr>
        <w:pStyle w:val="CodePACKT"/>
        <w:rPr>
          <w:rStyle w:val="CodeInTextPACKT"/>
        </w:rPr>
      </w:pPr>
    </w:p>
    <w:p w14:paraId="4C179C19" w14:textId="578AAF64" w:rsidR="00BC4D56" w:rsidRPr="00BC4D56" w:rsidRDefault="00BC4D56" w:rsidP="005A75C7">
      <w:pPr>
        <w:pStyle w:val="CodePACKT"/>
        <w:rPr>
          <w:rStyle w:val="CodeInTextPACKT"/>
          <w:lang w:eastAsia="en-GB"/>
        </w:rPr>
      </w:pPr>
      <w:r w:rsidRPr="00BC4D56">
        <w:rPr>
          <w:rStyle w:val="CodeInTextPACKT"/>
          <w:lang w:eastAsia="en-GB"/>
        </w:rPr>
        <w:t>&amp; $FileName</w:t>
      </w:r>
    </w:p>
    <w:p w14:paraId="40CC4F7C" w14:textId="77777777" w:rsidR="00BC4D56" w:rsidRPr="00BC4D56" w:rsidRDefault="00BC4D56" w:rsidP="005A75C7">
      <w:pPr>
        <w:pStyle w:val="CodePACKT"/>
        <w:rPr>
          <w:rStyle w:val="CodeInTextPACKT"/>
          <w:lang w:eastAsia="en-GB"/>
        </w:rPr>
      </w:pPr>
    </w:p>
    <w:p w14:paraId="7912312B" w14:textId="5D761231" w:rsidR="00BC4D56" w:rsidRPr="00BC4D56" w:rsidRDefault="00BC4D56" w:rsidP="005302E9">
      <w:pPr>
        <w:pStyle w:val="NumberedBulletPACKT"/>
        <w:rPr>
          <w:color w:val="000000"/>
          <w:lang w:val="en-GB" w:eastAsia="en-GB"/>
        </w:rPr>
      </w:pPr>
      <w:r w:rsidRPr="00BC4D56">
        <w:rPr>
          <w:lang w:val="en-GB" w:eastAsia="en-GB"/>
        </w:rPr>
        <w:t>Viewing the value of $J from the debug console</w:t>
      </w:r>
    </w:p>
    <w:p w14:paraId="5DF35718" w14:textId="77777777" w:rsidR="005302E9" w:rsidRPr="005302E9" w:rsidRDefault="005302E9" w:rsidP="005A75C7">
      <w:pPr>
        <w:pStyle w:val="CodePACKT"/>
      </w:pPr>
    </w:p>
    <w:p w14:paraId="49F538C1" w14:textId="229C36E9" w:rsidR="00BC4D56" w:rsidRPr="005302E9" w:rsidRDefault="00BC4D56" w:rsidP="005A75C7">
      <w:pPr>
        <w:pStyle w:val="CodePACKT"/>
      </w:pPr>
      <w:r w:rsidRPr="005302E9">
        <w:t>$J</w:t>
      </w:r>
    </w:p>
    <w:p w14:paraId="5F8F20F3" w14:textId="77777777" w:rsidR="00BC4D56" w:rsidRPr="005302E9" w:rsidRDefault="00BC4D56" w:rsidP="005A75C7">
      <w:pPr>
        <w:pStyle w:val="CodePACKT"/>
      </w:pPr>
    </w:p>
    <w:p w14:paraId="10EFE625" w14:textId="138D96B6" w:rsidR="00BC4D56" w:rsidRPr="00BC4D56" w:rsidRDefault="00BC4D56" w:rsidP="005302E9">
      <w:pPr>
        <w:pStyle w:val="NumberedBulletPACKT"/>
        <w:rPr>
          <w:color w:val="000000"/>
          <w:lang w:val="en-GB" w:eastAsia="en-GB"/>
        </w:rPr>
      </w:pPr>
      <w:r w:rsidRPr="00BC4D56">
        <w:rPr>
          <w:lang w:val="en-GB" w:eastAsia="en-GB"/>
        </w:rPr>
        <w:t>Viewing the value of $K from the debug console</w:t>
      </w:r>
    </w:p>
    <w:p w14:paraId="04407B07" w14:textId="77777777" w:rsidR="005302E9" w:rsidRPr="005302E9" w:rsidRDefault="005302E9" w:rsidP="005A75C7">
      <w:pPr>
        <w:pStyle w:val="CodePACKT"/>
      </w:pPr>
    </w:p>
    <w:p w14:paraId="5E5CC114" w14:textId="24B30E83" w:rsidR="00BC4D56" w:rsidRPr="005302E9" w:rsidRDefault="00BC4D56" w:rsidP="005A75C7">
      <w:pPr>
        <w:pStyle w:val="CodePACKT"/>
      </w:pPr>
      <w:r w:rsidRPr="005302E9">
        <w:t>$K</w:t>
      </w:r>
    </w:p>
    <w:p w14:paraId="2767F97A" w14:textId="77777777" w:rsidR="00BC4D56" w:rsidRPr="005302E9" w:rsidRDefault="00BC4D56" w:rsidP="005A75C7">
      <w:pPr>
        <w:pStyle w:val="CodePACKT"/>
      </w:pPr>
    </w:p>
    <w:p w14:paraId="5ADA95A9" w14:textId="3442F198" w:rsidR="00BC4D56" w:rsidRPr="00BC4D56" w:rsidRDefault="00BC4D56" w:rsidP="005302E9">
      <w:pPr>
        <w:pStyle w:val="NumberedBulletPACKT"/>
        <w:rPr>
          <w:color w:val="000000"/>
          <w:lang w:val="en-GB" w:eastAsia="en-GB"/>
        </w:rPr>
      </w:pPr>
      <w:r w:rsidRPr="00BC4D56">
        <w:rPr>
          <w:lang w:val="en-GB" w:eastAsia="en-GB"/>
        </w:rPr>
        <w:t>Continuing script execution from the DBG prompt until the next breakpoint</w:t>
      </w:r>
    </w:p>
    <w:p w14:paraId="754A85BE" w14:textId="77777777" w:rsidR="005302E9" w:rsidRPr="005302E9" w:rsidRDefault="005302E9" w:rsidP="005A75C7">
      <w:pPr>
        <w:pStyle w:val="CodePACKT"/>
      </w:pPr>
    </w:p>
    <w:p w14:paraId="0EAC5428" w14:textId="718E25BC" w:rsidR="00BC4D56" w:rsidRPr="005302E9" w:rsidRDefault="00BC4D56" w:rsidP="005A75C7">
      <w:pPr>
        <w:pStyle w:val="CodePACKT"/>
      </w:pPr>
      <w:r w:rsidRPr="005302E9">
        <w:t>continue</w:t>
      </w:r>
    </w:p>
    <w:p w14:paraId="04253B42" w14:textId="77777777" w:rsidR="00BC4D56" w:rsidRPr="005302E9" w:rsidRDefault="00BC4D56" w:rsidP="005A75C7">
      <w:pPr>
        <w:pStyle w:val="CodePACKT"/>
      </w:pPr>
    </w:p>
    <w:p w14:paraId="235EF359" w14:textId="0072A78F" w:rsidR="00BC4D56" w:rsidRPr="00BC4D56" w:rsidRDefault="00BC4D56" w:rsidP="005302E9">
      <w:pPr>
        <w:pStyle w:val="NumberedBulletPACKT"/>
        <w:rPr>
          <w:color w:val="000000"/>
          <w:lang w:val="en-GB" w:eastAsia="en-GB"/>
        </w:rPr>
      </w:pPr>
      <w:r w:rsidRPr="00BC4D56">
        <w:rPr>
          <w:lang w:val="en-GB" w:eastAsia="en-GB"/>
        </w:rPr>
        <w:t>Continuin</w:t>
      </w:r>
      <w:r w:rsidR="005302E9">
        <w:rPr>
          <w:bCs/>
          <w:lang w:val="en-GB" w:eastAsia="en-GB"/>
        </w:rPr>
        <w:t>g</w:t>
      </w:r>
      <w:r w:rsidRPr="00BC4D56">
        <w:rPr>
          <w:lang w:val="en-GB" w:eastAsia="en-GB"/>
        </w:rPr>
        <w:t xml:space="preserve"> script execution until the execution of Get-CimInstance</w:t>
      </w:r>
    </w:p>
    <w:p w14:paraId="1D635E2C" w14:textId="77777777" w:rsidR="005302E9" w:rsidRDefault="005302E9" w:rsidP="005A75C7">
      <w:pPr>
        <w:pStyle w:val="CodePACKT"/>
      </w:pPr>
    </w:p>
    <w:p w14:paraId="0CAA62CB" w14:textId="4992BCD7" w:rsidR="00BC4D56" w:rsidRPr="00BC4D56" w:rsidRDefault="00BC4D56" w:rsidP="005A75C7">
      <w:pPr>
        <w:pStyle w:val="CodePACKT"/>
        <w:rPr>
          <w:color w:val="000000"/>
        </w:rPr>
      </w:pPr>
      <w:r w:rsidRPr="00BC4D56">
        <w:t>continue</w:t>
      </w:r>
    </w:p>
    <w:p w14:paraId="7F9CC7D4" w14:textId="77777777" w:rsidR="00BC4D56" w:rsidRPr="00BC4D56" w:rsidRDefault="00BC4D56" w:rsidP="005A75C7">
      <w:pPr>
        <w:pStyle w:val="CodePACKT"/>
      </w:pPr>
    </w:p>
    <w:p w14:paraId="3CAB1829" w14:textId="4EAEEEB1" w:rsidR="00BC4D56" w:rsidRPr="005302E9" w:rsidRDefault="00BC4D56" w:rsidP="005302E9">
      <w:pPr>
        <w:pStyle w:val="NumberedBulletPACKT"/>
        <w:rPr>
          <w:color w:val="000000"/>
          <w:lang w:val="en-GB" w:eastAsia="en-GB"/>
        </w:rPr>
      </w:pPr>
      <w:r w:rsidRPr="00BC4D56">
        <w:rPr>
          <w:lang w:val="en-GB" w:eastAsia="en-GB"/>
        </w:rPr>
        <w:t>Continuing script execution until the end of the script</w:t>
      </w:r>
    </w:p>
    <w:p w14:paraId="2807DDA2" w14:textId="77777777" w:rsidR="005302E9" w:rsidRPr="005302E9" w:rsidRDefault="005302E9" w:rsidP="005A75C7">
      <w:pPr>
        <w:pStyle w:val="CodePACKT"/>
      </w:pPr>
    </w:p>
    <w:p w14:paraId="7F443874" w14:textId="2A5E6D45" w:rsidR="00BC4D56" w:rsidRPr="00BC4D56" w:rsidRDefault="00BC4D56" w:rsidP="005A75C7">
      <w:pPr>
        <w:pStyle w:val="CodePACKT"/>
      </w:pPr>
      <w:r w:rsidRPr="005302E9">
        <w:t>continue</w:t>
      </w:r>
    </w:p>
    <w:p w14:paraId="3262802A" w14:textId="0A9FA5AA" w:rsidR="006917F8" w:rsidRDefault="006917F8" w:rsidP="00DF438D">
      <w:pPr>
        <w:pStyle w:val="Heading2"/>
        <w:tabs>
          <w:tab w:val="left" w:pos="0"/>
        </w:tabs>
      </w:pPr>
      <w:r>
        <w:t>How it works...</w:t>
      </w:r>
    </w:p>
    <w:p w14:paraId="26672696" w14:textId="405E09C3" w:rsidR="005302E9" w:rsidRPr="005302E9" w:rsidRDefault="005302E9" w:rsidP="005302E9">
      <w:pPr>
        <w:pStyle w:val="NormalPACKT"/>
        <w:rPr>
          <w:lang w:val="en-GB"/>
        </w:rPr>
      </w:pPr>
      <w:r w:rsidRPr="005302E9">
        <w:rPr>
          <w:lang w:val="en-GB"/>
        </w:rPr>
        <w:t xml:space="preserve">In </w:t>
      </w:r>
      <w:r w:rsidRPr="005302E9">
        <w:rPr>
          <w:rStyle w:val="ItalicsPACKT"/>
          <w:lang w:val="en-GB"/>
        </w:rPr>
        <w:t>step 1</w:t>
      </w:r>
      <w:r w:rsidRPr="005302E9">
        <w:rPr>
          <w:lang w:val="en-GB"/>
        </w:rPr>
        <w:t xml:space="preserve">, you create a script to allow you to examine PowerShell script debugging. In </w:t>
      </w:r>
      <w:r w:rsidRPr="005302E9">
        <w:rPr>
          <w:rStyle w:val="ItalicsPACKT"/>
          <w:lang w:val="en-GB"/>
        </w:rPr>
        <w:t>step 2</w:t>
      </w:r>
      <w:r w:rsidRPr="005302E9">
        <w:rPr>
          <w:lang w:val="en-GB"/>
        </w:rPr>
        <w:t xml:space="preserve">, you save this file to the C: drive. These steps </w:t>
      </w:r>
      <w:r>
        <w:rPr>
          <w:lang w:val="en-GB"/>
        </w:rPr>
        <w:t>gener</w:t>
      </w:r>
      <w:r w:rsidRPr="005302E9">
        <w:rPr>
          <w:lang w:val="en-GB"/>
        </w:rPr>
        <w:t>ate no output.</w:t>
      </w:r>
    </w:p>
    <w:p w14:paraId="5E3FFE4A" w14:textId="4AC325BA" w:rsidR="005302E9" w:rsidRPr="005302E9" w:rsidRDefault="005302E9" w:rsidP="005302E9">
      <w:pPr>
        <w:pStyle w:val="NormalPACKT"/>
        <w:rPr>
          <w:lang w:val="en-GB"/>
        </w:rPr>
      </w:pPr>
      <w:r w:rsidRPr="005302E9">
        <w:rPr>
          <w:lang w:val="en-GB"/>
        </w:rPr>
        <w:t xml:space="preserve">In </w:t>
      </w:r>
      <w:r w:rsidRPr="005302E9">
        <w:rPr>
          <w:rStyle w:val="ItalicsPACKT"/>
          <w:lang w:val="en-GB"/>
        </w:rPr>
        <w:t>step 3</w:t>
      </w:r>
      <w:r w:rsidRPr="005302E9">
        <w:rPr>
          <w:lang w:val="en-GB"/>
        </w:rPr>
        <w:t>, you execute the script, which produces some output to the console like this:</w:t>
      </w:r>
    </w:p>
    <w:p w14:paraId="580B46C1" w14:textId="05C033D5" w:rsidR="005302E9" w:rsidRPr="005302E9" w:rsidRDefault="005302E9" w:rsidP="005302E9">
      <w:pPr>
        <w:pStyle w:val="FigurePACKT"/>
      </w:pPr>
      <w:r w:rsidRPr="005302E9">
        <w:lastRenderedPageBreak/>
        <w:t xml:space="preserve"> </w:t>
      </w:r>
      <w:r>
        <w:rPr>
          <w:noProof/>
        </w:rPr>
        <w:drawing>
          <wp:inline distT="0" distB="0" distL="0" distR="0" wp14:anchorId="39912388" wp14:editId="2050E244">
            <wp:extent cx="2188093" cy="618375"/>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9005" cy="624285"/>
                    </a:xfrm>
                    <a:prstGeom prst="rect">
                      <a:avLst/>
                    </a:prstGeom>
                  </pic:spPr>
                </pic:pic>
              </a:graphicData>
            </a:graphic>
          </wp:inline>
        </w:drawing>
      </w:r>
    </w:p>
    <w:p w14:paraId="3FA21951" w14:textId="25342DB1" w:rsidR="005302E9" w:rsidRPr="00DC6325" w:rsidRDefault="005302E9" w:rsidP="005302E9">
      <w:pPr>
        <w:pStyle w:val="FigureCaptionPACKT"/>
      </w:pPr>
      <w:r w:rsidRPr="00DC6325">
        <w:t xml:space="preserve">Figure </w:t>
      </w:r>
      <w:r>
        <w:t>12</w:t>
      </w:r>
      <w:r w:rsidRPr="00DC6325">
        <w:t>.</w:t>
      </w:r>
      <w:r>
        <w:t>32</w:t>
      </w:r>
      <w:r w:rsidRPr="00A65DCD">
        <w:t xml:space="preserve">: </w:t>
      </w:r>
      <w:r>
        <w:t>Executing the script</w:t>
      </w:r>
    </w:p>
    <w:p w14:paraId="48B1FCE9" w14:textId="1CC5AB35" w:rsidR="005302E9" w:rsidRPr="00522E13" w:rsidRDefault="005302E9" w:rsidP="005302E9">
      <w:pPr>
        <w:pStyle w:val="LayoutInformationPACKT"/>
        <w:rPr>
          <w:noProof/>
        </w:rPr>
      </w:pPr>
      <w:r>
        <w:t xml:space="preserve">Insert </w:t>
      </w:r>
      <w:r w:rsidRPr="00C41783">
        <w:t>image</w:t>
      </w:r>
      <w:r>
        <w:t xml:space="preserve"> </w:t>
      </w:r>
      <w:r>
        <w:rPr>
          <w:noProof/>
        </w:rPr>
        <w:t>B18878_12</w:t>
      </w:r>
      <w:r w:rsidRPr="00023EAD">
        <w:rPr>
          <w:noProof/>
        </w:rPr>
        <w:t>_</w:t>
      </w:r>
      <w:r>
        <w:rPr>
          <w:noProof/>
        </w:rPr>
        <w:t>3</w:t>
      </w:r>
      <w:r w:rsidR="00794C20">
        <w:rPr>
          <w:noProof/>
        </w:rPr>
        <w:t>23</w:t>
      </w:r>
      <w:r>
        <w:rPr>
          <w:noProof/>
        </w:rPr>
        <w:t>.png</w:t>
      </w:r>
    </w:p>
    <w:p w14:paraId="596BE09B" w14:textId="7DE65872" w:rsidR="005302E9" w:rsidRPr="005302E9" w:rsidRDefault="005302E9" w:rsidP="005302E9">
      <w:pPr>
        <w:pStyle w:val="NormalPACKT"/>
        <w:rPr>
          <w:lang w:val="en-GB"/>
        </w:rPr>
      </w:pPr>
      <w:r w:rsidRPr="005302E9">
        <w:rPr>
          <w:lang w:val="en-GB"/>
        </w:rPr>
        <w:t xml:space="preserve">In </w:t>
      </w:r>
      <w:r w:rsidRPr="005302E9">
        <w:rPr>
          <w:rStyle w:val="ItalicsPACKT"/>
          <w:lang w:val="en-GB"/>
        </w:rPr>
        <w:t>step 4</w:t>
      </w:r>
      <w:r w:rsidRPr="005302E9">
        <w:rPr>
          <w:lang w:val="en-GB"/>
        </w:rPr>
        <w:t xml:space="preserve">, you set a breakpoint in the script at a specific line. In </w:t>
      </w:r>
      <w:r w:rsidRPr="005302E9">
        <w:rPr>
          <w:rStyle w:val="ItalicsPACKT"/>
          <w:lang w:val="en-GB"/>
        </w:rPr>
        <w:t>step 5</w:t>
      </w:r>
      <w:r w:rsidRPr="005302E9">
        <w:rPr>
          <w:lang w:val="en-GB"/>
        </w:rPr>
        <w:t xml:space="preserve">, you set another breakpoint whenever your script calls a </w:t>
      </w:r>
      <w:r>
        <w:rPr>
          <w:lang w:val="en-GB"/>
        </w:rPr>
        <w:t>particular</w:t>
      </w:r>
      <w:r w:rsidRPr="005302E9">
        <w:rPr>
          <w:lang w:val="en-GB"/>
        </w:rPr>
        <w:t xml:space="preserve"> command (</w:t>
      </w:r>
      <w:r w:rsidRPr="005302E9">
        <w:rPr>
          <w:rStyle w:val="CodeInTextPACKT"/>
          <w:lang w:val="en-GB"/>
        </w:rPr>
        <w:t>Get-CimInstance</w:t>
      </w:r>
      <w:r w:rsidRPr="005302E9">
        <w:rPr>
          <w:lang w:val="en-GB"/>
        </w:rPr>
        <w:t xml:space="preserve">). In </w:t>
      </w:r>
      <w:r w:rsidRPr="005302E9">
        <w:rPr>
          <w:rStyle w:val="ItalicsPACKT"/>
          <w:lang w:val="en-GB"/>
        </w:rPr>
        <w:t>step 6</w:t>
      </w:r>
      <w:r w:rsidRPr="005302E9">
        <w:rPr>
          <w:lang w:val="en-GB"/>
        </w:rPr>
        <w:t xml:space="preserve">, you set a breakpoint to stop whenever you write to a specific variable </w:t>
      </w:r>
      <w:r w:rsidRPr="005302E9">
        <w:rPr>
          <w:rStyle w:val="CodeInTextPACKT"/>
          <w:lang w:val="en-GB"/>
        </w:rPr>
        <w:t>($M</w:t>
      </w:r>
      <w:r w:rsidRPr="005302E9">
        <w:rPr>
          <w:lang w:val="en-GB"/>
        </w:rPr>
        <w:t xml:space="preserve">). Setting these three breakpoints produces no output (since you piped the command output to </w:t>
      </w:r>
      <w:r w:rsidRPr="005302E9">
        <w:rPr>
          <w:rStyle w:val="CodeInTextPACKT"/>
          <w:lang w:val="en-GB"/>
        </w:rPr>
        <w:t>Out-Null</w:t>
      </w:r>
      <w:r w:rsidRPr="005302E9">
        <w:rPr>
          <w:lang w:val="en-GB"/>
        </w:rPr>
        <w:t xml:space="preserve">). </w:t>
      </w:r>
    </w:p>
    <w:p w14:paraId="1A9473B3" w14:textId="77777777" w:rsidR="005302E9" w:rsidRPr="005302E9" w:rsidRDefault="005302E9" w:rsidP="005302E9">
      <w:pPr>
        <w:pStyle w:val="NormalPACKT"/>
        <w:rPr>
          <w:lang w:val="en-GB"/>
        </w:rPr>
      </w:pPr>
      <w:r w:rsidRPr="005302E9">
        <w:rPr>
          <w:lang w:val="en-GB"/>
        </w:rPr>
        <w:t xml:space="preserve">In </w:t>
      </w:r>
      <w:r w:rsidRPr="005302E9">
        <w:rPr>
          <w:rStyle w:val="ItalicsPACKT"/>
          <w:lang w:val="en-GB"/>
        </w:rPr>
        <w:t>step 7</w:t>
      </w:r>
      <w:r w:rsidRPr="005302E9">
        <w:rPr>
          <w:lang w:val="en-GB"/>
        </w:rPr>
        <w:t>, you view the breakpoints you have set thus far in the current PowerShell session. The output looks like this:</w:t>
      </w:r>
    </w:p>
    <w:p w14:paraId="4C276841" w14:textId="48E46C9F" w:rsidR="005302E9" w:rsidRDefault="005302E9" w:rsidP="005302E9">
      <w:pPr>
        <w:pStyle w:val="FigurePACKT"/>
      </w:pPr>
      <w:r w:rsidRPr="005302E9">
        <w:t xml:space="preserve"> </w:t>
      </w:r>
      <w:r w:rsidRPr="005302E9">
        <w:rPr>
          <w:noProof/>
        </w:rPr>
        <w:drawing>
          <wp:inline distT="0" distB="0" distL="0" distR="0" wp14:anchorId="7E27E181" wp14:editId="7E2D3321">
            <wp:extent cx="2821660" cy="948877"/>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5070" cy="956750"/>
                    </a:xfrm>
                    <a:prstGeom prst="rect">
                      <a:avLst/>
                    </a:prstGeom>
                  </pic:spPr>
                </pic:pic>
              </a:graphicData>
            </a:graphic>
          </wp:inline>
        </w:drawing>
      </w:r>
      <w:r>
        <w:rPr>
          <w:noProof/>
        </w:rPr>
        <w:drawing>
          <wp:inline distT="0" distB="0" distL="0" distR="0" wp14:anchorId="6C07800D" wp14:editId="76C85314">
            <wp:extent cx="1457143" cy="6000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57143" cy="600000"/>
                    </a:xfrm>
                    <a:prstGeom prst="rect">
                      <a:avLst/>
                    </a:prstGeom>
                  </pic:spPr>
                </pic:pic>
              </a:graphicData>
            </a:graphic>
          </wp:inline>
        </w:drawing>
      </w:r>
    </w:p>
    <w:p w14:paraId="4105B768" w14:textId="20A8C99F" w:rsidR="005302E9" w:rsidRPr="00DC6325" w:rsidRDefault="005302E9" w:rsidP="005302E9">
      <w:pPr>
        <w:pStyle w:val="FigureCaptionPACKT"/>
      </w:pPr>
      <w:r w:rsidRPr="00DC6325">
        <w:t xml:space="preserve">Figure </w:t>
      </w:r>
      <w:r>
        <w:t>12</w:t>
      </w:r>
      <w:r w:rsidRPr="00DC6325">
        <w:t>.</w:t>
      </w:r>
      <w:r>
        <w:t>3</w:t>
      </w:r>
      <w:r w:rsidR="00794C20">
        <w:t>3</w:t>
      </w:r>
      <w:r w:rsidRPr="00A65DCD">
        <w:t xml:space="preserve">: </w:t>
      </w:r>
      <w:r>
        <w:t>Viewing the breakpoints</w:t>
      </w:r>
    </w:p>
    <w:p w14:paraId="1359E514" w14:textId="1CD6C03F" w:rsidR="005302E9" w:rsidRPr="00522E13" w:rsidRDefault="005302E9" w:rsidP="005302E9">
      <w:pPr>
        <w:pStyle w:val="LayoutInformationPACKT"/>
        <w:rPr>
          <w:noProof/>
        </w:rPr>
      </w:pPr>
      <w:r>
        <w:t xml:space="preserve">Insert </w:t>
      </w:r>
      <w:r w:rsidRPr="00C41783">
        <w:t>image</w:t>
      </w:r>
      <w:r>
        <w:t xml:space="preserve"> </w:t>
      </w:r>
      <w:r>
        <w:rPr>
          <w:noProof/>
        </w:rPr>
        <w:t>B18878_12</w:t>
      </w:r>
      <w:r w:rsidRPr="00023EAD">
        <w:rPr>
          <w:noProof/>
        </w:rPr>
        <w:t>_</w:t>
      </w:r>
      <w:r>
        <w:rPr>
          <w:noProof/>
        </w:rPr>
        <w:t>3</w:t>
      </w:r>
      <w:r w:rsidR="00794C20">
        <w:rPr>
          <w:noProof/>
        </w:rPr>
        <w:t>3</w:t>
      </w:r>
      <w:r>
        <w:rPr>
          <w:noProof/>
        </w:rPr>
        <w:t>.png</w:t>
      </w:r>
    </w:p>
    <w:p w14:paraId="0E3D5F83" w14:textId="16862984" w:rsidR="005302E9" w:rsidRPr="005302E9" w:rsidRDefault="005302E9" w:rsidP="005302E9">
      <w:pPr>
        <w:pStyle w:val="NormalPACKT"/>
        <w:rPr>
          <w:lang w:val="en-GB"/>
        </w:rPr>
      </w:pPr>
      <w:r w:rsidRPr="005302E9">
        <w:rPr>
          <w:lang w:val="en-GB"/>
        </w:rPr>
        <w:t xml:space="preserve">Having set three break points in the script, in </w:t>
      </w:r>
      <w:r w:rsidRPr="005302E9">
        <w:rPr>
          <w:rStyle w:val="ItalicsPACKT"/>
          <w:lang w:val="en-GB"/>
        </w:rPr>
        <w:t>step 8</w:t>
      </w:r>
      <w:r w:rsidRPr="005302E9">
        <w:rPr>
          <w:lang w:val="en-GB"/>
        </w:rPr>
        <w:t>, you run the script. PowerShell stops execution when it reaches the first breakpoint (in line 4 of the script</w:t>
      </w:r>
      <w:r w:rsidR="00794C20">
        <w:rPr>
          <w:lang w:val="en-GB"/>
        </w:rPr>
        <w:t xml:space="preserve"> file</w:t>
      </w:r>
      <w:r w:rsidRPr="005302E9">
        <w:rPr>
          <w:lang w:val="en-GB"/>
        </w:rPr>
        <w:t>), with output like this:</w:t>
      </w:r>
    </w:p>
    <w:p w14:paraId="6385D2BE" w14:textId="737ADEAA" w:rsidR="005302E9" w:rsidRPr="005302E9" w:rsidRDefault="005302E9" w:rsidP="00794C20">
      <w:pPr>
        <w:pStyle w:val="FigurePACKT"/>
      </w:pPr>
      <w:r w:rsidRPr="005302E9">
        <w:t xml:space="preserve"> </w:t>
      </w:r>
      <w:r w:rsidR="00794C20">
        <w:rPr>
          <w:noProof/>
        </w:rPr>
        <w:drawing>
          <wp:inline distT="0" distB="0" distL="0" distR="0" wp14:anchorId="4BBD0296" wp14:editId="131F3897">
            <wp:extent cx="2947566" cy="979192"/>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3777" cy="981255"/>
                    </a:xfrm>
                    <a:prstGeom prst="rect">
                      <a:avLst/>
                    </a:prstGeom>
                  </pic:spPr>
                </pic:pic>
              </a:graphicData>
            </a:graphic>
          </wp:inline>
        </w:drawing>
      </w:r>
    </w:p>
    <w:p w14:paraId="723D5F06" w14:textId="1BDA2B8F" w:rsidR="00794C20" w:rsidRPr="00DC6325" w:rsidRDefault="00794C20" w:rsidP="00794C20">
      <w:pPr>
        <w:pStyle w:val="FigureCaptionPACKT"/>
      </w:pPr>
      <w:r w:rsidRPr="00DC6325">
        <w:t xml:space="preserve">Figure </w:t>
      </w:r>
      <w:r>
        <w:t>12</w:t>
      </w:r>
      <w:r w:rsidRPr="00DC6325">
        <w:t>.</w:t>
      </w:r>
      <w:r>
        <w:t>34</w:t>
      </w:r>
      <w:r w:rsidRPr="00A65DCD">
        <w:t xml:space="preserve">: </w:t>
      </w:r>
      <w:r w:rsidRPr="00794C20">
        <w:t>Running the script until PowerShell hits the first breakpoint</w:t>
      </w:r>
    </w:p>
    <w:p w14:paraId="3773632A" w14:textId="284A3F77" w:rsidR="00794C20" w:rsidRPr="00522E13" w:rsidRDefault="00794C20" w:rsidP="00794C20">
      <w:pPr>
        <w:pStyle w:val="LayoutInformationPACKT"/>
        <w:rPr>
          <w:noProof/>
        </w:rPr>
      </w:pPr>
      <w:r>
        <w:t xml:space="preserve">Insert </w:t>
      </w:r>
      <w:r w:rsidRPr="00C41783">
        <w:t>image</w:t>
      </w:r>
      <w:r>
        <w:t xml:space="preserve"> </w:t>
      </w:r>
      <w:r>
        <w:rPr>
          <w:noProof/>
        </w:rPr>
        <w:t>B18878_12</w:t>
      </w:r>
      <w:r w:rsidRPr="00023EAD">
        <w:rPr>
          <w:noProof/>
        </w:rPr>
        <w:t>_</w:t>
      </w:r>
      <w:r>
        <w:rPr>
          <w:noProof/>
        </w:rPr>
        <w:t>34.png</w:t>
      </w:r>
    </w:p>
    <w:p w14:paraId="50707D89" w14:textId="5A830548" w:rsidR="005302E9" w:rsidRPr="005302E9" w:rsidRDefault="005302E9" w:rsidP="005302E9">
      <w:pPr>
        <w:pStyle w:val="NormalPACKT"/>
        <w:rPr>
          <w:lang w:val="en-GB"/>
        </w:rPr>
      </w:pPr>
      <w:r w:rsidRPr="005302E9">
        <w:rPr>
          <w:lang w:val="en-GB"/>
        </w:rPr>
        <w:t xml:space="preserve">From the </w:t>
      </w:r>
      <w:r w:rsidRPr="00794C20">
        <w:rPr>
          <w:rStyle w:val="CodeInTextPACKT"/>
          <w:lang w:val="en-GB"/>
        </w:rPr>
        <w:t>DBG</w:t>
      </w:r>
      <w:r w:rsidRPr="005302E9">
        <w:rPr>
          <w:lang w:val="en-GB"/>
        </w:rPr>
        <w:t xml:space="preserve"> prompt, you can enter any PowerShell command, for example, to view the value of</w:t>
      </w:r>
      <w:r w:rsidRPr="00794C20">
        <w:rPr>
          <w:rStyle w:val="CodeInTextPACKT"/>
          <w:lang w:val="en-GB"/>
        </w:rPr>
        <w:t xml:space="preserve"> $J</w:t>
      </w:r>
      <w:r w:rsidRPr="005302E9">
        <w:rPr>
          <w:lang w:val="en-GB"/>
        </w:rPr>
        <w:t xml:space="preserve">, which you do in </w:t>
      </w:r>
      <w:r w:rsidRPr="00794C20">
        <w:rPr>
          <w:rStyle w:val="ItalicsPACKT"/>
          <w:lang w:val="en-GB"/>
        </w:rPr>
        <w:t>step 9</w:t>
      </w:r>
      <w:r w:rsidRPr="005302E9">
        <w:rPr>
          <w:lang w:val="en-GB"/>
        </w:rPr>
        <w:t xml:space="preserve">. </w:t>
      </w:r>
      <w:r w:rsidR="00794C20">
        <w:rPr>
          <w:lang w:val="en-GB"/>
        </w:rPr>
        <w:t>This step produces the following console output:</w:t>
      </w:r>
    </w:p>
    <w:p w14:paraId="068CD062" w14:textId="69FB68A6" w:rsidR="005302E9" w:rsidRDefault="005302E9" w:rsidP="00794C20">
      <w:pPr>
        <w:pStyle w:val="FigurePACKT"/>
      </w:pPr>
      <w:r w:rsidRPr="005302E9">
        <w:t xml:space="preserve"> </w:t>
      </w:r>
      <w:r w:rsidR="00794C20">
        <w:rPr>
          <w:noProof/>
        </w:rPr>
        <w:drawing>
          <wp:inline distT="0" distB="0" distL="0" distR="0" wp14:anchorId="6CEA95C6" wp14:editId="69088FC6">
            <wp:extent cx="3594486" cy="39043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6492" cy="392826"/>
                    </a:xfrm>
                    <a:prstGeom prst="rect">
                      <a:avLst/>
                    </a:prstGeom>
                  </pic:spPr>
                </pic:pic>
              </a:graphicData>
            </a:graphic>
          </wp:inline>
        </w:drawing>
      </w:r>
    </w:p>
    <w:p w14:paraId="60D67BA8" w14:textId="5DC94EAB" w:rsidR="00794C20" w:rsidRPr="00DC6325" w:rsidRDefault="00794C20" w:rsidP="00794C20">
      <w:pPr>
        <w:pStyle w:val="FigureCaptionPACKT"/>
      </w:pPr>
      <w:r w:rsidRPr="00DC6325">
        <w:t xml:space="preserve">Figure </w:t>
      </w:r>
      <w:r>
        <w:t>12</w:t>
      </w:r>
      <w:r w:rsidRPr="00DC6325">
        <w:t>.</w:t>
      </w:r>
      <w:r>
        <w:t>35</w:t>
      </w:r>
      <w:r w:rsidRPr="00A65DCD">
        <w:t xml:space="preserve">: </w:t>
      </w:r>
      <w:r w:rsidRPr="00794C20">
        <w:t xml:space="preserve">Viewing the value of the $J variable </w:t>
      </w:r>
    </w:p>
    <w:p w14:paraId="1F52BE0A" w14:textId="25385A57" w:rsidR="00794C20" w:rsidRPr="00522E13" w:rsidRDefault="00794C20" w:rsidP="00794C20">
      <w:pPr>
        <w:pStyle w:val="LayoutInformationPACKT"/>
        <w:rPr>
          <w:noProof/>
        </w:rPr>
      </w:pPr>
      <w:r>
        <w:t xml:space="preserve">Insert </w:t>
      </w:r>
      <w:r w:rsidRPr="00C41783">
        <w:t>image</w:t>
      </w:r>
      <w:r>
        <w:t xml:space="preserve"> </w:t>
      </w:r>
      <w:r>
        <w:rPr>
          <w:noProof/>
        </w:rPr>
        <w:t>B18878_12</w:t>
      </w:r>
      <w:r w:rsidRPr="00023EAD">
        <w:rPr>
          <w:noProof/>
        </w:rPr>
        <w:t>_</w:t>
      </w:r>
      <w:r>
        <w:rPr>
          <w:noProof/>
        </w:rPr>
        <w:t>35.png</w:t>
      </w:r>
    </w:p>
    <w:p w14:paraId="41BF3043" w14:textId="7C170E05" w:rsidR="005302E9" w:rsidRPr="005302E9" w:rsidRDefault="005302E9" w:rsidP="005302E9">
      <w:pPr>
        <w:pStyle w:val="NormalPACKT"/>
        <w:rPr>
          <w:lang w:val="en-GB"/>
        </w:rPr>
      </w:pPr>
      <w:r w:rsidRPr="005302E9">
        <w:rPr>
          <w:lang w:val="en-GB"/>
        </w:rPr>
        <w:t xml:space="preserve">In </w:t>
      </w:r>
      <w:r w:rsidRPr="00794C20">
        <w:rPr>
          <w:rStyle w:val="ItalicsPACKT"/>
          <w:lang w:val="en-GB"/>
        </w:rPr>
        <w:t>step 10</w:t>
      </w:r>
      <w:r w:rsidRPr="005302E9">
        <w:rPr>
          <w:lang w:val="en-GB"/>
        </w:rPr>
        <w:t xml:space="preserve">, you </w:t>
      </w:r>
      <w:r w:rsidR="00794C20">
        <w:rPr>
          <w:lang w:val="en-GB"/>
        </w:rPr>
        <w:t xml:space="preserve">attempt to </w:t>
      </w:r>
      <w:r w:rsidRPr="005302E9">
        <w:rPr>
          <w:lang w:val="en-GB"/>
        </w:rPr>
        <w:t xml:space="preserve">view the value of the </w:t>
      </w:r>
      <w:r w:rsidRPr="00794C20">
        <w:rPr>
          <w:rStyle w:val="CodeInTextPACKT"/>
          <w:lang w:val="en-GB"/>
        </w:rPr>
        <w:t>$K</w:t>
      </w:r>
      <w:r w:rsidRPr="005302E9">
        <w:rPr>
          <w:lang w:val="en-GB"/>
        </w:rPr>
        <w:t xml:space="preserve"> variable. Since PowerShell stopped execution </w:t>
      </w:r>
      <w:r w:rsidRPr="00794C20">
        <w:rPr>
          <w:i/>
          <w:iCs/>
          <w:lang w:val="en-GB"/>
        </w:rPr>
        <w:t>before</w:t>
      </w:r>
      <w:r w:rsidRPr="005302E9">
        <w:rPr>
          <w:lang w:val="en-GB"/>
        </w:rPr>
        <w:t xml:space="preserve"> </w:t>
      </w:r>
      <w:r w:rsidR="00794C20">
        <w:rPr>
          <w:lang w:val="en-GB"/>
        </w:rPr>
        <w:t xml:space="preserve">the line executes and before your script </w:t>
      </w:r>
      <w:r w:rsidRPr="005302E9">
        <w:rPr>
          <w:lang w:val="en-GB"/>
        </w:rPr>
        <w:t>c</w:t>
      </w:r>
      <w:r w:rsidR="00794C20">
        <w:rPr>
          <w:lang w:val="en-GB"/>
        </w:rPr>
        <w:t xml:space="preserve">an create and </w:t>
      </w:r>
      <w:r w:rsidRPr="005302E9">
        <w:rPr>
          <w:lang w:val="en-GB"/>
        </w:rPr>
        <w:t xml:space="preserve">write a value to this variable, this step displays no </w:t>
      </w:r>
      <w:r w:rsidR="00794C20">
        <w:rPr>
          <w:lang w:val="en-GB"/>
        </w:rPr>
        <w:t>output</w:t>
      </w:r>
      <w:r w:rsidRPr="005302E9">
        <w:rPr>
          <w:lang w:val="en-GB"/>
        </w:rPr>
        <w:t>, as you can see here:</w:t>
      </w:r>
    </w:p>
    <w:p w14:paraId="5EAB4378" w14:textId="752F951D" w:rsidR="005302E9" w:rsidRDefault="005302E9" w:rsidP="005302E9">
      <w:pPr>
        <w:pStyle w:val="NormalPACKT"/>
        <w:rPr>
          <w:lang w:val="en-GB"/>
        </w:rPr>
      </w:pPr>
      <w:r w:rsidRPr="005302E9">
        <w:rPr>
          <w:lang w:val="en-GB"/>
        </w:rPr>
        <w:t xml:space="preserve"> </w:t>
      </w:r>
      <w:r w:rsidR="00794C20">
        <w:rPr>
          <w:noProof/>
        </w:rPr>
        <w:drawing>
          <wp:inline distT="0" distB="0" distL="0" distR="0" wp14:anchorId="3D787D8F" wp14:editId="06DE988A">
            <wp:extent cx="4379544" cy="513357"/>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1976" cy="515986"/>
                    </a:xfrm>
                    <a:prstGeom prst="rect">
                      <a:avLst/>
                    </a:prstGeom>
                  </pic:spPr>
                </pic:pic>
              </a:graphicData>
            </a:graphic>
          </wp:inline>
        </w:drawing>
      </w:r>
    </w:p>
    <w:p w14:paraId="56BE0936" w14:textId="6E9794C3" w:rsidR="00794C20" w:rsidRPr="00DC6325" w:rsidRDefault="00794C20" w:rsidP="00794C20">
      <w:pPr>
        <w:pStyle w:val="FigureCaptionPACKT"/>
      </w:pPr>
      <w:r w:rsidRPr="00DC6325">
        <w:t xml:space="preserve">Figure </w:t>
      </w:r>
      <w:r>
        <w:t>12</w:t>
      </w:r>
      <w:r w:rsidRPr="00DC6325">
        <w:t>.</w:t>
      </w:r>
      <w:r>
        <w:t>36</w:t>
      </w:r>
      <w:r w:rsidRPr="00A65DCD">
        <w:t xml:space="preserve">: </w:t>
      </w:r>
      <w:r>
        <w:t xml:space="preserve">Attempting to view </w:t>
      </w:r>
      <w:r w:rsidRPr="00794C20">
        <w:t xml:space="preserve">the value of the </w:t>
      </w:r>
      <w:r w:rsidRPr="008C43E6">
        <w:rPr>
          <w:rStyle w:val="CodeInTextPACKT"/>
        </w:rPr>
        <w:t>$K</w:t>
      </w:r>
      <w:r w:rsidRPr="00794C20">
        <w:t xml:space="preserve"> variable </w:t>
      </w:r>
    </w:p>
    <w:p w14:paraId="5374504E" w14:textId="64CC7BA4" w:rsidR="00794C20" w:rsidRPr="00522E13" w:rsidRDefault="00794C20" w:rsidP="00794C20">
      <w:pPr>
        <w:pStyle w:val="LayoutInformationPACKT"/>
        <w:rPr>
          <w:noProof/>
        </w:rPr>
      </w:pPr>
      <w:r>
        <w:lastRenderedPageBreak/>
        <w:t xml:space="preserve">Insert </w:t>
      </w:r>
      <w:r w:rsidRPr="00C41783">
        <w:t>image</w:t>
      </w:r>
      <w:r>
        <w:t xml:space="preserve"> </w:t>
      </w:r>
      <w:r>
        <w:rPr>
          <w:noProof/>
        </w:rPr>
        <w:t>B18878_12</w:t>
      </w:r>
      <w:r w:rsidRPr="00023EAD">
        <w:rPr>
          <w:noProof/>
        </w:rPr>
        <w:t>_</w:t>
      </w:r>
      <w:r>
        <w:rPr>
          <w:noProof/>
        </w:rPr>
        <w:t>36.png</w:t>
      </w:r>
    </w:p>
    <w:p w14:paraId="4C7B5D5F" w14:textId="248EA214" w:rsidR="005302E9" w:rsidRPr="005302E9" w:rsidRDefault="005302E9" w:rsidP="005302E9">
      <w:pPr>
        <w:pStyle w:val="NormalPACKT"/>
        <w:rPr>
          <w:lang w:val="en-GB"/>
        </w:rPr>
      </w:pPr>
    </w:p>
    <w:p w14:paraId="7FBCAEB4" w14:textId="1B81D3EC" w:rsidR="005302E9" w:rsidRDefault="005302E9" w:rsidP="008C43E6">
      <w:pPr>
        <w:pStyle w:val="NormalPACKT"/>
        <w:rPr>
          <w:lang w:val="en-GB"/>
        </w:rPr>
      </w:pPr>
      <w:r w:rsidRPr="005302E9">
        <w:rPr>
          <w:lang w:val="en-GB"/>
        </w:rPr>
        <w:t xml:space="preserve">To continue the </w:t>
      </w:r>
      <w:r w:rsidR="008C43E6">
        <w:rPr>
          <w:lang w:val="en-GB"/>
        </w:rPr>
        <w:t>script execution</w:t>
      </w:r>
      <w:r w:rsidRPr="005302E9">
        <w:rPr>
          <w:lang w:val="en-GB"/>
        </w:rPr>
        <w:t xml:space="preserve">, in </w:t>
      </w:r>
      <w:r w:rsidRPr="008C43E6">
        <w:rPr>
          <w:rStyle w:val="ItalicsPACKT"/>
          <w:lang w:val="en-GB"/>
        </w:rPr>
        <w:t>step 11</w:t>
      </w:r>
      <w:r w:rsidRPr="005302E9">
        <w:rPr>
          <w:lang w:val="en-GB"/>
        </w:rPr>
        <w:t xml:space="preserve">, you type </w:t>
      </w:r>
      <w:r w:rsidRPr="00794C20">
        <w:rPr>
          <w:rStyle w:val="CodeInTextPACKT"/>
          <w:lang w:val="en-GB"/>
        </w:rPr>
        <w:t>continue</w:t>
      </w:r>
      <w:r w:rsidR="008C43E6">
        <w:rPr>
          <w:lang w:val="en-GB"/>
        </w:rPr>
        <w:t xml:space="preserve"> to have PowerShell continue running the script until it hits the next breakpoint. The console output looks like this:</w:t>
      </w:r>
      <w:r w:rsidR="008C43E6">
        <w:rPr>
          <w:noProof/>
        </w:rPr>
        <w:drawing>
          <wp:inline distT="0" distB="0" distL="0" distR="0" wp14:anchorId="7F79CE3F" wp14:editId="59C05313">
            <wp:extent cx="5731510" cy="1077595"/>
            <wp:effectExtent l="0" t="0" r="254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77595"/>
                    </a:xfrm>
                    <a:prstGeom prst="rect">
                      <a:avLst/>
                    </a:prstGeom>
                  </pic:spPr>
                </pic:pic>
              </a:graphicData>
            </a:graphic>
          </wp:inline>
        </w:drawing>
      </w:r>
    </w:p>
    <w:p w14:paraId="7AE6C52B" w14:textId="65DB6828" w:rsidR="008C43E6" w:rsidRPr="00DC6325" w:rsidRDefault="008C43E6" w:rsidP="008C43E6">
      <w:pPr>
        <w:pStyle w:val="FigureCaptionPACKT"/>
      </w:pPr>
      <w:r w:rsidRPr="00DC6325">
        <w:t xml:space="preserve">Figure </w:t>
      </w:r>
      <w:r>
        <w:t>12</w:t>
      </w:r>
      <w:r w:rsidRPr="00DC6325">
        <w:t>.</w:t>
      </w:r>
      <w:r>
        <w:t>37</w:t>
      </w:r>
      <w:r w:rsidRPr="00A65DCD">
        <w:t xml:space="preserve">: </w:t>
      </w:r>
      <w:r w:rsidRPr="008C43E6">
        <w:t>Running the script until PowerShell hits the second breakpoint</w:t>
      </w:r>
    </w:p>
    <w:p w14:paraId="0226F32B" w14:textId="3BD7909B"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37.png</w:t>
      </w:r>
    </w:p>
    <w:p w14:paraId="1C9533F0" w14:textId="20EC8A25" w:rsidR="005302E9" w:rsidRPr="005302E9" w:rsidRDefault="005302E9" w:rsidP="005302E9">
      <w:pPr>
        <w:pStyle w:val="NormalPACKT"/>
        <w:rPr>
          <w:lang w:val="en-GB"/>
        </w:rPr>
      </w:pPr>
      <w:r w:rsidRPr="005302E9">
        <w:rPr>
          <w:lang w:val="en-GB"/>
        </w:rPr>
        <w:t xml:space="preserve">As in the previous step, </w:t>
      </w:r>
      <w:r w:rsidR="008C43E6">
        <w:rPr>
          <w:lang w:val="en-GB"/>
        </w:rPr>
        <w:t xml:space="preserve">at the debug console, </w:t>
      </w:r>
      <w:r w:rsidRPr="005302E9">
        <w:rPr>
          <w:lang w:val="en-GB"/>
        </w:rPr>
        <w:t xml:space="preserve">you can examine the script's actions thus far. </w:t>
      </w:r>
      <w:r w:rsidR="008C43E6">
        <w:rPr>
          <w:lang w:val="en-GB"/>
        </w:rPr>
        <w:t>Then, you can</w:t>
      </w:r>
      <w:r w:rsidRPr="005302E9">
        <w:rPr>
          <w:lang w:val="en-GB"/>
        </w:rPr>
        <w:t xml:space="preserve"> continue </w:t>
      </w:r>
      <w:r w:rsidR="008C43E6">
        <w:rPr>
          <w:lang w:val="en-GB"/>
        </w:rPr>
        <w:t>script execution</w:t>
      </w:r>
      <w:r w:rsidRPr="005302E9">
        <w:rPr>
          <w:lang w:val="en-GB"/>
        </w:rPr>
        <w:t xml:space="preserve">, in </w:t>
      </w:r>
      <w:r w:rsidRPr="008C43E6">
        <w:rPr>
          <w:rStyle w:val="ItalicsPACKT"/>
          <w:lang w:val="en-GB"/>
        </w:rPr>
        <w:t>step 12</w:t>
      </w:r>
      <w:r w:rsidRPr="005302E9">
        <w:rPr>
          <w:lang w:val="en-GB"/>
        </w:rPr>
        <w:t xml:space="preserve">, by typing </w:t>
      </w:r>
      <w:r w:rsidRPr="008C43E6">
        <w:rPr>
          <w:rStyle w:val="CodeInTextPACKT"/>
          <w:lang w:val="en-GB"/>
        </w:rPr>
        <w:t>continue</w:t>
      </w:r>
      <w:r w:rsidR="008C43E6">
        <w:rPr>
          <w:rStyle w:val="CodeInTextPACKT"/>
          <w:lang w:val="en-GB"/>
        </w:rPr>
        <w:t>,</w:t>
      </w:r>
      <w:r w:rsidRPr="005302E9">
        <w:rPr>
          <w:lang w:val="en-GB"/>
        </w:rPr>
        <w:t xml:space="preserve"> </w:t>
      </w:r>
      <w:r w:rsidR="008C43E6">
        <w:rPr>
          <w:lang w:val="en-GB"/>
        </w:rPr>
        <w:t>which produces output like this</w:t>
      </w:r>
      <w:r w:rsidRPr="005302E9">
        <w:rPr>
          <w:lang w:val="en-GB"/>
        </w:rPr>
        <w:t>:</w:t>
      </w:r>
    </w:p>
    <w:p w14:paraId="22F64825" w14:textId="10483D83" w:rsidR="005302E9" w:rsidRDefault="005302E9" w:rsidP="008C43E6">
      <w:pPr>
        <w:pStyle w:val="FigurePACKT"/>
      </w:pPr>
      <w:r w:rsidRPr="005302E9">
        <w:t xml:space="preserve"> </w:t>
      </w:r>
      <w:r w:rsidR="008C43E6">
        <w:rPr>
          <w:noProof/>
        </w:rPr>
        <w:drawing>
          <wp:inline distT="0" distB="0" distL="0" distR="0" wp14:anchorId="3E6C92AC" wp14:editId="4C060D9C">
            <wp:extent cx="3664159" cy="646282"/>
            <wp:effectExtent l="0" t="0" r="0"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6818" cy="652042"/>
                    </a:xfrm>
                    <a:prstGeom prst="rect">
                      <a:avLst/>
                    </a:prstGeom>
                  </pic:spPr>
                </pic:pic>
              </a:graphicData>
            </a:graphic>
          </wp:inline>
        </w:drawing>
      </w:r>
    </w:p>
    <w:p w14:paraId="65CDD6E8" w14:textId="404FE495" w:rsidR="008C43E6" w:rsidRPr="00DC6325" w:rsidRDefault="008C43E6" w:rsidP="008C43E6">
      <w:pPr>
        <w:pStyle w:val="FigureCaptionPACKT"/>
      </w:pPr>
      <w:r w:rsidRPr="00DC6325">
        <w:t xml:space="preserve">Figure </w:t>
      </w:r>
      <w:r>
        <w:t>12</w:t>
      </w:r>
      <w:r w:rsidRPr="00DC6325">
        <w:t>.</w:t>
      </w:r>
      <w:r>
        <w:t>38</w:t>
      </w:r>
      <w:r w:rsidRPr="00A65DCD">
        <w:t xml:space="preserve">: </w:t>
      </w:r>
      <w:r w:rsidRPr="008C43E6">
        <w:t>Running the script until PowerShell hits the third and final breakpoint</w:t>
      </w:r>
    </w:p>
    <w:p w14:paraId="24BA7466" w14:textId="438D7199"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38.png</w:t>
      </w:r>
    </w:p>
    <w:p w14:paraId="205500C1" w14:textId="5A9734BD" w:rsidR="005302E9" w:rsidRDefault="005302E9" w:rsidP="005302E9">
      <w:pPr>
        <w:pStyle w:val="NormalPACKT"/>
        <w:rPr>
          <w:lang w:val="en-GB"/>
        </w:rPr>
      </w:pPr>
      <w:r w:rsidRPr="005302E9">
        <w:rPr>
          <w:lang w:val="en-GB"/>
        </w:rPr>
        <w:t xml:space="preserve">In </w:t>
      </w:r>
      <w:r w:rsidRPr="008C43E6">
        <w:rPr>
          <w:rStyle w:val="ItalicsPACKT"/>
          <w:lang w:val="en-GB"/>
        </w:rPr>
        <w:t>step 13</w:t>
      </w:r>
      <w:r w:rsidRPr="005302E9">
        <w:rPr>
          <w:lang w:val="en-GB"/>
        </w:rPr>
        <w:t>, you continue running the script, which now completes, with output like this:</w:t>
      </w:r>
    </w:p>
    <w:p w14:paraId="75CF2268" w14:textId="4778BCBC" w:rsidR="008C43E6" w:rsidRPr="005302E9" w:rsidRDefault="008C43E6" w:rsidP="008C43E6">
      <w:pPr>
        <w:pStyle w:val="FigurePACKT"/>
      </w:pPr>
      <w:r>
        <w:rPr>
          <w:noProof/>
        </w:rPr>
        <w:drawing>
          <wp:inline distT="0" distB="0" distL="0" distR="0" wp14:anchorId="7DED628B" wp14:editId="0381869F">
            <wp:extent cx="4095166" cy="439643"/>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3581" cy="445914"/>
                    </a:xfrm>
                    <a:prstGeom prst="rect">
                      <a:avLst/>
                    </a:prstGeom>
                  </pic:spPr>
                </pic:pic>
              </a:graphicData>
            </a:graphic>
          </wp:inline>
        </w:drawing>
      </w:r>
    </w:p>
    <w:p w14:paraId="0EE4D8E3" w14:textId="030B10FC" w:rsidR="008C43E6" w:rsidRPr="00DC6325" w:rsidRDefault="005302E9" w:rsidP="008C43E6">
      <w:pPr>
        <w:pStyle w:val="FigureCaptionPACKT"/>
      </w:pPr>
      <w:r w:rsidRPr="005302E9">
        <w:t xml:space="preserve"> </w:t>
      </w:r>
      <w:r w:rsidR="008C43E6" w:rsidRPr="00DC6325">
        <w:t xml:space="preserve">Figure </w:t>
      </w:r>
      <w:r w:rsidR="008C43E6">
        <w:t>12</w:t>
      </w:r>
      <w:r w:rsidR="008C43E6" w:rsidRPr="00DC6325">
        <w:t>.</w:t>
      </w:r>
      <w:r w:rsidR="008C43E6">
        <w:t>39</w:t>
      </w:r>
      <w:r w:rsidR="008C43E6" w:rsidRPr="00A65DCD">
        <w:t xml:space="preserve">: </w:t>
      </w:r>
      <w:r w:rsidR="008C43E6" w:rsidRPr="008C43E6">
        <w:t xml:space="preserve">Running the script </w:t>
      </w:r>
      <w:r w:rsidR="008C43E6">
        <w:t>to completion</w:t>
      </w:r>
    </w:p>
    <w:p w14:paraId="7C4E631D" w14:textId="7C61255F" w:rsidR="008C43E6" w:rsidRPr="00DC6325" w:rsidRDefault="008C43E6" w:rsidP="008C43E6">
      <w:pPr>
        <w:pStyle w:val="FigureCaptionPACKT"/>
      </w:pPr>
    </w:p>
    <w:p w14:paraId="663D5415" w14:textId="53DEBEDD" w:rsidR="008C43E6" w:rsidRPr="00522E13" w:rsidRDefault="008C43E6" w:rsidP="008C43E6">
      <w:pPr>
        <w:pStyle w:val="LayoutInformationPACKT"/>
        <w:rPr>
          <w:noProof/>
        </w:rPr>
      </w:pPr>
      <w:r>
        <w:t xml:space="preserve">Insert </w:t>
      </w:r>
      <w:r w:rsidRPr="00C41783">
        <w:t>image</w:t>
      </w:r>
      <w:r>
        <w:t xml:space="preserve"> </w:t>
      </w:r>
      <w:r>
        <w:rPr>
          <w:noProof/>
        </w:rPr>
        <w:t>B18878_12</w:t>
      </w:r>
      <w:r w:rsidRPr="00023EAD">
        <w:rPr>
          <w:noProof/>
        </w:rPr>
        <w:t>_</w:t>
      </w:r>
      <w:r>
        <w:rPr>
          <w:noProof/>
        </w:rPr>
        <w:t>39.png</w:t>
      </w:r>
    </w:p>
    <w:p w14:paraId="07DBA5B3" w14:textId="50FDFCD9" w:rsidR="006917F8" w:rsidRDefault="006917F8" w:rsidP="006917F8">
      <w:pPr>
        <w:pStyle w:val="Heading2"/>
      </w:pPr>
      <w:r w:rsidRPr="006917F8">
        <w:t>There's more...</w:t>
      </w:r>
    </w:p>
    <w:p w14:paraId="574B804A" w14:textId="26D0FA9A" w:rsidR="008C43E6" w:rsidRDefault="008C43E6" w:rsidP="008C43E6">
      <w:pPr>
        <w:pStyle w:val="NormalPACKT"/>
        <w:rPr>
          <w:lang w:val="en-GB"/>
        </w:rPr>
      </w:pPr>
      <w:r>
        <w:rPr>
          <w:lang w:val="en-GB"/>
        </w:rPr>
        <w:t xml:space="preserve">In </w:t>
      </w:r>
      <w:r w:rsidRPr="00A93A5A">
        <w:rPr>
          <w:rStyle w:val="ItalicsPACKT"/>
        </w:rPr>
        <w:t>step 4</w:t>
      </w:r>
      <w:r>
        <w:rPr>
          <w:lang w:val="en-GB"/>
        </w:rPr>
        <w:t xml:space="preserve">, you set a line breakpoint, instructing PowerShell to stop execution once it reaches a specific line (and column) in our script. In </w:t>
      </w:r>
      <w:r w:rsidRPr="00A93A5A">
        <w:rPr>
          <w:rStyle w:val="ItalicsPACKT"/>
        </w:rPr>
        <w:t xml:space="preserve">step </w:t>
      </w:r>
      <w:r>
        <w:rPr>
          <w:rStyle w:val="ItalicsPACKT"/>
        </w:rPr>
        <w:t>5</w:t>
      </w:r>
      <w:r>
        <w:rPr>
          <w:lang w:val="en-GB"/>
        </w:rPr>
        <w:t xml:space="preserve">, you set a command breakpoint, telling PowerShell to break whenever the script invokes a particular command, in this case, </w:t>
      </w:r>
      <w:r w:rsidRPr="0074604B">
        <w:rPr>
          <w:rStyle w:val="CodeInTextPACKT"/>
        </w:rPr>
        <w:t>Get-Cim</w:t>
      </w:r>
      <w:r>
        <w:rPr>
          <w:rStyle w:val="CodeInTextPACKT"/>
        </w:rPr>
        <w:t>I</w:t>
      </w:r>
      <w:r w:rsidRPr="0074604B">
        <w:rPr>
          <w:rStyle w:val="CodeInTextPACKT"/>
        </w:rPr>
        <w:t>nstance</w:t>
      </w:r>
      <w:r>
        <w:rPr>
          <w:lang w:val="en-GB"/>
        </w:rPr>
        <w:t xml:space="preserve">. In </w:t>
      </w:r>
      <w:r w:rsidRPr="00A93A5A">
        <w:rPr>
          <w:rStyle w:val="ItalicsPACKT"/>
        </w:rPr>
        <w:t xml:space="preserve">step </w:t>
      </w:r>
      <w:r>
        <w:rPr>
          <w:rStyle w:val="ItalicsPACKT"/>
        </w:rPr>
        <w:t>6</w:t>
      </w:r>
      <w:r>
        <w:rPr>
          <w:lang w:val="en-GB"/>
        </w:rPr>
        <w:t xml:space="preserve">, you set a variable breakpoint – you tell PowerShell to stop whenever your script reads from or writes to a specific variable. </w:t>
      </w:r>
    </w:p>
    <w:p w14:paraId="0685840F" w14:textId="77777777" w:rsidR="008C43E6" w:rsidRDefault="008C43E6" w:rsidP="008C43E6">
      <w:pPr>
        <w:pStyle w:val="NormalPACKT"/>
        <w:rPr>
          <w:lang w:val="en-GB"/>
        </w:rPr>
      </w:pPr>
    </w:p>
    <w:p w14:paraId="4B27D983" w14:textId="5D4792FA" w:rsidR="008C43E6" w:rsidRDefault="008C43E6" w:rsidP="008C43E6">
      <w:pPr>
        <w:pStyle w:val="NormalPACKT"/>
        <w:rPr>
          <w:lang w:val="en-GB"/>
        </w:rPr>
      </w:pPr>
      <w:r>
        <w:rPr>
          <w:lang w:val="en-GB"/>
        </w:rPr>
        <w:t xml:space="preserve">When debugging, whenever you reach a breakpoint, you should check to see if the value of variables is what you expect to see. In </w:t>
      </w:r>
      <w:r w:rsidRPr="008C43E6">
        <w:rPr>
          <w:rStyle w:val="ItalicsPACKT"/>
        </w:rPr>
        <w:t>step 8</w:t>
      </w:r>
      <w:r>
        <w:rPr>
          <w:lang w:val="en-GB"/>
        </w:rPr>
        <w:t xml:space="preserve">, you run this instrumented script – which breaks at the first breakpoint. From the debug console, as you see in </w:t>
      </w:r>
      <w:r w:rsidRPr="008C43E6">
        <w:rPr>
          <w:rStyle w:val="ItalicsPACKT"/>
        </w:rPr>
        <w:t>step 9</w:t>
      </w:r>
      <w:r>
        <w:rPr>
          <w:lang w:val="en-GB"/>
        </w:rPr>
        <w:t xml:space="preserve">, you can view the value of any variable, such as </w:t>
      </w:r>
      <w:r w:rsidRPr="008C43E6">
        <w:rPr>
          <w:rStyle w:val="CodeInTextPACKT"/>
        </w:rPr>
        <w:t>$J</w:t>
      </w:r>
      <w:r>
        <w:rPr>
          <w:lang w:val="en-GB"/>
        </w:rPr>
        <w:t xml:space="preserve">. In </w:t>
      </w:r>
      <w:r w:rsidRPr="00AA25CE">
        <w:rPr>
          <w:rStyle w:val="ItalicsPACKT"/>
        </w:rPr>
        <w:t>step 10</w:t>
      </w:r>
      <w:r>
        <w:rPr>
          <w:lang w:val="en-GB"/>
        </w:rPr>
        <w:t xml:space="preserve">, you also view the value of </w:t>
      </w:r>
      <w:r w:rsidRPr="003971A3">
        <w:rPr>
          <w:rStyle w:val="CodeInTextPACKT"/>
        </w:rPr>
        <w:t>$K</w:t>
      </w:r>
      <w:r>
        <w:rPr>
          <w:lang w:val="en-GB"/>
        </w:rPr>
        <w:t xml:space="preserve">. Since PowerShell has not yet processed the assignment, this variable has no value. </w:t>
      </w:r>
    </w:p>
    <w:p w14:paraId="52D05AEB" w14:textId="77777777" w:rsidR="008C43E6" w:rsidRDefault="008C43E6" w:rsidP="008C43E6">
      <w:pPr>
        <w:pStyle w:val="NormalPACKT"/>
        <w:rPr>
          <w:lang w:val="en-GB"/>
        </w:rPr>
      </w:pPr>
      <w:r>
        <w:rPr>
          <w:lang w:val="en-GB"/>
        </w:rPr>
        <w:t xml:space="preserve">In </w:t>
      </w:r>
      <w:r w:rsidRPr="00AA25CE">
        <w:rPr>
          <w:rStyle w:val="ItalicsPACKT"/>
        </w:rPr>
        <w:t>step 11</w:t>
      </w:r>
      <w:r>
        <w:rPr>
          <w:lang w:val="en-GB"/>
        </w:rPr>
        <w:t>, you continue execution until PowerShell hits the second breakpoint. As before, you could examine the values of key variables.</w:t>
      </w:r>
    </w:p>
    <w:p w14:paraId="1E3CCB88" w14:textId="13AA2B2B" w:rsidR="008C43E6" w:rsidRDefault="008C43E6" w:rsidP="008C43E6">
      <w:pPr>
        <w:pStyle w:val="NormalPACKT"/>
        <w:rPr>
          <w:lang w:val="en-GB"/>
        </w:rPr>
      </w:pPr>
      <w:r>
        <w:rPr>
          <w:lang w:val="en-GB"/>
        </w:rPr>
        <w:lastRenderedPageBreak/>
        <w:t xml:space="preserve">After continuing again, your script hits the final breakpoint just before PowerShell invokes </w:t>
      </w:r>
      <w:r w:rsidRPr="00815D05">
        <w:rPr>
          <w:rStyle w:val="CodeInTextPACKT"/>
        </w:rPr>
        <w:t>Get-CimInstance</w:t>
      </w:r>
      <w:r>
        <w:rPr>
          <w:lang w:val="en-GB"/>
        </w:rPr>
        <w:t xml:space="preserve"> and assigns the output to </w:t>
      </w:r>
      <w:r w:rsidRPr="00815D05">
        <w:rPr>
          <w:rStyle w:val="CodeInTextPACKT"/>
        </w:rPr>
        <w:t>$BIOS</w:t>
      </w:r>
      <w:r>
        <w:rPr>
          <w:lang w:val="en-GB"/>
        </w:rPr>
        <w:t xml:space="preserve">. From the debug console, you could invoke the </w:t>
      </w:r>
      <w:commentRangeStart w:id="72"/>
      <w:commentRangeStart w:id="73"/>
      <w:r>
        <w:rPr>
          <w:lang w:val="en-GB"/>
        </w:rPr>
        <w:t>cmdlet</w:t>
      </w:r>
      <w:commentRangeEnd w:id="72"/>
      <w:r w:rsidR="003C2269">
        <w:rPr>
          <w:rStyle w:val="CommentReference"/>
          <w:rFonts w:ascii="Arial" w:hAnsi="Arial" w:cs="Arial"/>
          <w:bCs/>
        </w:rPr>
        <w:commentReference w:id="72"/>
      </w:r>
      <w:commentRangeEnd w:id="73"/>
      <w:r w:rsidR="008F335A">
        <w:rPr>
          <w:rStyle w:val="CommentReference"/>
          <w:rFonts w:ascii="Arial" w:hAnsi="Arial" w:cs="Arial"/>
          <w:bCs/>
        </w:rPr>
        <w:commentReference w:id="73"/>
      </w:r>
      <w:r>
        <w:rPr>
          <w:lang w:val="en-GB"/>
        </w:rPr>
        <w:t xml:space="preserve"> to check what the result would be. </w:t>
      </w:r>
    </w:p>
    <w:p w14:paraId="1D58D1F0" w14:textId="77777777" w:rsidR="008C43E6" w:rsidRDefault="008C43E6" w:rsidP="008C43E6">
      <w:pPr>
        <w:pStyle w:val="NormalPACKT"/>
        <w:rPr>
          <w:lang w:val="en-GB"/>
        </w:rPr>
      </w:pPr>
      <w:r>
        <w:rPr>
          <w:lang w:val="en-GB"/>
        </w:rPr>
        <w:t xml:space="preserve">Finally, in </w:t>
      </w:r>
      <w:r w:rsidRPr="00815D05">
        <w:rPr>
          <w:rStyle w:val="ItalicsPACKT"/>
        </w:rPr>
        <w:t>step 13</w:t>
      </w:r>
      <w:r>
        <w:rPr>
          <w:lang w:val="en-GB"/>
        </w:rPr>
        <w:t xml:space="preserve">, you continue to complete the execution of the script. Note that you now see the normal PowerShell prompt. </w:t>
      </w:r>
    </w:p>
    <w:p w14:paraId="737A9A22" w14:textId="05325DA8" w:rsidR="008C43E6" w:rsidRDefault="008C43E6" w:rsidP="008C43E6">
      <w:pPr>
        <w:pStyle w:val="NormalPACKT"/>
        <w:rPr>
          <w:lang w:val="en-GB"/>
        </w:rPr>
      </w:pPr>
      <w:r>
        <w:rPr>
          <w:lang w:val="en-GB"/>
        </w:rPr>
        <w:t xml:space="preserve">If you have an especially complex script, you could set the breakpoints using another script similar to this recipe. You would use </w:t>
      </w:r>
      <w:r w:rsidRPr="00EC2308">
        <w:rPr>
          <w:rStyle w:val="CodeInTextPACKT"/>
        </w:rPr>
        <w:t>Set-PSBreakpoint</w:t>
      </w:r>
      <w:r>
        <w:rPr>
          <w:lang w:val="en-GB"/>
        </w:rPr>
        <w:t xml:space="preserve"> whenever your script executes important commands, writes to specific variables, or reaches a key line in the script. You could later use that script file when you perform subsequent debugging.</w:t>
      </w:r>
    </w:p>
    <w:p w14:paraId="3AD9F9A8" w14:textId="77777777" w:rsidR="008C43E6" w:rsidRPr="008C43E6" w:rsidRDefault="008C43E6" w:rsidP="008C43E6">
      <w:pPr>
        <w:pStyle w:val="NormalPACKT"/>
        <w:rPr>
          <w:lang w:val="en-GB"/>
        </w:rPr>
      </w:pPr>
    </w:p>
    <w:p w14:paraId="4AA4DEE2" w14:textId="4FDF22C6" w:rsidR="006917F8" w:rsidRDefault="006917F8" w:rsidP="006917F8">
      <w:pPr>
        <w:pStyle w:val="NormalPACKT"/>
        <w:rPr>
          <w:lang w:val="en-GB"/>
        </w:rPr>
      </w:pPr>
    </w:p>
    <w:sectPr w:rsidR="006917F8"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12-01T09:23:00Z" w:initials="LD">
    <w:p w14:paraId="26C81D7D" w14:textId="77777777" w:rsidR="00DC27BF" w:rsidRDefault="006F62C4" w:rsidP="0032638A">
      <w:pPr>
        <w:pStyle w:val="CommentText"/>
      </w:pPr>
      <w:r>
        <w:rPr>
          <w:rStyle w:val="CommentReference"/>
        </w:rPr>
        <w:annotationRef/>
      </w:r>
      <w:r w:rsidR="00DC27BF">
        <w:t>Hi Thomas,</w:t>
      </w:r>
      <w:r w:rsidR="00DC27BF">
        <w:br/>
      </w:r>
      <w:r w:rsidR="00DC27BF">
        <w:br/>
        <w:t xml:space="preserve">Thanks for this chapter. </w:t>
      </w:r>
      <w:r w:rsidR="00DC27BF">
        <w:br/>
      </w:r>
      <w:r w:rsidR="00DC27BF">
        <w:br/>
        <w:t xml:space="preserve">I found the chapter well structured, well written and did what the chapter is advertising. </w:t>
      </w:r>
      <w:r w:rsidR="00DC27BF">
        <w:br/>
      </w:r>
      <w:r w:rsidR="00DC27BF">
        <w:br/>
        <w:t>There are a few comments in the document asking for clarification of styling.</w:t>
      </w:r>
      <w:r w:rsidR="00DC27BF">
        <w:br/>
      </w:r>
      <w:r w:rsidR="00DC27BF">
        <w:br/>
        <w:t>One observation I would make is that the last part of the chapter on debugging mentions using VS Code, which is then never used in any of the examples. Debugging is something that is much better visualized than running straight through the command line or CLI. I think visual examples would have been a great addition.</w:t>
      </w:r>
      <w:r w:rsidR="00DC27BF">
        <w:br/>
      </w:r>
      <w:r w:rsidR="00DC27BF">
        <w:br/>
        <w:t xml:space="preserve">Mike mentioned that he felt the chapter could be split as the chapter goes from PowerShell script analyzing, to best practices, to a random networking section and troubleshooting networking, and then back to debugging PowerShell. How do you feel about that? </w:t>
      </w:r>
      <w:r w:rsidR="00DC27BF">
        <w:br/>
      </w:r>
      <w:r w:rsidR="00DC27BF">
        <w:br/>
        <w:t xml:space="preserve">Thanks. </w:t>
      </w:r>
      <w:r w:rsidR="00DC27BF">
        <w:br/>
      </w:r>
      <w:r w:rsidR="00DC27BF">
        <w:br/>
        <w:t xml:space="preserve">Kind regards, </w:t>
      </w:r>
      <w:r w:rsidR="00DC27BF">
        <w:br/>
        <w:t>Liam</w:t>
      </w:r>
    </w:p>
  </w:comment>
  <w:comment w:id="3" w:author="Mike Roberts" w:date="2022-11-13T16:36:00Z" w:initials="MR">
    <w:p w14:paraId="1D5F6E00" w14:textId="329BFFC8" w:rsidR="00185A65" w:rsidRDefault="00185A65" w:rsidP="0032638A">
      <w:pPr>
        <w:pStyle w:val="CommentText"/>
      </w:pPr>
      <w:r>
        <w:rPr>
          <w:rStyle w:val="CommentReference"/>
        </w:rPr>
        <w:annotationRef/>
      </w:r>
      <w:r>
        <w:t xml:space="preserve">Great chapter overall. </w:t>
      </w:r>
      <w:r>
        <w:br/>
      </w:r>
      <w:r>
        <w:br/>
        <w:t>I feel like it could be split, though.</w:t>
      </w:r>
      <w:r>
        <w:br/>
        <w:t>Combining things like diagnosing network issues and debugging PowerShell scripts seem like completely separate things.</w:t>
      </w:r>
      <w:r>
        <w:br/>
      </w:r>
      <w:r>
        <w:br/>
        <w:t>Found some typos and omissions, which are all in the comments.</w:t>
      </w:r>
    </w:p>
  </w:comment>
  <w:comment w:id="4" w:author="Liam Draper" w:date="2022-12-01T10:02:00Z" w:initials="LD">
    <w:p w14:paraId="0DDD4E91" w14:textId="77777777" w:rsidR="00182CD4" w:rsidRDefault="00182CD4" w:rsidP="0032638A">
      <w:pPr>
        <w:pStyle w:val="CommentText"/>
      </w:pPr>
      <w:r>
        <w:rPr>
          <w:rStyle w:val="CommentReference"/>
        </w:rPr>
        <w:annotationRef/>
      </w:r>
      <w:r>
        <w:t>Style?</w:t>
      </w:r>
    </w:p>
  </w:comment>
  <w:comment w:id="5" w:author="Thomas Lee" w:date="2022-12-13T17:52:00Z" w:initials="TL">
    <w:p w14:paraId="5ADCA9DC" w14:textId="5B7E623C" w:rsidR="00F36DDE" w:rsidRDefault="00F36DDE" w:rsidP="0032638A">
      <w:pPr>
        <w:pStyle w:val="CommentText"/>
      </w:pPr>
      <w:r>
        <w:rPr>
          <w:rStyle w:val="CommentReference"/>
        </w:rPr>
        <w:annotationRef/>
      </w:r>
      <w:r>
        <w:t>Fine as is</w:t>
      </w:r>
    </w:p>
  </w:comment>
  <w:comment w:id="6" w:author="Liam Draper" w:date="2022-12-01T10:02:00Z" w:initials="LD">
    <w:p w14:paraId="4D5AC00C" w14:textId="77777777" w:rsidR="00182CD4" w:rsidRDefault="00182CD4" w:rsidP="0032638A">
      <w:pPr>
        <w:pStyle w:val="CommentText"/>
      </w:pPr>
      <w:r>
        <w:rPr>
          <w:rStyle w:val="CommentReference"/>
        </w:rPr>
        <w:annotationRef/>
      </w:r>
      <w:r>
        <w:rPr>
          <w:lang w:val="en-GB"/>
        </w:rPr>
        <w:t>Style?</w:t>
      </w:r>
    </w:p>
  </w:comment>
  <w:comment w:id="9" w:author="Liam Draper" w:date="2022-12-01T10:03:00Z" w:initials="LD">
    <w:p w14:paraId="74FAB7DD" w14:textId="77777777" w:rsidR="00182CD4" w:rsidRDefault="00182CD4" w:rsidP="0032638A">
      <w:pPr>
        <w:pStyle w:val="CommentText"/>
      </w:pPr>
      <w:r>
        <w:rPr>
          <w:rStyle w:val="CommentReference"/>
        </w:rPr>
        <w:annotationRef/>
      </w:r>
      <w:r>
        <w:rPr>
          <w:lang w:val="en-GB"/>
        </w:rPr>
        <w:t>Style?</w:t>
      </w:r>
    </w:p>
  </w:comment>
  <w:comment w:id="11" w:author="Mike Roberts" w:date="2022-11-13T15:54:00Z" w:initials="MR">
    <w:p w14:paraId="3F77CBCB" w14:textId="76E36C14" w:rsidR="00BF21C1" w:rsidRDefault="001142AB" w:rsidP="0032638A">
      <w:pPr>
        <w:pStyle w:val="CommentText"/>
      </w:pPr>
      <w:r>
        <w:rPr>
          <w:rStyle w:val="CommentReference"/>
        </w:rPr>
        <w:annotationRef/>
      </w:r>
      <w:r w:rsidR="00BF21C1">
        <w:t>DC2 missing from this diagram, and I don't see where HV1/HV2 are used.</w:t>
      </w:r>
    </w:p>
  </w:comment>
  <w:comment w:id="12" w:author="Thomas Lee" w:date="2022-12-13T17:58:00Z" w:initials="TL">
    <w:p w14:paraId="50653ED2" w14:textId="6ADF7554" w:rsidR="00F36DDE" w:rsidRDefault="00F36DDE" w:rsidP="0032638A">
      <w:pPr>
        <w:pStyle w:val="CommentText"/>
      </w:pPr>
      <w:r>
        <w:rPr>
          <w:rStyle w:val="CommentReference"/>
        </w:rPr>
        <w:annotationRef/>
      </w:r>
      <w:r>
        <w:t>Wrong graphic inserted</w:t>
      </w:r>
    </w:p>
  </w:comment>
  <w:comment w:id="15" w:author="Liam Draper" w:date="2022-12-01T10:04:00Z" w:initials="LD">
    <w:p w14:paraId="6BEE088A" w14:textId="77777777" w:rsidR="00182CD4" w:rsidRDefault="00182CD4" w:rsidP="0032638A">
      <w:pPr>
        <w:pStyle w:val="CommentText"/>
      </w:pPr>
      <w:r>
        <w:rPr>
          <w:rStyle w:val="CommentReference"/>
        </w:rPr>
        <w:annotationRef/>
      </w:r>
      <w:r>
        <w:rPr>
          <w:lang w:val="en-GB"/>
        </w:rPr>
        <w:t>Style?</w:t>
      </w:r>
    </w:p>
  </w:comment>
  <w:comment w:id="18" w:author="Liam Draper" w:date="2022-12-01T10:04:00Z" w:initials="LD">
    <w:p w14:paraId="4C9A10A5" w14:textId="77777777" w:rsidR="00182CD4" w:rsidRDefault="00182CD4" w:rsidP="0032638A">
      <w:pPr>
        <w:pStyle w:val="CommentText"/>
      </w:pPr>
      <w:r>
        <w:rPr>
          <w:rStyle w:val="CommentReference"/>
        </w:rPr>
        <w:annotationRef/>
      </w:r>
      <w:r>
        <w:rPr>
          <w:lang w:val="en-GB"/>
        </w:rPr>
        <w:t>Style?</w:t>
      </w:r>
    </w:p>
  </w:comment>
  <w:comment w:id="19" w:author="Liam Draper" w:date="2022-12-01T10:05:00Z" w:initials="LD">
    <w:p w14:paraId="43D40286" w14:textId="77777777" w:rsidR="00182CD4" w:rsidRDefault="00182CD4" w:rsidP="0032638A">
      <w:pPr>
        <w:pStyle w:val="CommentText"/>
      </w:pPr>
      <w:r>
        <w:rPr>
          <w:rStyle w:val="CommentReference"/>
        </w:rPr>
        <w:annotationRef/>
      </w:r>
      <w:r>
        <w:rPr>
          <w:lang w:val="en-GB"/>
        </w:rPr>
        <w:t>Style?</w:t>
      </w:r>
    </w:p>
  </w:comment>
  <w:comment w:id="20" w:author="Liam Draper" w:date="2022-12-01T10:05:00Z" w:initials="LD">
    <w:p w14:paraId="60AADD63" w14:textId="77777777" w:rsidR="00182CD4" w:rsidRDefault="00182CD4" w:rsidP="0032638A">
      <w:pPr>
        <w:pStyle w:val="CommentText"/>
      </w:pPr>
      <w:r>
        <w:rPr>
          <w:rStyle w:val="CommentReference"/>
        </w:rPr>
        <w:annotationRef/>
      </w:r>
      <w:r>
        <w:t>Should this be styled as per the rest?</w:t>
      </w:r>
    </w:p>
  </w:comment>
  <w:comment w:id="21" w:author="Thomas Lee" w:date="2022-12-13T18:00:00Z" w:initials="TL">
    <w:p w14:paraId="3F5C601E" w14:textId="0B1AAC23" w:rsidR="00F36DDE" w:rsidRDefault="00F36DDE" w:rsidP="0032638A">
      <w:pPr>
        <w:pStyle w:val="CommentText"/>
      </w:pPr>
      <w:r>
        <w:rPr>
          <w:rStyle w:val="CommentReference"/>
        </w:rPr>
        <w:annotationRef/>
      </w:r>
      <w:r>
        <w:t>No – OK as it is.</w:t>
      </w:r>
    </w:p>
  </w:comment>
  <w:comment w:id="22" w:author="Mike Roberts" w:date="2022-11-13T16:40:00Z" w:initials="MR">
    <w:p w14:paraId="3AA0073E" w14:textId="13FAF8FC" w:rsidR="00862BE2" w:rsidRDefault="00862BE2" w:rsidP="0032638A">
      <w:pPr>
        <w:pStyle w:val="CommentText"/>
      </w:pPr>
      <w:r>
        <w:rPr>
          <w:rStyle w:val="CommentReference"/>
        </w:rPr>
        <w:annotationRef/>
      </w:r>
      <w:r>
        <w:t>While I am happy that PowerShell 7 includes a Ternary operator, I would not use it with Windows Server code.</w:t>
      </w:r>
      <w:r>
        <w:br/>
      </w:r>
      <w:r>
        <w:br/>
        <w:t>Just a preference, but I would at least mention that this is a 7.x+ specific feature, and reference the documentation:</w:t>
      </w:r>
      <w:r>
        <w:br/>
      </w:r>
      <w:hyperlink r:id="rId1" w:anchor="ternary-operator--if-true--if-false" w:history="1">
        <w:r w:rsidRPr="000607FE">
          <w:rPr>
            <w:rStyle w:val="Hyperlink"/>
            <w:b/>
          </w:rPr>
          <w:t>about Operators - PowerShell | Microsoft Learn</w:t>
        </w:r>
      </w:hyperlink>
      <w:r>
        <w:rPr>
          <w:b/>
        </w:rPr>
        <w:t xml:space="preserve"> </w:t>
      </w:r>
    </w:p>
  </w:comment>
  <w:comment w:id="23" w:author="Thomas Lee" w:date="2022-12-13T18:00:00Z" w:initials="TL">
    <w:p w14:paraId="798C4794" w14:textId="77777777" w:rsidR="00F36DDE" w:rsidRDefault="00F36DDE" w:rsidP="0032638A">
      <w:pPr>
        <w:pStyle w:val="CommentText"/>
      </w:pPr>
      <w:r>
        <w:rPr>
          <w:rStyle w:val="CommentReference"/>
        </w:rPr>
        <w:annotationRef/>
      </w:r>
      <w:r>
        <w:t>This IS explicitly a PowerShell 7 book!</w:t>
      </w:r>
    </w:p>
    <w:p w14:paraId="2D3CBDD7" w14:textId="77777777" w:rsidR="00F36DDE" w:rsidRDefault="00F36DDE" w:rsidP="0032638A">
      <w:pPr>
        <w:pStyle w:val="CommentText"/>
      </w:pPr>
    </w:p>
    <w:p w14:paraId="1BED8CCC" w14:textId="336F8354" w:rsidR="00F36DDE" w:rsidRDefault="00F36DDE" w:rsidP="0032638A">
      <w:pPr>
        <w:pStyle w:val="CommentText"/>
      </w:pPr>
      <w:r>
        <w:t xml:space="preserve">I;’ll make a note. </w:t>
      </w:r>
    </w:p>
  </w:comment>
  <w:comment w:id="24" w:author="Liam Draper" w:date="2022-12-01T11:28:00Z" w:initials="LD">
    <w:p w14:paraId="7AE78E9C" w14:textId="77777777" w:rsidR="003C2269" w:rsidRDefault="003C2269" w:rsidP="0032638A">
      <w:pPr>
        <w:pStyle w:val="CommentText"/>
      </w:pPr>
      <w:r>
        <w:rPr>
          <w:rStyle w:val="CommentReference"/>
        </w:rPr>
        <w:annotationRef/>
      </w:r>
      <w:r>
        <w:t>Style?</w:t>
      </w:r>
    </w:p>
  </w:comment>
  <w:comment w:id="25" w:author="Liam Draper" w:date="2022-12-01T11:28:00Z" w:initials="LD">
    <w:p w14:paraId="5A133A4C" w14:textId="5CA5BE79" w:rsidR="003C2269" w:rsidRDefault="003C2269" w:rsidP="0032638A">
      <w:pPr>
        <w:pStyle w:val="CommentText"/>
      </w:pPr>
      <w:r>
        <w:rPr>
          <w:rStyle w:val="CommentReference"/>
        </w:rPr>
        <w:annotationRef/>
      </w:r>
      <w:r>
        <w:t>Style?</w:t>
      </w:r>
    </w:p>
  </w:comment>
  <w:comment w:id="40" w:author="Thomas Lee" w:date="2022-12-14T13:06:00Z" w:initials="TL">
    <w:p w14:paraId="6B819B0F" w14:textId="6A7A3DDC" w:rsidR="0032638A" w:rsidRDefault="0032638A" w:rsidP="0032638A">
      <w:pPr>
        <w:pStyle w:val="CommentText"/>
      </w:pPr>
      <w:r>
        <w:rPr>
          <w:rStyle w:val="CommentReference"/>
        </w:rPr>
        <w:annotationRef/>
      </w:r>
      <w:r>
        <w:t>Changed script and updated then grfaphic</w:t>
      </w:r>
    </w:p>
  </w:comment>
  <w:comment w:id="42" w:author="Mike Roberts" w:date="2022-11-13T16:24:00Z" w:initials="MR">
    <w:p w14:paraId="6ED08F91" w14:textId="77777777" w:rsidR="000170B7" w:rsidRDefault="006E28AF" w:rsidP="0032638A">
      <w:pPr>
        <w:pStyle w:val="CommentText"/>
      </w:pPr>
      <w:r>
        <w:rPr>
          <w:rStyle w:val="CommentReference"/>
        </w:rPr>
        <w:annotationRef/>
      </w:r>
      <w:r w:rsidR="000170B7">
        <w:t>I don't see $OF defined anywhere. Did you mean $FolderHName?</w:t>
      </w:r>
    </w:p>
    <w:p w14:paraId="70F0CE29" w14:textId="77777777" w:rsidR="005A75C7" w:rsidRDefault="005A75C7" w:rsidP="0032638A">
      <w:pPr>
        <w:pStyle w:val="CommentText"/>
      </w:pPr>
    </w:p>
    <w:p w14:paraId="7B0F9721" w14:textId="55DE2F25" w:rsidR="005A75C7" w:rsidRDefault="005A75C7" w:rsidP="0032638A">
      <w:pPr>
        <w:pStyle w:val="CommentText"/>
      </w:pPr>
      <w:r>
        <w:t xml:space="preserve">Yes – Changed script </w:t>
      </w:r>
      <w:r w:rsidR="001E082C">
        <w:t xml:space="preserve"> and taken new </w:t>
      </w:r>
      <w:r w:rsidR="0032638A">
        <w:t>graphic</w:t>
      </w:r>
    </w:p>
  </w:comment>
  <w:comment w:id="45" w:author="Liam Draper" w:date="2022-12-01T11:29:00Z" w:initials="LD">
    <w:p w14:paraId="6B1DFC67" w14:textId="77777777" w:rsidR="003C2269" w:rsidRDefault="003C2269" w:rsidP="0032638A">
      <w:pPr>
        <w:pStyle w:val="CommentText"/>
      </w:pPr>
      <w:r>
        <w:rPr>
          <w:rStyle w:val="CommentReference"/>
        </w:rPr>
        <w:annotationRef/>
      </w:r>
      <w:r>
        <w:t>Style?</w:t>
      </w:r>
    </w:p>
  </w:comment>
  <w:comment w:id="46" w:author="Liam Draper" w:date="2022-12-01T11:29:00Z" w:initials="LD">
    <w:p w14:paraId="0E8692C7" w14:textId="77777777" w:rsidR="003C2269" w:rsidRDefault="003C2269" w:rsidP="0032638A">
      <w:pPr>
        <w:pStyle w:val="CommentText"/>
      </w:pPr>
      <w:r>
        <w:rPr>
          <w:rStyle w:val="CommentReference"/>
        </w:rPr>
        <w:annotationRef/>
      </w:r>
      <w:r>
        <w:t>Style?</w:t>
      </w:r>
    </w:p>
  </w:comment>
  <w:comment w:id="52" w:author="Liam Draper" w:date="2022-12-01T11:30:00Z" w:initials="LD">
    <w:p w14:paraId="71B477DB" w14:textId="77777777" w:rsidR="003C2269" w:rsidRDefault="003C2269" w:rsidP="0032638A">
      <w:pPr>
        <w:pStyle w:val="CommentText"/>
      </w:pPr>
      <w:r>
        <w:rPr>
          <w:rStyle w:val="CommentReference"/>
        </w:rPr>
        <w:annotationRef/>
      </w:r>
      <w:r>
        <w:t>Style?</w:t>
      </w:r>
    </w:p>
  </w:comment>
  <w:comment w:id="55" w:author="Liam Draper" w:date="2022-12-01T11:30:00Z" w:initials="LD">
    <w:p w14:paraId="7AE904EB" w14:textId="77777777" w:rsidR="003C2269" w:rsidRDefault="003C2269" w:rsidP="0032638A">
      <w:pPr>
        <w:pStyle w:val="CommentText"/>
      </w:pPr>
      <w:r>
        <w:rPr>
          <w:rStyle w:val="CommentReference"/>
        </w:rPr>
        <w:annotationRef/>
      </w:r>
      <w:r>
        <w:t>Is this a typo?</w:t>
      </w:r>
    </w:p>
  </w:comment>
  <w:comment w:id="56" w:author="Thomas Lee" w:date="2022-12-14T13:09:00Z" w:initials="TL">
    <w:p w14:paraId="48BA3B46" w14:textId="17B42064" w:rsidR="0032638A" w:rsidRDefault="0032638A">
      <w:pPr>
        <w:pStyle w:val="CommentText"/>
      </w:pPr>
      <w:r>
        <w:rPr>
          <w:rStyle w:val="CommentReference"/>
        </w:rPr>
        <w:annotationRef/>
      </w:r>
      <w:r>
        <w:t>Yes!</w:t>
      </w:r>
    </w:p>
  </w:comment>
  <w:comment w:id="58" w:author="Liam Draper" w:date="2022-12-01T11:31:00Z" w:initials="LD">
    <w:p w14:paraId="769E4059" w14:textId="77777777" w:rsidR="003C2269" w:rsidRDefault="003C2269" w:rsidP="0032638A">
      <w:pPr>
        <w:pStyle w:val="CommentText"/>
      </w:pPr>
      <w:r>
        <w:rPr>
          <w:rStyle w:val="CommentReference"/>
        </w:rPr>
        <w:annotationRef/>
      </w:r>
      <w:r>
        <w:t>Style?</w:t>
      </w:r>
    </w:p>
  </w:comment>
  <w:comment w:id="60" w:author="Liam Draper" w:date="2022-12-01T11:31:00Z" w:initials="LD">
    <w:p w14:paraId="2F7C5C6D" w14:textId="071F0B71" w:rsidR="003C2269" w:rsidRDefault="003C2269" w:rsidP="0032638A">
      <w:pPr>
        <w:pStyle w:val="CommentText"/>
      </w:pPr>
      <w:r>
        <w:rPr>
          <w:rStyle w:val="CommentReference"/>
        </w:rPr>
        <w:annotationRef/>
      </w:r>
      <w:r>
        <w:t>Style?</w:t>
      </w:r>
    </w:p>
  </w:comment>
  <w:comment w:id="63" w:author="Mike Roberts" w:date="2022-11-13T16:34:00Z" w:initials="MR">
    <w:p w14:paraId="4098B434" w14:textId="27409503" w:rsidR="00367454" w:rsidRDefault="00367454" w:rsidP="0032638A">
      <w:pPr>
        <w:pStyle w:val="CommentText"/>
      </w:pPr>
      <w:r>
        <w:rPr>
          <w:rStyle w:val="CommentReference"/>
        </w:rPr>
        <w:annotationRef/>
      </w:r>
      <w:r>
        <w:t>Typo - think you meant -ScriptBlock</w:t>
      </w:r>
    </w:p>
  </w:comment>
  <w:comment w:id="64" w:author="Thomas Lee" w:date="2022-12-15T14:39:00Z" w:initials="TL">
    <w:p w14:paraId="633F84BB" w14:textId="0CABF6A1" w:rsidR="008F335A" w:rsidRDefault="008F335A">
      <w:pPr>
        <w:pStyle w:val="CommentText"/>
      </w:pPr>
      <w:r>
        <w:rPr>
          <w:rStyle w:val="CommentReference"/>
        </w:rPr>
        <w:annotationRef/>
      </w:r>
      <w:r>
        <w:t>LOL - yes</w:t>
      </w:r>
    </w:p>
  </w:comment>
  <w:comment w:id="66" w:author="Liam Draper" w:date="2022-12-01T11:34:00Z" w:initials="LD">
    <w:p w14:paraId="163B71FB" w14:textId="77777777" w:rsidR="003C2269" w:rsidRDefault="003C2269" w:rsidP="0032638A">
      <w:pPr>
        <w:pStyle w:val="CommentText"/>
      </w:pPr>
      <w:r>
        <w:rPr>
          <w:rStyle w:val="CommentReference"/>
        </w:rPr>
        <w:annotationRef/>
      </w:r>
      <w:r>
        <w:t>Style?</w:t>
      </w:r>
    </w:p>
  </w:comment>
  <w:comment w:id="68" w:author="Mike Roberts" w:date="2022-11-13T16:35:00Z" w:initials="MR">
    <w:p w14:paraId="70B13705" w14:textId="73C45ED9" w:rsidR="00367454" w:rsidRDefault="00367454" w:rsidP="0032638A">
      <w:pPr>
        <w:pStyle w:val="CommentText"/>
      </w:pPr>
      <w:r>
        <w:rPr>
          <w:rStyle w:val="CommentReference"/>
        </w:rPr>
        <w:annotationRef/>
      </w:r>
      <w:r>
        <w:t>You call out using VS Code, but I don't see any examples using it. I think debugging is a much better visual experience with the way it shows breakpoints and a debugging stack as well.</w:t>
      </w:r>
    </w:p>
  </w:comment>
  <w:comment w:id="69" w:author="Thomas Lee" w:date="2022-12-15T14:40:00Z" w:initials="TL">
    <w:p w14:paraId="3F92EBE0" w14:textId="77777777" w:rsidR="008F335A" w:rsidRDefault="008F335A">
      <w:pPr>
        <w:pStyle w:val="CommentText"/>
      </w:pPr>
      <w:r>
        <w:rPr>
          <w:rStyle w:val="CommentReference"/>
        </w:rPr>
        <w:annotationRef/>
      </w:r>
      <w:r>
        <w:t>You can use this recipe in VS Code. But good catch -  I’ll rejmove the comment.</w:t>
      </w:r>
    </w:p>
    <w:p w14:paraId="4DFCBA7E" w14:textId="77777777" w:rsidR="008F335A" w:rsidRDefault="008F335A">
      <w:pPr>
        <w:pStyle w:val="CommentText"/>
      </w:pPr>
    </w:p>
    <w:p w14:paraId="5443DD15" w14:textId="77777777" w:rsidR="008F335A" w:rsidRDefault="008F335A">
      <w:pPr>
        <w:pStyle w:val="CommentText"/>
      </w:pPr>
    </w:p>
    <w:p w14:paraId="177F23D5" w14:textId="53C3AF14" w:rsidR="008F335A" w:rsidRDefault="008F335A">
      <w:pPr>
        <w:pStyle w:val="CommentText"/>
      </w:pPr>
      <w:r>
        <w:t>I thought about a VS code session – but frankly I felt it would be too difficult to capture – screen shot after screen shot. So I’ll pass on this. Maybe in the next book?</w:t>
      </w:r>
    </w:p>
  </w:comment>
  <w:comment w:id="72" w:author="Liam Draper" w:date="2022-12-01T11:36:00Z" w:initials="LD">
    <w:p w14:paraId="44740290" w14:textId="77777777" w:rsidR="003C2269" w:rsidRDefault="003C2269" w:rsidP="0032638A">
      <w:pPr>
        <w:pStyle w:val="CommentText"/>
      </w:pPr>
      <w:r>
        <w:rPr>
          <w:rStyle w:val="CommentReference"/>
        </w:rPr>
        <w:annotationRef/>
      </w:r>
      <w:r>
        <w:t>Style?</w:t>
      </w:r>
    </w:p>
  </w:comment>
  <w:comment w:id="73" w:author="Thomas Lee" w:date="2022-12-15T14:41:00Z" w:initials="TL">
    <w:p w14:paraId="7938B728" w14:textId="7414855D" w:rsidR="008F335A" w:rsidRDefault="008F335A">
      <w:pPr>
        <w:pStyle w:val="CommentText"/>
      </w:pPr>
      <w:r>
        <w:rPr>
          <w:rStyle w:val="CommentReference"/>
        </w:rPr>
        <w:annotationRef/>
      </w:r>
      <w:r>
        <w:t>No –“cmdlet” is a term not a bit of code if you see what I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C81D7D" w15:done="0"/>
  <w15:commentEx w15:paraId="1D5F6E00" w15:done="0"/>
  <w15:commentEx w15:paraId="0DDD4E91" w15:done="0"/>
  <w15:commentEx w15:paraId="5ADCA9DC" w15:paraIdParent="0DDD4E91" w15:done="0"/>
  <w15:commentEx w15:paraId="4D5AC00C" w15:done="0"/>
  <w15:commentEx w15:paraId="74FAB7DD" w15:done="0"/>
  <w15:commentEx w15:paraId="3F77CBCB" w15:done="0"/>
  <w15:commentEx w15:paraId="50653ED2" w15:paraIdParent="3F77CBCB" w15:done="0"/>
  <w15:commentEx w15:paraId="6BEE088A" w15:done="0"/>
  <w15:commentEx w15:paraId="4C9A10A5" w15:done="0"/>
  <w15:commentEx w15:paraId="43D40286" w15:done="0"/>
  <w15:commentEx w15:paraId="60AADD63" w15:done="0"/>
  <w15:commentEx w15:paraId="3F5C601E" w15:paraIdParent="60AADD63" w15:done="0"/>
  <w15:commentEx w15:paraId="3AA0073E" w15:done="0"/>
  <w15:commentEx w15:paraId="1BED8CCC" w15:paraIdParent="3AA0073E" w15:done="0"/>
  <w15:commentEx w15:paraId="7AE78E9C" w15:done="0"/>
  <w15:commentEx w15:paraId="5A133A4C" w15:done="0"/>
  <w15:commentEx w15:paraId="6B819B0F" w15:done="0"/>
  <w15:commentEx w15:paraId="7B0F9721" w15:done="0"/>
  <w15:commentEx w15:paraId="6B1DFC67" w15:done="0"/>
  <w15:commentEx w15:paraId="0E8692C7" w15:done="0"/>
  <w15:commentEx w15:paraId="71B477DB" w15:done="0"/>
  <w15:commentEx w15:paraId="7AE904EB" w15:done="0"/>
  <w15:commentEx w15:paraId="48BA3B46" w15:paraIdParent="7AE904EB" w15:done="0"/>
  <w15:commentEx w15:paraId="769E4059" w15:done="0"/>
  <w15:commentEx w15:paraId="2F7C5C6D" w15:done="0"/>
  <w15:commentEx w15:paraId="4098B434" w15:done="0"/>
  <w15:commentEx w15:paraId="633F84BB" w15:paraIdParent="4098B434" w15:done="0"/>
  <w15:commentEx w15:paraId="163B71FB" w15:done="0"/>
  <w15:commentEx w15:paraId="70B13705" w15:done="0"/>
  <w15:commentEx w15:paraId="177F23D5" w15:paraIdParent="70B13705" w15:done="0"/>
  <w15:commentEx w15:paraId="44740290" w15:done="0"/>
  <w15:commentEx w15:paraId="7938B728" w15:paraIdParent="447402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2F0F6" w16cex:dateUtc="2022-12-01T09:23:00Z"/>
  <w16cex:commentExtensible w16cex:durableId="271B9BA6" w16cex:dateUtc="2022-11-14T00:36:00Z"/>
  <w16cex:commentExtensible w16cex:durableId="2732FA2B" w16cex:dateUtc="2022-12-01T10:02:00Z"/>
  <w16cex:commentExtensible w16cex:durableId="27433A48" w16cex:dateUtc="2022-12-13T17:52:00Z"/>
  <w16cex:commentExtensible w16cex:durableId="2732FA4C" w16cex:dateUtc="2022-12-01T10:02:00Z"/>
  <w16cex:commentExtensible w16cex:durableId="2732FA87" w16cex:dateUtc="2022-12-01T10:03:00Z"/>
  <w16cex:commentExtensible w16cex:durableId="271B91A0" w16cex:dateUtc="2022-11-13T23:54:00Z"/>
  <w16cex:commentExtensible w16cex:durableId="27433BCF" w16cex:dateUtc="2022-12-13T17:58:00Z"/>
  <w16cex:commentExtensible w16cex:durableId="2732FABC" w16cex:dateUtc="2022-12-01T10:04:00Z"/>
  <w16cex:commentExtensible w16cex:durableId="2732FACB" w16cex:dateUtc="2022-12-01T10:04:00Z"/>
  <w16cex:commentExtensible w16cex:durableId="2732FAD3" w16cex:dateUtc="2022-12-01T10:05:00Z"/>
  <w16cex:commentExtensible w16cex:durableId="2732FAF9" w16cex:dateUtc="2022-12-01T10:05:00Z"/>
  <w16cex:commentExtensible w16cex:durableId="27433C20" w16cex:dateUtc="2022-12-13T18:00:00Z"/>
  <w16cex:commentExtensible w16cex:durableId="271B9C8C" w16cex:dateUtc="2022-11-14T00:40:00Z"/>
  <w16cex:commentExtensible w16cex:durableId="27433C46" w16cex:dateUtc="2022-12-13T18:00:00Z"/>
  <w16cex:commentExtensible w16cex:durableId="27330E4F" w16cex:dateUtc="2022-12-01T11:28:00Z"/>
  <w16cex:commentExtensible w16cex:durableId="27330E46" w16cex:dateUtc="2022-12-01T11:28:00Z"/>
  <w16cex:commentExtensible w16cex:durableId="274448BE" w16cex:dateUtc="2022-12-14T13:06:00Z"/>
  <w16cex:commentExtensible w16cex:durableId="271B98A7" w16cex:dateUtc="2022-11-14T00:24:00Z"/>
  <w16cex:commentExtensible w16cex:durableId="27330E93" w16cex:dateUtc="2022-12-01T11:29:00Z"/>
  <w16cex:commentExtensible w16cex:durableId="27330E9D" w16cex:dateUtc="2022-12-01T11:29:00Z"/>
  <w16cex:commentExtensible w16cex:durableId="27330ED0" w16cex:dateUtc="2022-12-01T11:30:00Z"/>
  <w16cex:commentExtensible w16cex:durableId="27330EE1" w16cex:dateUtc="2022-12-01T11:30:00Z"/>
  <w16cex:commentExtensible w16cex:durableId="27444994" w16cex:dateUtc="2022-12-14T13:09:00Z"/>
  <w16cex:commentExtensible w16cex:durableId="27330F1D" w16cex:dateUtc="2022-12-01T11:31:00Z"/>
  <w16cex:commentExtensible w16cex:durableId="27330F10" w16cex:dateUtc="2022-12-01T11:31:00Z"/>
  <w16cex:commentExtensible w16cex:durableId="271B9AFC" w16cex:dateUtc="2022-11-14T00:34:00Z"/>
  <w16cex:commentExtensible w16cex:durableId="2745B013" w16cex:dateUtc="2022-12-15T14:39:00Z"/>
  <w16cex:commentExtensible w16cex:durableId="27330FC3" w16cex:dateUtc="2022-12-01T11:34:00Z"/>
  <w16cex:commentExtensible w16cex:durableId="271B9B34" w16cex:dateUtc="2022-11-14T00:35:00Z"/>
  <w16cex:commentExtensible w16cex:durableId="2745B047" w16cex:dateUtc="2022-12-15T14:40:00Z"/>
  <w16cex:commentExtensible w16cex:durableId="27331021" w16cex:dateUtc="2022-12-01T11:36:00Z"/>
  <w16cex:commentExtensible w16cex:durableId="2745B0A0" w16cex:dateUtc="2022-12-15T1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C81D7D" w16cid:durableId="2732F0F6"/>
  <w16cid:commentId w16cid:paraId="1D5F6E00" w16cid:durableId="271B9BA6"/>
  <w16cid:commentId w16cid:paraId="0DDD4E91" w16cid:durableId="2732FA2B"/>
  <w16cid:commentId w16cid:paraId="5ADCA9DC" w16cid:durableId="27433A48"/>
  <w16cid:commentId w16cid:paraId="4D5AC00C" w16cid:durableId="2732FA4C"/>
  <w16cid:commentId w16cid:paraId="74FAB7DD" w16cid:durableId="2732FA87"/>
  <w16cid:commentId w16cid:paraId="3F77CBCB" w16cid:durableId="271B91A0"/>
  <w16cid:commentId w16cid:paraId="50653ED2" w16cid:durableId="27433BCF"/>
  <w16cid:commentId w16cid:paraId="6BEE088A" w16cid:durableId="2732FABC"/>
  <w16cid:commentId w16cid:paraId="4C9A10A5" w16cid:durableId="2732FACB"/>
  <w16cid:commentId w16cid:paraId="43D40286" w16cid:durableId="2732FAD3"/>
  <w16cid:commentId w16cid:paraId="60AADD63" w16cid:durableId="2732FAF9"/>
  <w16cid:commentId w16cid:paraId="3F5C601E" w16cid:durableId="27433C20"/>
  <w16cid:commentId w16cid:paraId="3AA0073E" w16cid:durableId="271B9C8C"/>
  <w16cid:commentId w16cid:paraId="1BED8CCC" w16cid:durableId="27433C46"/>
  <w16cid:commentId w16cid:paraId="7AE78E9C" w16cid:durableId="27330E4F"/>
  <w16cid:commentId w16cid:paraId="5A133A4C" w16cid:durableId="27330E46"/>
  <w16cid:commentId w16cid:paraId="6B819B0F" w16cid:durableId="274448BE"/>
  <w16cid:commentId w16cid:paraId="7B0F9721" w16cid:durableId="271B98A7"/>
  <w16cid:commentId w16cid:paraId="6B1DFC67" w16cid:durableId="27330E93"/>
  <w16cid:commentId w16cid:paraId="0E8692C7" w16cid:durableId="27330E9D"/>
  <w16cid:commentId w16cid:paraId="71B477DB" w16cid:durableId="27330ED0"/>
  <w16cid:commentId w16cid:paraId="7AE904EB" w16cid:durableId="27330EE1"/>
  <w16cid:commentId w16cid:paraId="48BA3B46" w16cid:durableId="27444994"/>
  <w16cid:commentId w16cid:paraId="769E4059" w16cid:durableId="27330F1D"/>
  <w16cid:commentId w16cid:paraId="2F7C5C6D" w16cid:durableId="27330F10"/>
  <w16cid:commentId w16cid:paraId="4098B434" w16cid:durableId="271B9AFC"/>
  <w16cid:commentId w16cid:paraId="633F84BB" w16cid:durableId="2745B013"/>
  <w16cid:commentId w16cid:paraId="163B71FB" w16cid:durableId="27330FC3"/>
  <w16cid:commentId w16cid:paraId="70B13705" w16cid:durableId="271B9B34"/>
  <w16cid:commentId w16cid:paraId="177F23D5" w16cid:durableId="2745B047"/>
  <w16cid:commentId w16cid:paraId="44740290" w16cid:durableId="27331021"/>
  <w16cid:commentId w16cid:paraId="7938B728" w16cid:durableId="2745B0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E51FD" w14:textId="77777777" w:rsidR="006368CA" w:rsidRDefault="006368CA" w:rsidP="00F16DB2">
      <w:pPr>
        <w:spacing w:before="0" w:after="0"/>
      </w:pPr>
      <w:r>
        <w:separator/>
      </w:r>
    </w:p>
  </w:endnote>
  <w:endnote w:type="continuationSeparator" w:id="0">
    <w:p w14:paraId="20FFEFB3" w14:textId="77777777" w:rsidR="006368CA" w:rsidRDefault="006368CA"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38450" w14:textId="77777777" w:rsidR="006368CA" w:rsidRDefault="006368CA" w:rsidP="00F16DB2">
      <w:pPr>
        <w:spacing w:before="0" w:after="0"/>
      </w:pPr>
      <w:r>
        <w:separator/>
      </w:r>
    </w:p>
  </w:footnote>
  <w:footnote w:type="continuationSeparator" w:id="0">
    <w:p w14:paraId="6D702275" w14:textId="77777777" w:rsidR="006368CA" w:rsidRDefault="006368CA"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655770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8472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526781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73716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sqwFACJIYN8tAAAA"/>
  </w:docVars>
  <w:rsids>
    <w:rsidRoot w:val="009D0F10"/>
    <w:rsid w:val="0000165C"/>
    <w:rsid w:val="000048BD"/>
    <w:rsid w:val="00004DB8"/>
    <w:rsid w:val="000075BA"/>
    <w:rsid w:val="00014022"/>
    <w:rsid w:val="000147F8"/>
    <w:rsid w:val="00016BD5"/>
    <w:rsid w:val="000170B7"/>
    <w:rsid w:val="00021DA7"/>
    <w:rsid w:val="00022E8C"/>
    <w:rsid w:val="00033A15"/>
    <w:rsid w:val="0003582B"/>
    <w:rsid w:val="00036E59"/>
    <w:rsid w:val="000474EF"/>
    <w:rsid w:val="00050575"/>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42AB"/>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6D2E"/>
    <w:rsid w:val="00167446"/>
    <w:rsid w:val="00167F1A"/>
    <w:rsid w:val="00170D91"/>
    <w:rsid w:val="00173226"/>
    <w:rsid w:val="001734E9"/>
    <w:rsid w:val="001737B4"/>
    <w:rsid w:val="00173B1C"/>
    <w:rsid w:val="00173C9B"/>
    <w:rsid w:val="0017482F"/>
    <w:rsid w:val="00180B34"/>
    <w:rsid w:val="001818BF"/>
    <w:rsid w:val="00181BCA"/>
    <w:rsid w:val="00182CD4"/>
    <w:rsid w:val="00182E33"/>
    <w:rsid w:val="0018485E"/>
    <w:rsid w:val="00184E7B"/>
    <w:rsid w:val="00185A65"/>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082C"/>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09C"/>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38A"/>
    <w:rsid w:val="003266B7"/>
    <w:rsid w:val="00327CDB"/>
    <w:rsid w:val="00327D40"/>
    <w:rsid w:val="00330057"/>
    <w:rsid w:val="00332506"/>
    <w:rsid w:val="0033308A"/>
    <w:rsid w:val="00334384"/>
    <w:rsid w:val="003414AF"/>
    <w:rsid w:val="00342DA1"/>
    <w:rsid w:val="00343B12"/>
    <w:rsid w:val="00343C68"/>
    <w:rsid w:val="00345A49"/>
    <w:rsid w:val="00346681"/>
    <w:rsid w:val="00347F6F"/>
    <w:rsid w:val="00356BD8"/>
    <w:rsid w:val="003636E8"/>
    <w:rsid w:val="003653AD"/>
    <w:rsid w:val="0036545F"/>
    <w:rsid w:val="00366F37"/>
    <w:rsid w:val="00367454"/>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2269"/>
    <w:rsid w:val="003C514B"/>
    <w:rsid w:val="003C64A1"/>
    <w:rsid w:val="003D05DD"/>
    <w:rsid w:val="003D23A2"/>
    <w:rsid w:val="003D2E43"/>
    <w:rsid w:val="003D5BD5"/>
    <w:rsid w:val="003E1563"/>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6FDF"/>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12D3"/>
    <w:rsid w:val="0051344D"/>
    <w:rsid w:val="0051427F"/>
    <w:rsid w:val="005147E9"/>
    <w:rsid w:val="00516200"/>
    <w:rsid w:val="00516873"/>
    <w:rsid w:val="00516E8D"/>
    <w:rsid w:val="00521966"/>
    <w:rsid w:val="00521ADF"/>
    <w:rsid w:val="00522E13"/>
    <w:rsid w:val="0052772C"/>
    <w:rsid w:val="005302E9"/>
    <w:rsid w:val="00531667"/>
    <w:rsid w:val="00535ECA"/>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5C7"/>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0B57"/>
    <w:rsid w:val="006113AB"/>
    <w:rsid w:val="00611C61"/>
    <w:rsid w:val="00613BFE"/>
    <w:rsid w:val="00617BE2"/>
    <w:rsid w:val="00624019"/>
    <w:rsid w:val="00625309"/>
    <w:rsid w:val="006265DA"/>
    <w:rsid w:val="00626F75"/>
    <w:rsid w:val="00631170"/>
    <w:rsid w:val="006368CA"/>
    <w:rsid w:val="00640420"/>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30CA"/>
    <w:rsid w:val="006C5592"/>
    <w:rsid w:val="006D0DD7"/>
    <w:rsid w:val="006D45FD"/>
    <w:rsid w:val="006D7550"/>
    <w:rsid w:val="006D7E16"/>
    <w:rsid w:val="006E28AF"/>
    <w:rsid w:val="006E335D"/>
    <w:rsid w:val="006E34C5"/>
    <w:rsid w:val="006E3619"/>
    <w:rsid w:val="006E3C48"/>
    <w:rsid w:val="006E48B8"/>
    <w:rsid w:val="006E5B23"/>
    <w:rsid w:val="006E5DA4"/>
    <w:rsid w:val="006E6DE8"/>
    <w:rsid w:val="006E7225"/>
    <w:rsid w:val="006F0D0A"/>
    <w:rsid w:val="006F22B2"/>
    <w:rsid w:val="006F4C8D"/>
    <w:rsid w:val="006F62C4"/>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1B59"/>
    <w:rsid w:val="0079221E"/>
    <w:rsid w:val="00792411"/>
    <w:rsid w:val="00793263"/>
    <w:rsid w:val="0079371A"/>
    <w:rsid w:val="00794721"/>
    <w:rsid w:val="00794C20"/>
    <w:rsid w:val="00794F41"/>
    <w:rsid w:val="0079732A"/>
    <w:rsid w:val="00797CAC"/>
    <w:rsid w:val="007A3502"/>
    <w:rsid w:val="007A5480"/>
    <w:rsid w:val="007A7FB5"/>
    <w:rsid w:val="007B35BE"/>
    <w:rsid w:val="007B4172"/>
    <w:rsid w:val="007B4F73"/>
    <w:rsid w:val="007B7A9E"/>
    <w:rsid w:val="007C0211"/>
    <w:rsid w:val="007C2692"/>
    <w:rsid w:val="007C3188"/>
    <w:rsid w:val="007D202C"/>
    <w:rsid w:val="007D27A4"/>
    <w:rsid w:val="007E7460"/>
    <w:rsid w:val="007E7EE2"/>
    <w:rsid w:val="007F088C"/>
    <w:rsid w:val="007F2FF8"/>
    <w:rsid w:val="007F4A53"/>
    <w:rsid w:val="007F525F"/>
    <w:rsid w:val="007F5A0B"/>
    <w:rsid w:val="007F5FD1"/>
    <w:rsid w:val="007F66C5"/>
    <w:rsid w:val="00800AF2"/>
    <w:rsid w:val="00802EFE"/>
    <w:rsid w:val="00803907"/>
    <w:rsid w:val="00804B8C"/>
    <w:rsid w:val="00812BD5"/>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BE2"/>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C43E6"/>
    <w:rsid w:val="008D066B"/>
    <w:rsid w:val="008D0E22"/>
    <w:rsid w:val="008D1273"/>
    <w:rsid w:val="008D2D38"/>
    <w:rsid w:val="008D7583"/>
    <w:rsid w:val="008E39C8"/>
    <w:rsid w:val="008E4137"/>
    <w:rsid w:val="008E634D"/>
    <w:rsid w:val="008E6477"/>
    <w:rsid w:val="008F2094"/>
    <w:rsid w:val="008F2C1D"/>
    <w:rsid w:val="008F335A"/>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E8D"/>
    <w:rsid w:val="009366D5"/>
    <w:rsid w:val="00936942"/>
    <w:rsid w:val="00936D34"/>
    <w:rsid w:val="0094131C"/>
    <w:rsid w:val="00941AB9"/>
    <w:rsid w:val="009459C8"/>
    <w:rsid w:val="00947A17"/>
    <w:rsid w:val="00950592"/>
    <w:rsid w:val="00952699"/>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09A9"/>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27"/>
    <w:rsid w:val="00A366C7"/>
    <w:rsid w:val="00A37AA0"/>
    <w:rsid w:val="00A51C48"/>
    <w:rsid w:val="00A5298C"/>
    <w:rsid w:val="00A5399E"/>
    <w:rsid w:val="00A5699D"/>
    <w:rsid w:val="00A60056"/>
    <w:rsid w:val="00A620C7"/>
    <w:rsid w:val="00A64394"/>
    <w:rsid w:val="00A64B14"/>
    <w:rsid w:val="00A65DCD"/>
    <w:rsid w:val="00A661BA"/>
    <w:rsid w:val="00A715F5"/>
    <w:rsid w:val="00A724B5"/>
    <w:rsid w:val="00A73E68"/>
    <w:rsid w:val="00A76873"/>
    <w:rsid w:val="00A76E34"/>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4D56"/>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21C1"/>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0D36"/>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27BF"/>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38D"/>
    <w:rsid w:val="00DF4941"/>
    <w:rsid w:val="00DF4F7A"/>
    <w:rsid w:val="00DF6389"/>
    <w:rsid w:val="00DF74A2"/>
    <w:rsid w:val="00E019D6"/>
    <w:rsid w:val="00E01A2A"/>
    <w:rsid w:val="00E05F04"/>
    <w:rsid w:val="00E06E34"/>
    <w:rsid w:val="00E12089"/>
    <w:rsid w:val="00E14C01"/>
    <w:rsid w:val="00E16AC7"/>
    <w:rsid w:val="00E27220"/>
    <w:rsid w:val="00E27342"/>
    <w:rsid w:val="00E30191"/>
    <w:rsid w:val="00E305D4"/>
    <w:rsid w:val="00E32F38"/>
    <w:rsid w:val="00E37BB3"/>
    <w:rsid w:val="00E416FD"/>
    <w:rsid w:val="00E47CE9"/>
    <w:rsid w:val="00E5033F"/>
    <w:rsid w:val="00E51179"/>
    <w:rsid w:val="00E54904"/>
    <w:rsid w:val="00E54D81"/>
    <w:rsid w:val="00E55C4F"/>
    <w:rsid w:val="00E57A3D"/>
    <w:rsid w:val="00E612E7"/>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1F9C"/>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5248"/>
    <w:rsid w:val="00F25253"/>
    <w:rsid w:val="00F31E19"/>
    <w:rsid w:val="00F34BF5"/>
    <w:rsid w:val="00F356BE"/>
    <w:rsid w:val="00F364A5"/>
    <w:rsid w:val="00F36DDE"/>
    <w:rsid w:val="00F416B4"/>
    <w:rsid w:val="00F42279"/>
    <w:rsid w:val="00F42576"/>
    <w:rsid w:val="00F42C5E"/>
    <w:rsid w:val="00F448EF"/>
    <w:rsid w:val="00F45021"/>
    <w:rsid w:val="00F503E0"/>
    <w:rsid w:val="00F51AD6"/>
    <w:rsid w:val="00F53410"/>
    <w:rsid w:val="00F5631B"/>
    <w:rsid w:val="00F6023D"/>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6243"/>
    <w:rsid w:val="00FD7CAB"/>
    <w:rsid w:val="00FE11CF"/>
    <w:rsid w:val="00FE1622"/>
    <w:rsid w:val="00FE1715"/>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5A75C7"/>
    <w:pPr>
      <w:spacing w:after="50"/>
      <w:ind w:left="360"/>
      <w:pPrChange w:id="0" w:author="Thomas Lee" w:date="2022-12-13T18:10:00Z">
        <w:pPr>
          <w:spacing w:after="50"/>
          <w:ind w:left="360"/>
        </w:pPr>
      </w:pPrChange>
    </w:pPr>
    <w:rPr>
      <w:rFonts w:ascii="Lucida Console" w:hAnsi="Lucida Console"/>
      <w:sz w:val="19"/>
      <w:szCs w:val="18"/>
      <w:lang w:val="en-GB" w:eastAsia="ar-SA"/>
      <w:rPrChange w:id="0" w:author="Thomas Lee" w:date="2022-12-13T18:10: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32638A"/>
    <w:pPr>
      <w:pPrChange w:id="1" w:author="Thomas Lee" w:date="2022-12-14T13:06:00Z">
        <w:pPr>
          <w:spacing w:before="60" w:after="60"/>
        </w:pPr>
      </w:pPrChange>
    </w:pPr>
    <w:rPr>
      <w:szCs w:val="20"/>
      <w:rPrChange w:id="1" w:author="Thomas Lee" w:date="2022-12-14T13:06: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32638A"/>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uiPriority w:val="99"/>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215">
      <w:bodyDiv w:val="1"/>
      <w:marLeft w:val="0"/>
      <w:marRight w:val="0"/>
      <w:marTop w:val="0"/>
      <w:marBottom w:val="0"/>
      <w:divBdr>
        <w:top w:val="none" w:sz="0" w:space="0" w:color="auto"/>
        <w:left w:val="none" w:sz="0" w:space="0" w:color="auto"/>
        <w:bottom w:val="none" w:sz="0" w:space="0" w:color="auto"/>
        <w:right w:val="none" w:sz="0" w:space="0" w:color="auto"/>
      </w:divBdr>
      <w:divsChild>
        <w:div w:id="851992723">
          <w:marLeft w:val="0"/>
          <w:marRight w:val="0"/>
          <w:marTop w:val="0"/>
          <w:marBottom w:val="0"/>
          <w:divBdr>
            <w:top w:val="none" w:sz="0" w:space="0" w:color="auto"/>
            <w:left w:val="none" w:sz="0" w:space="0" w:color="auto"/>
            <w:bottom w:val="none" w:sz="0" w:space="0" w:color="auto"/>
            <w:right w:val="none" w:sz="0" w:space="0" w:color="auto"/>
          </w:divBdr>
          <w:divsChild>
            <w:div w:id="754325359">
              <w:marLeft w:val="0"/>
              <w:marRight w:val="0"/>
              <w:marTop w:val="0"/>
              <w:marBottom w:val="0"/>
              <w:divBdr>
                <w:top w:val="none" w:sz="0" w:space="0" w:color="auto"/>
                <w:left w:val="none" w:sz="0" w:space="0" w:color="auto"/>
                <w:bottom w:val="none" w:sz="0" w:space="0" w:color="auto"/>
                <w:right w:val="none" w:sz="0" w:space="0" w:color="auto"/>
              </w:divBdr>
            </w:div>
            <w:div w:id="522135855">
              <w:marLeft w:val="0"/>
              <w:marRight w:val="0"/>
              <w:marTop w:val="0"/>
              <w:marBottom w:val="0"/>
              <w:divBdr>
                <w:top w:val="none" w:sz="0" w:space="0" w:color="auto"/>
                <w:left w:val="none" w:sz="0" w:space="0" w:color="auto"/>
                <w:bottom w:val="none" w:sz="0" w:space="0" w:color="auto"/>
                <w:right w:val="none" w:sz="0" w:space="0" w:color="auto"/>
              </w:divBdr>
            </w:div>
            <w:div w:id="341131104">
              <w:marLeft w:val="0"/>
              <w:marRight w:val="0"/>
              <w:marTop w:val="0"/>
              <w:marBottom w:val="0"/>
              <w:divBdr>
                <w:top w:val="none" w:sz="0" w:space="0" w:color="auto"/>
                <w:left w:val="none" w:sz="0" w:space="0" w:color="auto"/>
                <w:bottom w:val="none" w:sz="0" w:space="0" w:color="auto"/>
                <w:right w:val="none" w:sz="0" w:space="0" w:color="auto"/>
              </w:divBdr>
            </w:div>
            <w:div w:id="1447313376">
              <w:marLeft w:val="0"/>
              <w:marRight w:val="0"/>
              <w:marTop w:val="0"/>
              <w:marBottom w:val="0"/>
              <w:divBdr>
                <w:top w:val="none" w:sz="0" w:space="0" w:color="auto"/>
                <w:left w:val="none" w:sz="0" w:space="0" w:color="auto"/>
                <w:bottom w:val="none" w:sz="0" w:space="0" w:color="auto"/>
                <w:right w:val="none" w:sz="0" w:space="0" w:color="auto"/>
              </w:divBdr>
            </w:div>
            <w:div w:id="287203019">
              <w:marLeft w:val="0"/>
              <w:marRight w:val="0"/>
              <w:marTop w:val="0"/>
              <w:marBottom w:val="0"/>
              <w:divBdr>
                <w:top w:val="none" w:sz="0" w:space="0" w:color="auto"/>
                <w:left w:val="none" w:sz="0" w:space="0" w:color="auto"/>
                <w:bottom w:val="none" w:sz="0" w:space="0" w:color="auto"/>
                <w:right w:val="none" w:sz="0" w:space="0" w:color="auto"/>
              </w:divBdr>
            </w:div>
            <w:div w:id="1111390559">
              <w:marLeft w:val="0"/>
              <w:marRight w:val="0"/>
              <w:marTop w:val="0"/>
              <w:marBottom w:val="0"/>
              <w:divBdr>
                <w:top w:val="none" w:sz="0" w:space="0" w:color="auto"/>
                <w:left w:val="none" w:sz="0" w:space="0" w:color="auto"/>
                <w:bottom w:val="none" w:sz="0" w:space="0" w:color="auto"/>
                <w:right w:val="none" w:sz="0" w:space="0" w:color="auto"/>
              </w:divBdr>
            </w:div>
            <w:div w:id="1839802879">
              <w:marLeft w:val="0"/>
              <w:marRight w:val="0"/>
              <w:marTop w:val="0"/>
              <w:marBottom w:val="0"/>
              <w:divBdr>
                <w:top w:val="none" w:sz="0" w:space="0" w:color="auto"/>
                <w:left w:val="none" w:sz="0" w:space="0" w:color="auto"/>
                <w:bottom w:val="none" w:sz="0" w:space="0" w:color="auto"/>
                <w:right w:val="none" w:sz="0" w:space="0" w:color="auto"/>
              </w:divBdr>
            </w:div>
            <w:div w:id="644047418">
              <w:marLeft w:val="0"/>
              <w:marRight w:val="0"/>
              <w:marTop w:val="0"/>
              <w:marBottom w:val="0"/>
              <w:divBdr>
                <w:top w:val="none" w:sz="0" w:space="0" w:color="auto"/>
                <w:left w:val="none" w:sz="0" w:space="0" w:color="auto"/>
                <w:bottom w:val="none" w:sz="0" w:space="0" w:color="auto"/>
                <w:right w:val="none" w:sz="0" w:space="0" w:color="auto"/>
              </w:divBdr>
            </w:div>
            <w:div w:id="1782187271">
              <w:marLeft w:val="0"/>
              <w:marRight w:val="0"/>
              <w:marTop w:val="0"/>
              <w:marBottom w:val="0"/>
              <w:divBdr>
                <w:top w:val="none" w:sz="0" w:space="0" w:color="auto"/>
                <w:left w:val="none" w:sz="0" w:space="0" w:color="auto"/>
                <w:bottom w:val="none" w:sz="0" w:space="0" w:color="auto"/>
                <w:right w:val="none" w:sz="0" w:space="0" w:color="auto"/>
              </w:divBdr>
            </w:div>
            <w:div w:id="1618752968">
              <w:marLeft w:val="0"/>
              <w:marRight w:val="0"/>
              <w:marTop w:val="0"/>
              <w:marBottom w:val="0"/>
              <w:divBdr>
                <w:top w:val="none" w:sz="0" w:space="0" w:color="auto"/>
                <w:left w:val="none" w:sz="0" w:space="0" w:color="auto"/>
                <w:bottom w:val="none" w:sz="0" w:space="0" w:color="auto"/>
                <w:right w:val="none" w:sz="0" w:space="0" w:color="auto"/>
              </w:divBdr>
            </w:div>
            <w:div w:id="1267035582">
              <w:marLeft w:val="0"/>
              <w:marRight w:val="0"/>
              <w:marTop w:val="0"/>
              <w:marBottom w:val="0"/>
              <w:divBdr>
                <w:top w:val="none" w:sz="0" w:space="0" w:color="auto"/>
                <w:left w:val="none" w:sz="0" w:space="0" w:color="auto"/>
                <w:bottom w:val="none" w:sz="0" w:space="0" w:color="auto"/>
                <w:right w:val="none" w:sz="0" w:space="0" w:color="auto"/>
              </w:divBdr>
            </w:div>
            <w:div w:id="899250886">
              <w:marLeft w:val="0"/>
              <w:marRight w:val="0"/>
              <w:marTop w:val="0"/>
              <w:marBottom w:val="0"/>
              <w:divBdr>
                <w:top w:val="none" w:sz="0" w:space="0" w:color="auto"/>
                <w:left w:val="none" w:sz="0" w:space="0" w:color="auto"/>
                <w:bottom w:val="none" w:sz="0" w:space="0" w:color="auto"/>
                <w:right w:val="none" w:sz="0" w:space="0" w:color="auto"/>
              </w:divBdr>
            </w:div>
            <w:div w:id="921336272">
              <w:marLeft w:val="0"/>
              <w:marRight w:val="0"/>
              <w:marTop w:val="0"/>
              <w:marBottom w:val="0"/>
              <w:divBdr>
                <w:top w:val="none" w:sz="0" w:space="0" w:color="auto"/>
                <w:left w:val="none" w:sz="0" w:space="0" w:color="auto"/>
                <w:bottom w:val="none" w:sz="0" w:space="0" w:color="auto"/>
                <w:right w:val="none" w:sz="0" w:space="0" w:color="auto"/>
              </w:divBdr>
            </w:div>
            <w:div w:id="1507093784">
              <w:marLeft w:val="0"/>
              <w:marRight w:val="0"/>
              <w:marTop w:val="0"/>
              <w:marBottom w:val="0"/>
              <w:divBdr>
                <w:top w:val="none" w:sz="0" w:space="0" w:color="auto"/>
                <w:left w:val="none" w:sz="0" w:space="0" w:color="auto"/>
                <w:bottom w:val="none" w:sz="0" w:space="0" w:color="auto"/>
                <w:right w:val="none" w:sz="0" w:space="0" w:color="auto"/>
              </w:divBdr>
            </w:div>
            <w:div w:id="1702321350">
              <w:marLeft w:val="0"/>
              <w:marRight w:val="0"/>
              <w:marTop w:val="0"/>
              <w:marBottom w:val="0"/>
              <w:divBdr>
                <w:top w:val="none" w:sz="0" w:space="0" w:color="auto"/>
                <w:left w:val="none" w:sz="0" w:space="0" w:color="auto"/>
                <w:bottom w:val="none" w:sz="0" w:space="0" w:color="auto"/>
                <w:right w:val="none" w:sz="0" w:space="0" w:color="auto"/>
              </w:divBdr>
            </w:div>
            <w:div w:id="739132396">
              <w:marLeft w:val="0"/>
              <w:marRight w:val="0"/>
              <w:marTop w:val="0"/>
              <w:marBottom w:val="0"/>
              <w:divBdr>
                <w:top w:val="none" w:sz="0" w:space="0" w:color="auto"/>
                <w:left w:val="none" w:sz="0" w:space="0" w:color="auto"/>
                <w:bottom w:val="none" w:sz="0" w:space="0" w:color="auto"/>
                <w:right w:val="none" w:sz="0" w:space="0" w:color="auto"/>
              </w:divBdr>
            </w:div>
            <w:div w:id="1362560164">
              <w:marLeft w:val="0"/>
              <w:marRight w:val="0"/>
              <w:marTop w:val="0"/>
              <w:marBottom w:val="0"/>
              <w:divBdr>
                <w:top w:val="none" w:sz="0" w:space="0" w:color="auto"/>
                <w:left w:val="none" w:sz="0" w:space="0" w:color="auto"/>
                <w:bottom w:val="none" w:sz="0" w:space="0" w:color="auto"/>
                <w:right w:val="none" w:sz="0" w:space="0" w:color="auto"/>
              </w:divBdr>
            </w:div>
            <w:div w:id="553154001">
              <w:marLeft w:val="0"/>
              <w:marRight w:val="0"/>
              <w:marTop w:val="0"/>
              <w:marBottom w:val="0"/>
              <w:divBdr>
                <w:top w:val="none" w:sz="0" w:space="0" w:color="auto"/>
                <w:left w:val="none" w:sz="0" w:space="0" w:color="auto"/>
                <w:bottom w:val="none" w:sz="0" w:space="0" w:color="auto"/>
                <w:right w:val="none" w:sz="0" w:space="0" w:color="auto"/>
              </w:divBdr>
            </w:div>
            <w:div w:id="1868063046">
              <w:marLeft w:val="0"/>
              <w:marRight w:val="0"/>
              <w:marTop w:val="0"/>
              <w:marBottom w:val="0"/>
              <w:divBdr>
                <w:top w:val="none" w:sz="0" w:space="0" w:color="auto"/>
                <w:left w:val="none" w:sz="0" w:space="0" w:color="auto"/>
                <w:bottom w:val="none" w:sz="0" w:space="0" w:color="auto"/>
                <w:right w:val="none" w:sz="0" w:space="0" w:color="auto"/>
              </w:divBdr>
            </w:div>
            <w:div w:id="1346397268">
              <w:marLeft w:val="0"/>
              <w:marRight w:val="0"/>
              <w:marTop w:val="0"/>
              <w:marBottom w:val="0"/>
              <w:divBdr>
                <w:top w:val="none" w:sz="0" w:space="0" w:color="auto"/>
                <w:left w:val="none" w:sz="0" w:space="0" w:color="auto"/>
                <w:bottom w:val="none" w:sz="0" w:space="0" w:color="auto"/>
                <w:right w:val="none" w:sz="0" w:space="0" w:color="auto"/>
              </w:divBdr>
            </w:div>
            <w:div w:id="215436420">
              <w:marLeft w:val="0"/>
              <w:marRight w:val="0"/>
              <w:marTop w:val="0"/>
              <w:marBottom w:val="0"/>
              <w:divBdr>
                <w:top w:val="none" w:sz="0" w:space="0" w:color="auto"/>
                <w:left w:val="none" w:sz="0" w:space="0" w:color="auto"/>
                <w:bottom w:val="none" w:sz="0" w:space="0" w:color="auto"/>
                <w:right w:val="none" w:sz="0" w:space="0" w:color="auto"/>
              </w:divBdr>
            </w:div>
            <w:div w:id="136849347">
              <w:marLeft w:val="0"/>
              <w:marRight w:val="0"/>
              <w:marTop w:val="0"/>
              <w:marBottom w:val="0"/>
              <w:divBdr>
                <w:top w:val="none" w:sz="0" w:space="0" w:color="auto"/>
                <w:left w:val="none" w:sz="0" w:space="0" w:color="auto"/>
                <w:bottom w:val="none" w:sz="0" w:space="0" w:color="auto"/>
                <w:right w:val="none" w:sz="0" w:space="0" w:color="auto"/>
              </w:divBdr>
            </w:div>
            <w:div w:id="1735078412">
              <w:marLeft w:val="0"/>
              <w:marRight w:val="0"/>
              <w:marTop w:val="0"/>
              <w:marBottom w:val="0"/>
              <w:divBdr>
                <w:top w:val="none" w:sz="0" w:space="0" w:color="auto"/>
                <w:left w:val="none" w:sz="0" w:space="0" w:color="auto"/>
                <w:bottom w:val="none" w:sz="0" w:space="0" w:color="auto"/>
                <w:right w:val="none" w:sz="0" w:space="0" w:color="auto"/>
              </w:divBdr>
            </w:div>
            <w:div w:id="155924549">
              <w:marLeft w:val="0"/>
              <w:marRight w:val="0"/>
              <w:marTop w:val="0"/>
              <w:marBottom w:val="0"/>
              <w:divBdr>
                <w:top w:val="none" w:sz="0" w:space="0" w:color="auto"/>
                <w:left w:val="none" w:sz="0" w:space="0" w:color="auto"/>
                <w:bottom w:val="none" w:sz="0" w:space="0" w:color="auto"/>
                <w:right w:val="none" w:sz="0" w:space="0" w:color="auto"/>
              </w:divBdr>
            </w:div>
            <w:div w:id="1254781144">
              <w:marLeft w:val="0"/>
              <w:marRight w:val="0"/>
              <w:marTop w:val="0"/>
              <w:marBottom w:val="0"/>
              <w:divBdr>
                <w:top w:val="none" w:sz="0" w:space="0" w:color="auto"/>
                <w:left w:val="none" w:sz="0" w:space="0" w:color="auto"/>
                <w:bottom w:val="none" w:sz="0" w:space="0" w:color="auto"/>
                <w:right w:val="none" w:sz="0" w:space="0" w:color="auto"/>
              </w:divBdr>
            </w:div>
            <w:div w:id="956329081">
              <w:marLeft w:val="0"/>
              <w:marRight w:val="0"/>
              <w:marTop w:val="0"/>
              <w:marBottom w:val="0"/>
              <w:divBdr>
                <w:top w:val="none" w:sz="0" w:space="0" w:color="auto"/>
                <w:left w:val="none" w:sz="0" w:space="0" w:color="auto"/>
                <w:bottom w:val="none" w:sz="0" w:space="0" w:color="auto"/>
                <w:right w:val="none" w:sz="0" w:space="0" w:color="auto"/>
              </w:divBdr>
            </w:div>
            <w:div w:id="342753996">
              <w:marLeft w:val="0"/>
              <w:marRight w:val="0"/>
              <w:marTop w:val="0"/>
              <w:marBottom w:val="0"/>
              <w:divBdr>
                <w:top w:val="none" w:sz="0" w:space="0" w:color="auto"/>
                <w:left w:val="none" w:sz="0" w:space="0" w:color="auto"/>
                <w:bottom w:val="none" w:sz="0" w:space="0" w:color="auto"/>
                <w:right w:val="none" w:sz="0" w:space="0" w:color="auto"/>
              </w:divBdr>
            </w:div>
            <w:div w:id="1705860118">
              <w:marLeft w:val="0"/>
              <w:marRight w:val="0"/>
              <w:marTop w:val="0"/>
              <w:marBottom w:val="0"/>
              <w:divBdr>
                <w:top w:val="none" w:sz="0" w:space="0" w:color="auto"/>
                <w:left w:val="none" w:sz="0" w:space="0" w:color="auto"/>
                <w:bottom w:val="none" w:sz="0" w:space="0" w:color="auto"/>
                <w:right w:val="none" w:sz="0" w:space="0" w:color="auto"/>
              </w:divBdr>
            </w:div>
            <w:div w:id="1414429372">
              <w:marLeft w:val="0"/>
              <w:marRight w:val="0"/>
              <w:marTop w:val="0"/>
              <w:marBottom w:val="0"/>
              <w:divBdr>
                <w:top w:val="none" w:sz="0" w:space="0" w:color="auto"/>
                <w:left w:val="none" w:sz="0" w:space="0" w:color="auto"/>
                <w:bottom w:val="none" w:sz="0" w:space="0" w:color="auto"/>
                <w:right w:val="none" w:sz="0" w:space="0" w:color="auto"/>
              </w:divBdr>
            </w:div>
            <w:div w:id="853886203">
              <w:marLeft w:val="0"/>
              <w:marRight w:val="0"/>
              <w:marTop w:val="0"/>
              <w:marBottom w:val="0"/>
              <w:divBdr>
                <w:top w:val="none" w:sz="0" w:space="0" w:color="auto"/>
                <w:left w:val="none" w:sz="0" w:space="0" w:color="auto"/>
                <w:bottom w:val="none" w:sz="0" w:space="0" w:color="auto"/>
                <w:right w:val="none" w:sz="0" w:space="0" w:color="auto"/>
              </w:divBdr>
            </w:div>
            <w:div w:id="1655601291">
              <w:marLeft w:val="0"/>
              <w:marRight w:val="0"/>
              <w:marTop w:val="0"/>
              <w:marBottom w:val="0"/>
              <w:divBdr>
                <w:top w:val="none" w:sz="0" w:space="0" w:color="auto"/>
                <w:left w:val="none" w:sz="0" w:space="0" w:color="auto"/>
                <w:bottom w:val="none" w:sz="0" w:space="0" w:color="auto"/>
                <w:right w:val="none" w:sz="0" w:space="0" w:color="auto"/>
              </w:divBdr>
            </w:div>
            <w:div w:id="512842101">
              <w:marLeft w:val="0"/>
              <w:marRight w:val="0"/>
              <w:marTop w:val="0"/>
              <w:marBottom w:val="0"/>
              <w:divBdr>
                <w:top w:val="none" w:sz="0" w:space="0" w:color="auto"/>
                <w:left w:val="none" w:sz="0" w:space="0" w:color="auto"/>
                <w:bottom w:val="none" w:sz="0" w:space="0" w:color="auto"/>
                <w:right w:val="none" w:sz="0" w:space="0" w:color="auto"/>
              </w:divBdr>
            </w:div>
            <w:div w:id="2093551074">
              <w:marLeft w:val="0"/>
              <w:marRight w:val="0"/>
              <w:marTop w:val="0"/>
              <w:marBottom w:val="0"/>
              <w:divBdr>
                <w:top w:val="none" w:sz="0" w:space="0" w:color="auto"/>
                <w:left w:val="none" w:sz="0" w:space="0" w:color="auto"/>
                <w:bottom w:val="none" w:sz="0" w:space="0" w:color="auto"/>
                <w:right w:val="none" w:sz="0" w:space="0" w:color="auto"/>
              </w:divBdr>
            </w:div>
            <w:div w:id="683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08622">
      <w:bodyDiv w:val="1"/>
      <w:marLeft w:val="0"/>
      <w:marRight w:val="0"/>
      <w:marTop w:val="0"/>
      <w:marBottom w:val="0"/>
      <w:divBdr>
        <w:top w:val="none" w:sz="0" w:space="0" w:color="auto"/>
        <w:left w:val="none" w:sz="0" w:space="0" w:color="auto"/>
        <w:bottom w:val="none" w:sz="0" w:space="0" w:color="auto"/>
        <w:right w:val="none" w:sz="0" w:space="0" w:color="auto"/>
      </w:divBdr>
      <w:divsChild>
        <w:div w:id="1697198494">
          <w:marLeft w:val="0"/>
          <w:marRight w:val="0"/>
          <w:marTop w:val="0"/>
          <w:marBottom w:val="0"/>
          <w:divBdr>
            <w:top w:val="none" w:sz="0" w:space="0" w:color="auto"/>
            <w:left w:val="none" w:sz="0" w:space="0" w:color="auto"/>
            <w:bottom w:val="none" w:sz="0" w:space="0" w:color="auto"/>
            <w:right w:val="none" w:sz="0" w:space="0" w:color="auto"/>
          </w:divBdr>
          <w:divsChild>
            <w:div w:id="51126359">
              <w:marLeft w:val="0"/>
              <w:marRight w:val="0"/>
              <w:marTop w:val="0"/>
              <w:marBottom w:val="0"/>
              <w:divBdr>
                <w:top w:val="none" w:sz="0" w:space="0" w:color="auto"/>
                <w:left w:val="none" w:sz="0" w:space="0" w:color="auto"/>
                <w:bottom w:val="none" w:sz="0" w:space="0" w:color="auto"/>
                <w:right w:val="none" w:sz="0" w:space="0" w:color="auto"/>
              </w:divBdr>
            </w:div>
            <w:div w:id="1175729542">
              <w:marLeft w:val="0"/>
              <w:marRight w:val="0"/>
              <w:marTop w:val="0"/>
              <w:marBottom w:val="0"/>
              <w:divBdr>
                <w:top w:val="none" w:sz="0" w:space="0" w:color="auto"/>
                <w:left w:val="none" w:sz="0" w:space="0" w:color="auto"/>
                <w:bottom w:val="none" w:sz="0" w:space="0" w:color="auto"/>
                <w:right w:val="none" w:sz="0" w:space="0" w:color="auto"/>
              </w:divBdr>
            </w:div>
            <w:div w:id="1991980199">
              <w:marLeft w:val="0"/>
              <w:marRight w:val="0"/>
              <w:marTop w:val="0"/>
              <w:marBottom w:val="0"/>
              <w:divBdr>
                <w:top w:val="none" w:sz="0" w:space="0" w:color="auto"/>
                <w:left w:val="none" w:sz="0" w:space="0" w:color="auto"/>
                <w:bottom w:val="none" w:sz="0" w:space="0" w:color="auto"/>
                <w:right w:val="none" w:sz="0" w:space="0" w:color="auto"/>
              </w:divBdr>
            </w:div>
            <w:div w:id="2046787061">
              <w:marLeft w:val="0"/>
              <w:marRight w:val="0"/>
              <w:marTop w:val="0"/>
              <w:marBottom w:val="0"/>
              <w:divBdr>
                <w:top w:val="none" w:sz="0" w:space="0" w:color="auto"/>
                <w:left w:val="none" w:sz="0" w:space="0" w:color="auto"/>
                <w:bottom w:val="none" w:sz="0" w:space="0" w:color="auto"/>
                <w:right w:val="none" w:sz="0" w:space="0" w:color="auto"/>
              </w:divBdr>
            </w:div>
            <w:div w:id="1047491195">
              <w:marLeft w:val="0"/>
              <w:marRight w:val="0"/>
              <w:marTop w:val="0"/>
              <w:marBottom w:val="0"/>
              <w:divBdr>
                <w:top w:val="none" w:sz="0" w:space="0" w:color="auto"/>
                <w:left w:val="none" w:sz="0" w:space="0" w:color="auto"/>
                <w:bottom w:val="none" w:sz="0" w:space="0" w:color="auto"/>
                <w:right w:val="none" w:sz="0" w:space="0" w:color="auto"/>
              </w:divBdr>
            </w:div>
            <w:div w:id="121075106">
              <w:marLeft w:val="0"/>
              <w:marRight w:val="0"/>
              <w:marTop w:val="0"/>
              <w:marBottom w:val="0"/>
              <w:divBdr>
                <w:top w:val="none" w:sz="0" w:space="0" w:color="auto"/>
                <w:left w:val="none" w:sz="0" w:space="0" w:color="auto"/>
                <w:bottom w:val="none" w:sz="0" w:space="0" w:color="auto"/>
                <w:right w:val="none" w:sz="0" w:space="0" w:color="auto"/>
              </w:divBdr>
            </w:div>
            <w:div w:id="1921717743">
              <w:marLeft w:val="0"/>
              <w:marRight w:val="0"/>
              <w:marTop w:val="0"/>
              <w:marBottom w:val="0"/>
              <w:divBdr>
                <w:top w:val="none" w:sz="0" w:space="0" w:color="auto"/>
                <w:left w:val="none" w:sz="0" w:space="0" w:color="auto"/>
                <w:bottom w:val="none" w:sz="0" w:space="0" w:color="auto"/>
                <w:right w:val="none" w:sz="0" w:space="0" w:color="auto"/>
              </w:divBdr>
            </w:div>
            <w:div w:id="2129427293">
              <w:marLeft w:val="0"/>
              <w:marRight w:val="0"/>
              <w:marTop w:val="0"/>
              <w:marBottom w:val="0"/>
              <w:divBdr>
                <w:top w:val="none" w:sz="0" w:space="0" w:color="auto"/>
                <w:left w:val="none" w:sz="0" w:space="0" w:color="auto"/>
                <w:bottom w:val="none" w:sz="0" w:space="0" w:color="auto"/>
                <w:right w:val="none" w:sz="0" w:space="0" w:color="auto"/>
              </w:divBdr>
            </w:div>
            <w:div w:id="1062100634">
              <w:marLeft w:val="0"/>
              <w:marRight w:val="0"/>
              <w:marTop w:val="0"/>
              <w:marBottom w:val="0"/>
              <w:divBdr>
                <w:top w:val="none" w:sz="0" w:space="0" w:color="auto"/>
                <w:left w:val="none" w:sz="0" w:space="0" w:color="auto"/>
                <w:bottom w:val="none" w:sz="0" w:space="0" w:color="auto"/>
                <w:right w:val="none" w:sz="0" w:space="0" w:color="auto"/>
              </w:divBdr>
            </w:div>
            <w:div w:id="1780181550">
              <w:marLeft w:val="0"/>
              <w:marRight w:val="0"/>
              <w:marTop w:val="0"/>
              <w:marBottom w:val="0"/>
              <w:divBdr>
                <w:top w:val="none" w:sz="0" w:space="0" w:color="auto"/>
                <w:left w:val="none" w:sz="0" w:space="0" w:color="auto"/>
                <w:bottom w:val="none" w:sz="0" w:space="0" w:color="auto"/>
                <w:right w:val="none" w:sz="0" w:space="0" w:color="auto"/>
              </w:divBdr>
            </w:div>
            <w:div w:id="42676870">
              <w:marLeft w:val="0"/>
              <w:marRight w:val="0"/>
              <w:marTop w:val="0"/>
              <w:marBottom w:val="0"/>
              <w:divBdr>
                <w:top w:val="none" w:sz="0" w:space="0" w:color="auto"/>
                <w:left w:val="none" w:sz="0" w:space="0" w:color="auto"/>
                <w:bottom w:val="none" w:sz="0" w:space="0" w:color="auto"/>
                <w:right w:val="none" w:sz="0" w:space="0" w:color="auto"/>
              </w:divBdr>
            </w:div>
            <w:div w:id="1753116533">
              <w:marLeft w:val="0"/>
              <w:marRight w:val="0"/>
              <w:marTop w:val="0"/>
              <w:marBottom w:val="0"/>
              <w:divBdr>
                <w:top w:val="none" w:sz="0" w:space="0" w:color="auto"/>
                <w:left w:val="none" w:sz="0" w:space="0" w:color="auto"/>
                <w:bottom w:val="none" w:sz="0" w:space="0" w:color="auto"/>
                <w:right w:val="none" w:sz="0" w:space="0" w:color="auto"/>
              </w:divBdr>
            </w:div>
            <w:div w:id="81800477">
              <w:marLeft w:val="0"/>
              <w:marRight w:val="0"/>
              <w:marTop w:val="0"/>
              <w:marBottom w:val="0"/>
              <w:divBdr>
                <w:top w:val="none" w:sz="0" w:space="0" w:color="auto"/>
                <w:left w:val="none" w:sz="0" w:space="0" w:color="auto"/>
                <w:bottom w:val="none" w:sz="0" w:space="0" w:color="auto"/>
                <w:right w:val="none" w:sz="0" w:space="0" w:color="auto"/>
              </w:divBdr>
            </w:div>
            <w:div w:id="991102015">
              <w:marLeft w:val="0"/>
              <w:marRight w:val="0"/>
              <w:marTop w:val="0"/>
              <w:marBottom w:val="0"/>
              <w:divBdr>
                <w:top w:val="none" w:sz="0" w:space="0" w:color="auto"/>
                <w:left w:val="none" w:sz="0" w:space="0" w:color="auto"/>
                <w:bottom w:val="none" w:sz="0" w:space="0" w:color="auto"/>
                <w:right w:val="none" w:sz="0" w:space="0" w:color="auto"/>
              </w:divBdr>
            </w:div>
            <w:div w:id="2067218021">
              <w:marLeft w:val="0"/>
              <w:marRight w:val="0"/>
              <w:marTop w:val="0"/>
              <w:marBottom w:val="0"/>
              <w:divBdr>
                <w:top w:val="none" w:sz="0" w:space="0" w:color="auto"/>
                <w:left w:val="none" w:sz="0" w:space="0" w:color="auto"/>
                <w:bottom w:val="none" w:sz="0" w:space="0" w:color="auto"/>
                <w:right w:val="none" w:sz="0" w:space="0" w:color="auto"/>
              </w:divBdr>
            </w:div>
            <w:div w:id="988678819">
              <w:marLeft w:val="0"/>
              <w:marRight w:val="0"/>
              <w:marTop w:val="0"/>
              <w:marBottom w:val="0"/>
              <w:divBdr>
                <w:top w:val="none" w:sz="0" w:space="0" w:color="auto"/>
                <w:left w:val="none" w:sz="0" w:space="0" w:color="auto"/>
                <w:bottom w:val="none" w:sz="0" w:space="0" w:color="auto"/>
                <w:right w:val="none" w:sz="0" w:space="0" w:color="auto"/>
              </w:divBdr>
            </w:div>
            <w:div w:id="489099122">
              <w:marLeft w:val="0"/>
              <w:marRight w:val="0"/>
              <w:marTop w:val="0"/>
              <w:marBottom w:val="0"/>
              <w:divBdr>
                <w:top w:val="none" w:sz="0" w:space="0" w:color="auto"/>
                <w:left w:val="none" w:sz="0" w:space="0" w:color="auto"/>
                <w:bottom w:val="none" w:sz="0" w:space="0" w:color="auto"/>
                <w:right w:val="none" w:sz="0" w:space="0" w:color="auto"/>
              </w:divBdr>
            </w:div>
            <w:div w:id="57096134">
              <w:marLeft w:val="0"/>
              <w:marRight w:val="0"/>
              <w:marTop w:val="0"/>
              <w:marBottom w:val="0"/>
              <w:divBdr>
                <w:top w:val="none" w:sz="0" w:space="0" w:color="auto"/>
                <w:left w:val="none" w:sz="0" w:space="0" w:color="auto"/>
                <w:bottom w:val="none" w:sz="0" w:space="0" w:color="auto"/>
                <w:right w:val="none" w:sz="0" w:space="0" w:color="auto"/>
              </w:divBdr>
            </w:div>
            <w:div w:id="835993970">
              <w:marLeft w:val="0"/>
              <w:marRight w:val="0"/>
              <w:marTop w:val="0"/>
              <w:marBottom w:val="0"/>
              <w:divBdr>
                <w:top w:val="none" w:sz="0" w:space="0" w:color="auto"/>
                <w:left w:val="none" w:sz="0" w:space="0" w:color="auto"/>
                <w:bottom w:val="none" w:sz="0" w:space="0" w:color="auto"/>
                <w:right w:val="none" w:sz="0" w:space="0" w:color="auto"/>
              </w:divBdr>
            </w:div>
            <w:div w:id="1580561450">
              <w:marLeft w:val="0"/>
              <w:marRight w:val="0"/>
              <w:marTop w:val="0"/>
              <w:marBottom w:val="0"/>
              <w:divBdr>
                <w:top w:val="none" w:sz="0" w:space="0" w:color="auto"/>
                <w:left w:val="none" w:sz="0" w:space="0" w:color="auto"/>
                <w:bottom w:val="none" w:sz="0" w:space="0" w:color="auto"/>
                <w:right w:val="none" w:sz="0" w:space="0" w:color="auto"/>
              </w:divBdr>
            </w:div>
            <w:div w:id="516502685">
              <w:marLeft w:val="0"/>
              <w:marRight w:val="0"/>
              <w:marTop w:val="0"/>
              <w:marBottom w:val="0"/>
              <w:divBdr>
                <w:top w:val="none" w:sz="0" w:space="0" w:color="auto"/>
                <w:left w:val="none" w:sz="0" w:space="0" w:color="auto"/>
                <w:bottom w:val="none" w:sz="0" w:space="0" w:color="auto"/>
                <w:right w:val="none" w:sz="0" w:space="0" w:color="auto"/>
              </w:divBdr>
            </w:div>
            <w:div w:id="276763940">
              <w:marLeft w:val="0"/>
              <w:marRight w:val="0"/>
              <w:marTop w:val="0"/>
              <w:marBottom w:val="0"/>
              <w:divBdr>
                <w:top w:val="none" w:sz="0" w:space="0" w:color="auto"/>
                <w:left w:val="none" w:sz="0" w:space="0" w:color="auto"/>
                <w:bottom w:val="none" w:sz="0" w:space="0" w:color="auto"/>
                <w:right w:val="none" w:sz="0" w:space="0" w:color="auto"/>
              </w:divBdr>
            </w:div>
            <w:div w:id="351684678">
              <w:marLeft w:val="0"/>
              <w:marRight w:val="0"/>
              <w:marTop w:val="0"/>
              <w:marBottom w:val="0"/>
              <w:divBdr>
                <w:top w:val="none" w:sz="0" w:space="0" w:color="auto"/>
                <w:left w:val="none" w:sz="0" w:space="0" w:color="auto"/>
                <w:bottom w:val="none" w:sz="0" w:space="0" w:color="auto"/>
                <w:right w:val="none" w:sz="0" w:space="0" w:color="auto"/>
              </w:divBdr>
            </w:div>
            <w:div w:id="875776688">
              <w:marLeft w:val="0"/>
              <w:marRight w:val="0"/>
              <w:marTop w:val="0"/>
              <w:marBottom w:val="0"/>
              <w:divBdr>
                <w:top w:val="none" w:sz="0" w:space="0" w:color="auto"/>
                <w:left w:val="none" w:sz="0" w:space="0" w:color="auto"/>
                <w:bottom w:val="none" w:sz="0" w:space="0" w:color="auto"/>
                <w:right w:val="none" w:sz="0" w:space="0" w:color="auto"/>
              </w:divBdr>
            </w:div>
            <w:div w:id="1725759746">
              <w:marLeft w:val="0"/>
              <w:marRight w:val="0"/>
              <w:marTop w:val="0"/>
              <w:marBottom w:val="0"/>
              <w:divBdr>
                <w:top w:val="none" w:sz="0" w:space="0" w:color="auto"/>
                <w:left w:val="none" w:sz="0" w:space="0" w:color="auto"/>
                <w:bottom w:val="none" w:sz="0" w:space="0" w:color="auto"/>
                <w:right w:val="none" w:sz="0" w:space="0" w:color="auto"/>
              </w:divBdr>
            </w:div>
            <w:div w:id="720789010">
              <w:marLeft w:val="0"/>
              <w:marRight w:val="0"/>
              <w:marTop w:val="0"/>
              <w:marBottom w:val="0"/>
              <w:divBdr>
                <w:top w:val="none" w:sz="0" w:space="0" w:color="auto"/>
                <w:left w:val="none" w:sz="0" w:space="0" w:color="auto"/>
                <w:bottom w:val="none" w:sz="0" w:space="0" w:color="auto"/>
                <w:right w:val="none" w:sz="0" w:space="0" w:color="auto"/>
              </w:divBdr>
            </w:div>
            <w:div w:id="105152467">
              <w:marLeft w:val="0"/>
              <w:marRight w:val="0"/>
              <w:marTop w:val="0"/>
              <w:marBottom w:val="0"/>
              <w:divBdr>
                <w:top w:val="none" w:sz="0" w:space="0" w:color="auto"/>
                <w:left w:val="none" w:sz="0" w:space="0" w:color="auto"/>
                <w:bottom w:val="none" w:sz="0" w:space="0" w:color="auto"/>
                <w:right w:val="none" w:sz="0" w:space="0" w:color="auto"/>
              </w:divBdr>
            </w:div>
            <w:div w:id="2065837089">
              <w:marLeft w:val="0"/>
              <w:marRight w:val="0"/>
              <w:marTop w:val="0"/>
              <w:marBottom w:val="0"/>
              <w:divBdr>
                <w:top w:val="none" w:sz="0" w:space="0" w:color="auto"/>
                <w:left w:val="none" w:sz="0" w:space="0" w:color="auto"/>
                <w:bottom w:val="none" w:sz="0" w:space="0" w:color="auto"/>
                <w:right w:val="none" w:sz="0" w:space="0" w:color="auto"/>
              </w:divBdr>
            </w:div>
            <w:div w:id="18236775">
              <w:marLeft w:val="0"/>
              <w:marRight w:val="0"/>
              <w:marTop w:val="0"/>
              <w:marBottom w:val="0"/>
              <w:divBdr>
                <w:top w:val="none" w:sz="0" w:space="0" w:color="auto"/>
                <w:left w:val="none" w:sz="0" w:space="0" w:color="auto"/>
                <w:bottom w:val="none" w:sz="0" w:space="0" w:color="auto"/>
                <w:right w:val="none" w:sz="0" w:space="0" w:color="auto"/>
              </w:divBdr>
            </w:div>
            <w:div w:id="253779791">
              <w:marLeft w:val="0"/>
              <w:marRight w:val="0"/>
              <w:marTop w:val="0"/>
              <w:marBottom w:val="0"/>
              <w:divBdr>
                <w:top w:val="none" w:sz="0" w:space="0" w:color="auto"/>
                <w:left w:val="none" w:sz="0" w:space="0" w:color="auto"/>
                <w:bottom w:val="none" w:sz="0" w:space="0" w:color="auto"/>
                <w:right w:val="none" w:sz="0" w:space="0" w:color="auto"/>
              </w:divBdr>
            </w:div>
            <w:div w:id="3943047">
              <w:marLeft w:val="0"/>
              <w:marRight w:val="0"/>
              <w:marTop w:val="0"/>
              <w:marBottom w:val="0"/>
              <w:divBdr>
                <w:top w:val="none" w:sz="0" w:space="0" w:color="auto"/>
                <w:left w:val="none" w:sz="0" w:space="0" w:color="auto"/>
                <w:bottom w:val="none" w:sz="0" w:space="0" w:color="auto"/>
                <w:right w:val="none" w:sz="0" w:space="0" w:color="auto"/>
              </w:divBdr>
            </w:div>
            <w:div w:id="575549656">
              <w:marLeft w:val="0"/>
              <w:marRight w:val="0"/>
              <w:marTop w:val="0"/>
              <w:marBottom w:val="0"/>
              <w:divBdr>
                <w:top w:val="none" w:sz="0" w:space="0" w:color="auto"/>
                <w:left w:val="none" w:sz="0" w:space="0" w:color="auto"/>
                <w:bottom w:val="none" w:sz="0" w:space="0" w:color="auto"/>
                <w:right w:val="none" w:sz="0" w:space="0" w:color="auto"/>
              </w:divBdr>
            </w:div>
            <w:div w:id="1787575605">
              <w:marLeft w:val="0"/>
              <w:marRight w:val="0"/>
              <w:marTop w:val="0"/>
              <w:marBottom w:val="0"/>
              <w:divBdr>
                <w:top w:val="none" w:sz="0" w:space="0" w:color="auto"/>
                <w:left w:val="none" w:sz="0" w:space="0" w:color="auto"/>
                <w:bottom w:val="none" w:sz="0" w:space="0" w:color="auto"/>
                <w:right w:val="none" w:sz="0" w:space="0" w:color="auto"/>
              </w:divBdr>
            </w:div>
            <w:div w:id="1134367393">
              <w:marLeft w:val="0"/>
              <w:marRight w:val="0"/>
              <w:marTop w:val="0"/>
              <w:marBottom w:val="0"/>
              <w:divBdr>
                <w:top w:val="none" w:sz="0" w:space="0" w:color="auto"/>
                <w:left w:val="none" w:sz="0" w:space="0" w:color="auto"/>
                <w:bottom w:val="none" w:sz="0" w:space="0" w:color="auto"/>
                <w:right w:val="none" w:sz="0" w:space="0" w:color="auto"/>
              </w:divBdr>
            </w:div>
            <w:div w:id="695468680">
              <w:marLeft w:val="0"/>
              <w:marRight w:val="0"/>
              <w:marTop w:val="0"/>
              <w:marBottom w:val="0"/>
              <w:divBdr>
                <w:top w:val="none" w:sz="0" w:space="0" w:color="auto"/>
                <w:left w:val="none" w:sz="0" w:space="0" w:color="auto"/>
                <w:bottom w:val="none" w:sz="0" w:space="0" w:color="auto"/>
                <w:right w:val="none" w:sz="0" w:space="0" w:color="auto"/>
              </w:divBdr>
            </w:div>
            <w:div w:id="874467954">
              <w:marLeft w:val="0"/>
              <w:marRight w:val="0"/>
              <w:marTop w:val="0"/>
              <w:marBottom w:val="0"/>
              <w:divBdr>
                <w:top w:val="none" w:sz="0" w:space="0" w:color="auto"/>
                <w:left w:val="none" w:sz="0" w:space="0" w:color="auto"/>
                <w:bottom w:val="none" w:sz="0" w:space="0" w:color="auto"/>
                <w:right w:val="none" w:sz="0" w:space="0" w:color="auto"/>
              </w:divBdr>
            </w:div>
            <w:div w:id="105009208">
              <w:marLeft w:val="0"/>
              <w:marRight w:val="0"/>
              <w:marTop w:val="0"/>
              <w:marBottom w:val="0"/>
              <w:divBdr>
                <w:top w:val="none" w:sz="0" w:space="0" w:color="auto"/>
                <w:left w:val="none" w:sz="0" w:space="0" w:color="auto"/>
                <w:bottom w:val="none" w:sz="0" w:space="0" w:color="auto"/>
                <w:right w:val="none" w:sz="0" w:space="0" w:color="auto"/>
              </w:divBdr>
            </w:div>
            <w:div w:id="418983833">
              <w:marLeft w:val="0"/>
              <w:marRight w:val="0"/>
              <w:marTop w:val="0"/>
              <w:marBottom w:val="0"/>
              <w:divBdr>
                <w:top w:val="none" w:sz="0" w:space="0" w:color="auto"/>
                <w:left w:val="none" w:sz="0" w:space="0" w:color="auto"/>
                <w:bottom w:val="none" w:sz="0" w:space="0" w:color="auto"/>
                <w:right w:val="none" w:sz="0" w:space="0" w:color="auto"/>
              </w:divBdr>
            </w:div>
            <w:div w:id="256641073">
              <w:marLeft w:val="0"/>
              <w:marRight w:val="0"/>
              <w:marTop w:val="0"/>
              <w:marBottom w:val="0"/>
              <w:divBdr>
                <w:top w:val="none" w:sz="0" w:space="0" w:color="auto"/>
                <w:left w:val="none" w:sz="0" w:space="0" w:color="auto"/>
                <w:bottom w:val="none" w:sz="0" w:space="0" w:color="auto"/>
                <w:right w:val="none" w:sz="0" w:space="0" w:color="auto"/>
              </w:divBdr>
            </w:div>
            <w:div w:id="1390575312">
              <w:marLeft w:val="0"/>
              <w:marRight w:val="0"/>
              <w:marTop w:val="0"/>
              <w:marBottom w:val="0"/>
              <w:divBdr>
                <w:top w:val="none" w:sz="0" w:space="0" w:color="auto"/>
                <w:left w:val="none" w:sz="0" w:space="0" w:color="auto"/>
                <w:bottom w:val="none" w:sz="0" w:space="0" w:color="auto"/>
                <w:right w:val="none" w:sz="0" w:space="0" w:color="auto"/>
              </w:divBdr>
            </w:div>
            <w:div w:id="346180680">
              <w:marLeft w:val="0"/>
              <w:marRight w:val="0"/>
              <w:marTop w:val="0"/>
              <w:marBottom w:val="0"/>
              <w:divBdr>
                <w:top w:val="none" w:sz="0" w:space="0" w:color="auto"/>
                <w:left w:val="none" w:sz="0" w:space="0" w:color="auto"/>
                <w:bottom w:val="none" w:sz="0" w:space="0" w:color="auto"/>
                <w:right w:val="none" w:sz="0" w:space="0" w:color="auto"/>
              </w:divBdr>
            </w:div>
            <w:div w:id="289285446">
              <w:marLeft w:val="0"/>
              <w:marRight w:val="0"/>
              <w:marTop w:val="0"/>
              <w:marBottom w:val="0"/>
              <w:divBdr>
                <w:top w:val="none" w:sz="0" w:space="0" w:color="auto"/>
                <w:left w:val="none" w:sz="0" w:space="0" w:color="auto"/>
                <w:bottom w:val="none" w:sz="0" w:space="0" w:color="auto"/>
                <w:right w:val="none" w:sz="0" w:space="0" w:color="auto"/>
              </w:divBdr>
            </w:div>
            <w:div w:id="2104296071">
              <w:marLeft w:val="0"/>
              <w:marRight w:val="0"/>
              <w:marTop w:val="0"/>
              <w:marBottom w:val="0"/>
              <w:divBdr>
                <w:top w:val="none" w:sz="0" w:space="0" w:color="auto"/>
                <w:left w:val="none" w:sz="0" w:space="0" w:color="auto"/>
                <w:bottom w:val="none" w:sz="0" w:space="0" w:color="auto"/>
                <w:right w:val="none" w:sz="0" w:space="0" w:color="auto"/>
              </w:divBdr>
            </w:div>
            <w:div w:id="1819110648">
              <w:marLeft w:val="0"/>
              <w:marRight w:val="0"/>
              <w:marTop w:val="0"/>
              <w:marBottom w:val="0"/>
              <w:divBdr>
                <w:top w:val="none" w:sz="0" w:space="0" w:color="auto"/>
                <w:left w:val="none" w:sz="0" w:space="0" w:color="auto"/>
                <w:bottom w:val="none" w:sz="0" w:space="0" w:color="auto"/>
                <w:right w:val="none" w:sz="0" w:space="0" w:color="auto"/>
              </w:divBdr>
            </w:div>
            <w:div w:id="200896107">
              <w:marLeft w:val="0"/>
              <w:marRight w:val="0"/>
              <w:marTop w:val="0"/>
              <w:marBottom w:val="0"/>
              <w:divBdr>
                <w:top w:val="none" w:sz="0" w:space="0" w:color="auto"/>
                <w:left w:val="none" w:sz="0" w:space="0" w:color="auto"/>
                <w:bottom w:val="none" w:sz="0" w:space="0" w:color="auto"/>
                <w:right w:val="none" w:sz="0" w:space="0" w:color="auto"/>
              </w:divBdr>
            </w:div>
            <w:div w:id="903489841">
              <w:marLeft w:val="0"/>
              <w:marRight w:val="0"/>
              <w:marTop w:val="0"/>
              <w:marBottom w:val="0"/>
              <w:divBdr>
                <w:top w:val="none" w:sz="0" w:space="0" w:color="auto"/>
                <w:left w:val="none" w:sz="0" w:space="0" w:color="auto"/>
                <w:bottom w:val="none" w:sz="0" w:space="0" w:color="auto"/>
                <w:right w:val="none" w:sz="0" w:space="0" w:color="auto"/>
              </w:divBdr>
            </w:div>
            <w:div w:id="1534422543">
              <w:marLeft w:val="0"/>
              <w:marRight w:val="0"/>
              <w:marTop w:val="0"/>
              <w:marBottom w:val="0"/>
              <w:divBdr>
                <w:top w:val="none" w:sz="0" w:space="0" w:color="auto"/>
                <w:left w:val="none" w:sz="0" w:space="0" w:color="auto"/>
                <w:bottom w:val="none" w:sz="0" w:space="0" w:color="auto"/>
                <w:right w:val="none" w:sz="0" w:space="0" w:color="auto"/>
              </w:divBdr>
            </w:div>
            <w:div w:id="1651059097">
              <w:marLeft w:val="0"/>
              <w:marRight w:val="0"/>
              <w:marTop w:val="0"/>
              <w:marBottom w:val="0"/>
              <w:divBdr>
                <w:top w:val="none" w:sz="0" w:space="0" w:color="auto"/>
                <w:left w:val="none" w:sz="0" w:space="0" w:color="auto"/>
                <w:bottom w:val="none" w:sz="0" w:space="0" w:color="auto"/>
                <w:right w:val="none" w:sz="0" w:space="0" w:color="auto"/>
              </w:divBdr>
            </w:div>
            <w:div w:id="1686008446">
              <w:marLeft w:val="0"/>
              <w:marRight w:val="0"/>
              <w:marTop w:val="0"/>
              <w:marBottom w:val="0"/>
              <w:divBdr>
                <w:top w:val="none" w:sz="0" w:space="0" w:color="auto"/>
                <w:left w:val="none" w:sz="0" w:space="0" w:color="auto"/>
                <w:bottom w:val="none" w:sz="0" w:space="0" w:color="auto"/>
                <w:right w:val="none" w:sz="0" w:space="0" w:color="auto"/>
              </w:divBdr>
            </w:div>
            <w:div w:id="1758597577">
              <w:marLeft w:val="0"/>
              <w:marRight w:val="0"/>
              <w:marTop w:val="0"/>
              <w:marBottom w:val="0"/>
              <w:divBdr>
                <w:top w:val="none" w:sz="0" w:space="0" w:color="auto"/>
                <w:left w:val="none" w:sz="0" w:space="0" w:color="auto"/>
                <w:bottom w:val="none" w:sz="0" w:space="0" w:color="auto"/>
                <w:right w:val="none" w:sz="0" w:space="0" w:color="auto"/>
              </w:divBdr>
            </w:div>
            <w:div w:id="17643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202">
      <w:bodyDiv w:val="1"/>
      <w:marLeft w:val="0"/>
      <w:marRight w:val="0"/>
      <w:marTop w:val="0"/>
      <w:marBottom w:val="0"/>
      <w:divBdr>
        <w:top w:val="none" w:sz="0" w:space="0" w:color="auto"/>
        <w:left w:val="none" w:sz="0" w:space="0" w:color="auto"/>
        <w:bottom w:val="none" w:sz="0" w:space="0" w:color="auto"/>
        <w:right w:val="none" w:sz="0" w:space="0" w:color="auto"/>
      </w:divBdr>
      <w:divsChild>
        <w:div w:id="760293526">
          <w:marLeft w:val="0"/>
          <w:marRight w:val="0"/>
          <w:marTop w:val="0"/>
          <w:marBottom w:val="0"/>
          <w:divBdr>
            <w:top w:val="none" w:sz="0" w:space="0" w:color="auto"/>
            <w:left w:val="none" w:sz="0" w:space="0" w:color="auto"/>
            <w:bottom w:val="none" w:sz="0" w:space="0" w:color="auto"/>
            <w:right w:val="none" w:sz="0" w:space="0" w:color="auto"/>
          </w:divBdr>
          <w:divsChild>
            <w:div w:id="809249468">
              <w:marLeft w:val="0"/>
              <w:marRight w:val="0"/>
              <w:marTop w:val="0"/>
              <w:marBottom w:val="0"/>
              <w:divBdr>
                <w:top w:val="none" w:sz="0" w:space="0" w:color="auto"/>
                <w:left w:val="none" w:sz="0" w:space="0" w:color="auto"/>
                <w:bottom w:val="none" w:sz="0" w:space="0" w:color="auto"/>
                <w:right w:val="none" w:sz="0" w:space="0" w:color="auto"/>
              </w:divBdr>
            </w:div>
            <w:div w:id="2116903372">
              <w:marLeft w:val="0"/>
              <w:marRight w:val="0"/>
              <w:marTop w:val="0"/>
              <w:marBottom w:val="0"/>
              <w:divBdr>
                <w:top w:val="none" w:sz="0" w:space="0" w:color="auto"/>
                <w:left w:val="none" w:sz="0" w:space="0" w:color="auto"/>
                <w:bottom w:val="none" w:sz="0" w:space="0" w:color="auto"/>
                <w:right w:val="none" w:sz="0" w:space="0" w:color="auto"/>
              </w:divBdr>
            </w:div>
            <w:div w:id="98332276">
              <w:marLeft w:val="0"/>
              <w:marRight w:val="0"/>
              <w:marTop w:val="0"/>
              <w:marBottom w:val="0"/>
              <w:divBdr>
                <w:top w:val="none" w:sz="0" w:space="0" w:color="auto"/>
                <w:left w:val="none" w:sz="0" w:space="0" w:color="auto"/>
                <w:bottom w:val="none" w:sz="0" w:space="0" w:color="auto"/>
                <w:right w:val="none" w:sz="0" w:space="0" w:color="auto"/>
              </w:divBdr>
            </w:div>
            <w:div w:id="176701125">
              <w:marLeft w:val="0"/>
              <w:marRight w:val="0"/>
              <w:marTop w:val="0"/>
              <w:marBottom w:val="0"/>
              <w:divBdr>
                <w:top w:val="none" w:sz="0" w:space="0" w:color="auto"/>
                <w:left w:val="none" w:sz="0" w:space="0" w:color="auto"/>
                <w:bottom w:val="none" w:sz="0" w:space="0" w:color="auto"/>
                <w:right w:val="none" w:sz="0" w:space="0" w:color="auto"/>
              </w:divBdr>
            </w:div>
            <w:div w:id="382367500">
              <w:marLeft w:val="0"/>
              <w:marRight w:val="0"/>
              <w:marTop w:val="0"/>
              <w:marBottom w:val="0"/>
              <w:divBdr>
                <w:top w:val="none" w:sz="0" w:space="0" w:color="auto"/>
                <w:left w:val="none" w:sz="0" w:space="0" w:color="auto"/>
                <w:bottom w:val="none" w:sz="0" w:space="0" w:color="auto"/>
                <w:right w:val="none" w:sz="0" w:space="0" w:color="auto"/>
              </w:divBdr>
            </w:div>
            <w:div w:id="972096255">
              <w:marLeft w:val="0"/>
              <w:marRight w:val="0"/>
              <w:marTop w:val="0"/>
              <w:marBottom w:val="0"/>
              <w:divBdr>
                <w:top w:val="none" w:sz="0" w:space="0" w:color="auto"/>
                <w:left w:val="none" w:sz="0" w:space="0" w:color="auto"/>
                <w:bottom w:val="none" w:sz="0" w:space="0" w:color="auto"/>
                <w:right w:val="none" w:sz="0" w:space="0" w:color="auto"/>
              </w:divBdr>
            </w:div>
            <w:div w:id="1944607815">
              <w:marLeft w:val="0"/>
              <w:marRight w:val="0"/>
              <w:marTop w:val="0"/>
              <w:marBottom w:val="0"/>
              <w:divBdr>
                <w:top w:val="none" w:sz="0" w:space="0" w:color="auto"/>
                <w:left w:val="none" w:sz="0" w:space="0" w:color="auto"/>
                <w:bottom w:val="none" w:sz="0" w:space="0" w:color="auto"/>
                <w:right w:val="none" w:sz="0" w:space="0" w:color="auto"/>
              </w:divBdr>
            </w:div>
            <w:div w:id="1150100012">
              <w:marLeft w:val="0"/>
              <w:marRight w:val="0"/>
              <w:marTop w:val="0"/>
              <w:marBottom w:val="0"/>
              <w:divBdr>
                <w:top w:val="none" w:sz="0" w:space="0" w:color="auto"/>
                <w:left w:val="none" w:sz="0" w:space="0" w:color="auto"/>
                <w:bottom w:val="none" w:sz="0" w:space="0" w:color="auto"/>
                <w:right w:val="none" w:sz="0" w:space="0" w:color="auto"/>
              </w:divBdr>
            </w:div>
            <w:div w:id="2104060286">
              <w:marLeft w:val="0"/>
              <w:marRight w:val="0"/>
              <w:marTop w:val="0"/>
              <w:marBottom w:val="0"/>
              <w:divBdr>
                <w:top w:val="none" w:sz="0" w:space="0" w:color="auto"/>
                <w:left w:val="none" w:sz="0" w:space="0" w:color="auto"/>
                <w:bottom w:val="none" w:sz="0" w:space="0" w:color="auto"/>
                <w:right w:val="none" w:sz="0" w:space="0" w:color="auto"/>
              </w:divBdr>
            </w:div>
            <w:div w:id="880287280">
              <w:marLeft w:val="0"/>
              <w:marRight w:val="0"/>
              <w:marTop w:val="0"/>
              <w:marBottom w:val="0"/>
              <w:divBdr>
                <w:top w:val="none" w:sz="0" w:space="0" w:color="auto"/>
                <w:left w:val="none" w:sz="0" w:space="0" w:color="auto"/>
                <w:bottom w:val="none" w:sz="0" w:space="0" w:color="auto"/>
                <w:right w:val="none" w:sz="0" w:space="0" w:color="auto"/>
              </w:divBdr>
            </w:div>
            <w:div w:id="421074781">
              <w:marLeft w:val="0"/>
              <w:marRight w:val="0"/>
              <w:marTop w:val="0"/>
              <w:marBottom w:val="0"/>
              <w:divBdr>
                <w:top w:val="none" w:sz="0" w:space="0" w:color="auto"/>
                <w:left w:val="none" w:sz="0" w:space="0" w:color="auto"/>
                <w:bottom w:val="none" w:sz="0" w:space="0" w:color="auto"/>
                <w:right w:val="none" w:sz="0" w:space="0" w:color="auto"/>
              </w:divBdr>
            </w:div>
            <w:div w:id="1722902005">
              <w:marLeft w:val="0"/>
              <w:marRight w:val="0"/>
              <w:marTop w:val="0"/>
              <w:marBottom w:val="0"/>
              <w:divBdr>
                <w:top w:val="none" w:sz="0" w:space="0" w:color="auto"/>
                <w:left w:val="none" w:sz="0" w:space="0" w:color="auto"/>
                <w:bottom w:val="none" w:sz="0" w:space="0" w:color="auto"/>
                <w:right w:val="none" w:sz="0" w:space="0" w:color="auto"/>
              </w:divBdr>
            </w:div>
            <w:div w:id="156264291">
              <w:marLeft w:val="0"/>
              <w:marRight w:val="0"/>
              <w:marTop w:val="0"/>
              <w:marBottom w:val="0"/>
              <w:divBdr>
                <w:top w:val="none" w:sz="0" w:space="0" w:color="auto"/>
                <w:left w:val="none" w:sz="0" w:space="0" w:color="auto"/>
                <w:bottom w:val="none" w:sz="0" w:space="0" w:color="auto"/>
                <w:right w:val="none" w:sz="0" w:space="0" w:color="auto"/>
              </w:divBdr>
            </w:div>
            <w:div w:id="1451164289">
              <w:marLeft w:val="0"/>
              <w:marRight w:val="0"/>
              <w:marTop w:val="0"/>
              <w:marBottom w:val="0"/>
              <w:divBdr>
                <w:top w:val="none" w:sz="0" w:space="0" w:color="auto"/>
                <w:left w:val="none" w:sz="0" w:space="0" w:color="auto"/>
                <w:bottom w:val="none" w:sz="0" w:space="0" w:color="auto"/>
                <w:right w:val="none" w:sz="0" w:space="0" w:color="auto"/>
              </w:divBdr>
            </w:div>
            <w:div w:id="346252900">
              <w:marLeft w:val="0"/>
              <w:marRight w:val="0"/>
              <w:marTop w:val="0"/>
              <w:marBottom w:val="0"/>
              <w:divBdr>
                <w:top w:val="none" w:sz="0" w:space="0" w:color="auto"/>
                <w:left w:val="none" w:sz="0" w:space="0" w:color="auto"/>
                <w:bottom w:val="none" w:sz="0" w:space="0" w:color="auto"/>
                <w:right w:val="none" w:sz="0" w:space="0" w:color="auto"/>
              </w:divBdr>
            </w:div>
            <w:div w:id="745494580">
              <w:marLeft w:val="0"/>
              <w:marRight w:val="0"/>
              <w:marTop w:val="0"/>
              <w:marBottom w:val="0"/>
              <w:divBdr>
                <w:top w:val="none" w:sz="0" w:space="0" w:color="auto"/>
                <w:left w:val="none" w:sz="0" w:space="0" w:color="auto"/>
                <w:bottom w:val="none" w:sz="0" w:space="0" w:color="auto"/>
                <w:right w:val="none" w:sz="0" w:space="0" w:color="auto"/>
              </w:divBdr>
            </w:div>
            <w:div w:id="1385104802">
              <w:marLeft w:val="0"/>
              <w:marRight w:val="0"/>
              <w:marTop w:val="0"/>
              <w:marBottom w:val="0"/>
              <w:divBdr>
                <w:top w:val="none" w:sz="0" w:space="0" w:color="auto"/>
                <w:left w:val="none" w:sz="0" w:space="0" w:color="auto"/>
                <w:bottom w:val="none" w:sz="0" w:space="0" w:color="auto"/>
                <w:right w:val="none" w:sz="0" w:space="0" w:color="auto"/>
              </w:divBdr>
            </w:div>
            <w:div w:id="377902479">
              <w:marLeft w:val="0"/>
              <w:marRight w:val="0"/>
              <w:marTop w:val="0"/>
              <w:marBottom w:val="0"/>
              <w:divBdr>
                <w:top w:val="none" w:sz="0" w:space="0" w:color="auto"/>
                <w:left w:val="none" w:sz="0" w:space="0" w:color="auto"/>
                <w:bottom w:val="none" w:sz="0" w:space="0" w:color="auto"/>
                <w:right w:val="none" w:sz="0" w:space="0" w:color="auto"/>
              </w:divBdr>
            </w:div>
            <w:div w:id="1972663236">
              <w:marLeft w:val="0"/>
              <w:marRight w:val="0"/>
              <w:marTop w:val="0"/>
              <w:marBottom w:val="0"/>
              <w:divBdr>
                <w:top w:val="none" w:sz="0" w:space="0" w:color="auto"/>
                <w:left w:val="none" w:sz="0" w:space="0" w:color="auto"/>
                <w:bottom w:val="none" w:sz="0" w:space="0" w:color="auto"/>
                <w:right w:val="none" w:sz="0" w:space="0" w:color="auto"/>
              </w:divBdr>
            </w:div>
            <w:div w:id="1577663258">
              <w:marLeft w:val="0"/>
              <w:marRight w:val="0"/>
              <w:marTop w:val="0"/>
              <w:marBottom w:val="0"/>
              <w:divBdr>
                <w:top w:val="none" w:sz="0" w:space="0" w:color="auto"/>
                <w:left w:val="none" w:sz="0" w:space="0" w:color="auto"/>
                <w:bottom w:val="none" w:sz="0" w:space="0" w:color="auto"/>
                <w:right w:val="none" w:sz="0" w:space="0" w:color="auto"/>
              </w:divBdr>
            </w:div>
            <w:div w:id="15519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238">
      <w:bodyDiv w:val="1"/>
      <w:marLeft w:val="0"/>
      <w:marRight w:val="0"/>
      <w:marTop w:val="0"/>
      <w:marBottom w:val="0"/>
      <w:divBdr>
        <w:top w:val="none" w:sz="0" w:space="0" w:color="auto"/>
        <w:left w:val="none" w:sz="0" w:space="0" w:color="auto"/>
        <w:bottom w:val="none" w:sz="0" w:space="0" w:color="auto"/>
        <w:right w:val="none" w:sz="0" w:space="0" w:color="auto"/>
      </w:divBdr>
      <w:divsChild>
        <w:div w:id="1516116282">
          <w:marLeft w:val="0"/>
          <w:marRight w:val="0"/>
          <w:marTop w:val="0"/>
          <w:marBottom w:val="0"/>
          <w:divBdr>
            <w:top w:val="none" w:sz="0" w:space="0" w:color="auto"/>
            <w:left w:val="none" w:sz="0" w:space="0" w:color="auto"/>
            <w:bottom w:val="none" w:sz="0" w:space="0" w:color="auto"/>
            <w:right w:val="none" w:sz="0" w:space="0" w:color="auto"/>
          </w:divBdr>
          <w:divsChild>
            <w:div w:id="1728725410">
              <w:marLeft w:val="0"/>
              <w:marRight w:val="0"/>
              <w:marTop w:val="0"/>
              <w:marBottom w:val="0"/>
              <w:divBdr>
                <w:top w:val="none" w:sz="0" w:space="0" w:color="auto"/>
                <w:left w:val="none" w:sz="0" w:space="0" w:color="auto"/>
                <w:bottom w:val="none" w:sz="0" w:space="0" w:color="auto"/>
                <w:right w:val="none" w:sz="0" w:space="0" w:color="auto"/>
              </w:divBdr>
            </w:div>
            <w:div w:id="58670167">
              <w:marLeft w:val="0"/>
              <w:marRight w:val="0"/>
              <w:marTop w:val="0"/>
              <w:marBottom w:val="0"/>
              <w:divBdr>
                <w:top w:val="none" w:sz="0" w:space="0" w:color="auto"/>
                <w:left w:val="none" w:sz="0" w:space="0" w:color="auto"/>
                <w:bottom w:val="none" w:sz="0" w:space="0" w:color="auto"/>
                <w:right w:val="none" w:sz="0" w:space="0" w:color="auto"/>
              </w:divBdr>
            </w:div>
            <w:div w:id="1806697156">
              <w:marLeft w:val="0"/>
              <w:marRight w:val="0"/>
              <w:marTop w:val="0"/>
              <w:marBottom w:val="0"/>
              <w:divBdr>
                <w:top w:val="none" w:sz="0" w:space="0" w:color="auto"/>
                <w:left w:val="none" w:sz="0" w:space="0" w:color="auto"/>
                <w:bottom w:val="none" w:sz="0" w:space="0" w:color="auto"/>
                <w:right w:val="none" w:sz="0" w:space="0" w:color="auto"/>
              </w:divBdr>
            </w:div>
            <w:div w:id="309942517">
              <w:marLeft w:val="0"/>
              <w:marRight w:val="0"/>
              <w:marTop w:val="0"/>
              <w:marBottom w:val="0"/>
              <w:divBdr>
                <w:top w:val="none" w:sz="0" w:space="0" w:color="auto"/>
                <w:left w:val="none" w:sz="0" w:space="0" w:color="auto"/>
                <w:bottom w:val="none" w:sz="0" w:space="0" w:color="auto"/>
                <w:right w:val="none" w:sz="0" w:space="0" w:color="auto"/>
              </w:divBdr>
            </w:div>
            <w:div w:id="1057557521">
              <w:marLeft w:val="0"/>
              <w:marRight w:val="0"/>
              <w:marTop w:val="0"/>
              <w:marBottom w:val="0"/>
              <w:divBdr>
                <w:top w:val="none" w:sz="0" w:space="0" w:color="auto"/>
                <w:left w:val="none" w:sz="0" w:space="0" w:color="auto"/>
                <w:bottom w:val="none" w:sz="0" w:space="0" w:color="auto"/>
                <w:right w:val="none" w:sz="0" w:space="0" w:color="auto"/>
              </w:divBdr>
            </w:div>
            <w:div w:id="1653019974">
              <w:marLeft w:val="0"/>
              <w:marRight w:val="0"/>
              <w:marTop w:val="0"/>
              <w:marBottom w:val="0"/>
              <w:divBdr>
                <w:top w:val="none" w:sz="0" w:space="0" w:color="auto"/>
                <w:left w:val="none" w:sz="0" w:space="0" w:color="auto"/>
                <w:bottom w:val="none" w:sz="0" w:space="0" w:color="auto"/>
                <w:right w:val="none" w:sz="0" w:space="0" w:color="auto"/>
              </w:divBdr>
            </w:div>
            <w:div w:id="881938234">
              <w:marLeft w:val="0"/>
              <w:marRight w:val="0"/>
              <w:marTop w:val="0"/>
              <w:marBottom w:val="0"/>
              <w:divBdr>
                <w:top w:val="none" w:sz="0" w:space="0" w:color="auto"/>
                <w:left w:val="none" w:sz="0" w:space="0" w:color="auto"/>
                <w:bottom w:val="none" w:sz="0" w:space="0" w:color="auto"/>
                <w:right w:val="none" w:sz="0" w:space="0" w:color="auto"/>
              </w:divBdr>
            </w:div>
            <w:div w:id="192887857">
              <w:marLeft w:val="0"/>
              <w:marRight w:val="0"/>
              <w:marTop w:val="0"/>
              <w:marBottom w:val="0"/>
              <w:divBdr>
                <w:top w:val="none" w:sz="0" w:space="0" w:color="auto"/>
                <w:left w:val="none" w:sz="0" w:space="0" w:color="auto"/>
                <w:bottom w:val="none" w:sz="0" w:space="0" w:color="auto"/>
                <w:right w:val="none" w:sz="0" w:space="0" w:color="auto"/>
              </w:divBdr>
            </w:div>
            <w:div w:id="806582804">
              <w:marLeft w:val="0"/>
              <w:marRight w:val="0"/>
              <w:marTop w:val="0"/>
              <w:marBottom w:val="0"/>
              <w:divBdr>
                <w:top w:val="none" w:sz="0" w:space="0" w:color="auto"/>
                <w:left w:val="none" w:sz="0" w:space="0" w:color="auto"/>
                <w:bottom w:val="none" w:sz="0" w:space="0" w:color="auto"/>
                <w:right w:val="none" w:sz="0" w:space="0" w:color="auto"/>
              </w:divBdr>
            </w:div>
            <w:div w:id="269943413">
              <w:marLeft w:val="0"/>
              <w:marRight w:val="0"/>
              <w:marTop w:val="0"/>
              <w:marBottom w:val="0"/>
              <w:divBdr>
                <w:top w:val="none" w:sz="0" w:space="0" w:color="auto"/>
                <w:left w:val="none" w:sz="0" w:space="0" w:color="auto"/>
                <w:bottom w:val="none" w:sz="0" w:space="0" w:color="auto"/>
                <w:right w:val="none" w:sz="0" w:space="0" w:color="auto"/>
              </w:divBdr>
            </w:div>
            <w:div w:id="1509325770">
              <w:marLeft w:val="0"/>
              <w:marRight w:val="0"/>
              <w:marTop w:val="0"/>
              <w:marBottom w:val="0"/>
              <w:divBdr>
                <w:top w:val="none" w:sz="0" w:space="0" w:color="auto"/>
                <w:left w:val="none" w:sz="0" w:space="0" w:color="auto"/>
                <w:bottom w:val="none" w:sz="0" w:space="0" w:color="auto"/>
                <w:right w:val="none" w:sz="0" w:space="0" w:color="auto"/>
              </w:divBdr>
            </w:div>
            <w:div w:id="624000529">
              <w:marLeft w:val="0"/>
              <w:marRight w:val="0"/>
              <w:marTop w:val="0"/>
              <w:marBottom w:val="0"/>
              <w:divBdr>
                <w:top w:val="none" w:sz="0" w:space="0" w:color="auto"/>
                <w:left w:val="none" w:sz="0" w:space="0" w:color="auto"/>
                <w:bottom w:val="none" w:sz="0" w:space="0" w:color="auto"/>
                <w:right w:val="none" w:sz="0" w:space="0" w:color="auto"/>
              </w:divBdr>
            </w:div>
            <w:div w:id="1922444859">
              <w:marLeft w:val="0"/>
              <w:marRight w:val="0"/>
              <w:marTop w:val="0"/>
              <w:marBottom w:val="0"/>
              <w:divBdr>
                <w:top w:val="none" w:sz="0" w:space="0" w:color="auto"/>
                <w:left w:val="none" w:sz="0" w:space="0" w:color="auto"/>
                <w:bottom w:val="none" w:sz="0" w:space="0" w:color="auto"/>
                <w:right w:val="none" w:sz="0" w:space="0" w:color="auto"/>
              </w:divBdr>
            </w:div>
            <w:div w:id="725762114">
              <w:marLeft w:val="0"/>
              <w:marRight w:val="0"/>
              <w:marTop w:val="0"/>
              <w:marBottom w:val="0"/>
              <w:divBdr>
                <w:top w:val="none" w:sz="0" w:space="0" w:color="auto"/>
                <w:left w:val="none" w:sz="0" w:space="0" w:color="auto"/>
                <w:bottom w:val="none" w:sz="0" w:space="0" w:color="auto"/>
                <w:right w:val="none" w:sz="0" w:space="0" w:color="auto"/>
              </w:divBdr>
            </w:div>
            <w:div w:id="810367876">
              <w:marLeft w:val="0"/>
              <w:marRight w:val="0"/>
              <w:marTop w:val="0"/>
              <w:marBottom w:val="0"/>
              <w:divBdr>
                <w:top w:val="none" w:sz="0" w:space="0" w:color="auto"/>
                <w:left w:val="none" w:sz="0" w:space="0" w:color="auto"/>
                <w:bottom w:val="none" w:sz="0" w:space="0" w:color="auto"/>
                <w:right w:val="none" w:sz="0" w:space="0" w:color="auto"/>
              </w:divBdr>
            </w:div>
            <w:div w:id="1139878150">
              <w:marLeft w:val="0"/>
              <w:marRight w:val="0"/>
              <w:marTop w:val="0"/>
              <w:marBottom w:val="0"/>
              <w:divBdr>
                <w:top w:val="none" w:sz="0" w:space="0" w:color="auto"/>
                <w:left w:val="none" w:sz="0" w:space="0" w:color="auto"/>
                <w:bottom w:val="none" w:sz="0" w:space="0" w:color="auto"/>
                <w:right w:val="none" w:sz="0" w:space="0" w:color="auto"/>
              </w:divBdr>
            </w:div>
            <w:div w:id="1426993474">
              <w:marLeft w:val="0"/>
              <w:marRight w:val="0"/>
              <w:marTop w:val="0"/>
              <w:marBottom w:val="0"/>
              <w:divBdr>
                <w:top w:val="none" w:sz="0" w:space="0" w:color="auto"/>
                <w:left w:val="none" w:sz="0" w:space="0" w:color="auto"/>
                <w:bottom w:val="none" w:sz="0" w:space="0" w:color="auto"/>
                <w:right w:val="none" w:sz="0" w:space="0" w:color="auto"/>
              </w:divBdr>
            </w:div>
            <w:div w:id="1146169336">
              <w:marLeft w:val="0"/>
              <w:marRight w:val="0"/>
              <w:marTop w:val="0"/>
              <w:marBottom w:val="0"/>
              <w:divBdr>
                <w:top w:val="none" w:sz="0" w:space="0" w:color="auto"/>
                <w:left w:val="none" w:sz="0" w:space="0" w:color="auto"/>
                <w:bottom w:val="none" w:sz="0" w:space="0" w:color="auto"/>
                <w:right w:val="none" w:sz="0" w:space="0" w:color="auto"/>
              </w:divBdr>
            </w:div>
            <w:div w:id="1444425803">
              <w:marLeft w:val="0"/>
              <w:marRight w:val="0"/>
              <w:marTop w:val="0"/>
              <w:marBottom w:val="0"/>
              <w:divBdr>
                <w:top w:val="none" w:sz="0" w:space="0" w:color="auto"/>
                <w:left w:val="none" w:sz="0" w:space="0" w:color="auto"/>
                <w:bottom w:val="none" w:sz="0" w:space="0" w:color="auto"/>
                <w:right w:val="none" w:sz="0" w:space="0" w:color="auto"/>
              </w:divBdr>
            </w:div>
            <w:div w:id="1349720635">
              <w:marLeft w:val="0"/>
              <w:marRight w:val="0"/>
              <w:marTop w:val="0"/>
              <w:marBottom w:val="0"/>
              <w:divBdr>
                <w:top w:val="none" w:sz="0" w:space="0" w:color="auto"/>
                <w:left w:val="none" w:sz="0" w:space="0" w:color="auto"/>
                <w:bottom w:val="none" w:sz="0" w:space="0" w:color="auto"/>
                <w:right w:val="none" w:sz="0" w:space="0" w:color="auto"/>
              </w:divBdr>
            </w:div>
            <w:div w:id="1459297167">
              <w:marLeft w:val="0"/>
              <w:marRight w:val="0"/>
              <w:marTop w:val="0"/>
              <w:marBottom w:val="0"/>
              <w:divBdr>
                <w:top w:val="none" w:sz="0" w:space="0" w:color="auto"/>
                <w:left w:val="none" w:sz="0" w:space="0" w:color="auto"/>
                <w:bottom w:val="none" w:sz="0" w:space="0" w:color="auto"/>
                <w:right w:val="none" w:sz="0" w:space="0" w:color="auto"/>
              </w:divBdr>
            </w:div>
            <w:div w:id="1443836663">
              <w:marLeft w:val="0"/>
              <w:marRight w:val="0"/>
              <w:marTop w:val="0"/>
              <w:marBottom w:val="0"/>
              <w:divBdr>
                <w:top w:val="none" w:sz="0" w:space="0" w:color="auto"/>
                <w:left w:val="none" w:sz="0" w:space="0" w:color="auto"/>
                <w:bottom w:val="none" w:sz="0" w:space="0" w:color="auto"/>
                <w:right w:val="none" w:sz="0" w:space="0" w:color="auto"/>
              </w:divBdr>
            </w:div>
            <w:div w:id="1376660546">
              <w:marLeft w:val="0"/>
              <w:marRight w:val="0"/>
              <w:marTop w:val="0"/>
              <w:marBottom w:val="0"/>
              <w:divBdr>
                <w:top w:val="none" w:sz="0" w:space="0" w:color="auto"/>
                <w:left w:val="none" w:sz="0" w:space="0" w:color="auto"/>
                <w:bottom w:val="none" w:sz="0" w:space="0" w:color="auto"/>
                <w:right w:val="none" w:sz="0" w:space="0" w:color="auto"/>
              </w:divBdr>
            </w:div>
            <w:div w:id="1919171795">
              <w:marLeft w:val="0"/>
              <w:marRight w:val="0"/>
              <w:marTop w:val="0"/>
              <w:marBottom w:val="0"/>
              <w:divBdr>
                <w:top w:val="none" w:sz="0" w:space="0" w:color="auto"/>
                <w:left w:val="none" w:sz="0" w:space="0" w:color="auto"/>
                <w:bottom w:val="none" w:sz="0" w:space="0" w:color="auto"/>
                <w:right w:val="none" w:sz="0" w:space="0" w:color="auto"/>
              </w:divBdr>
            </w:div>
            <w:div w:id="1994750099">
              <w:marLeft w:val="0"/>
              <w:marRight w:val="0"/>
              <w:marTop w:val="0"/>
              <w:marBottom w:val="0"/>
              <w:divBdr>
                <w:top w:val="none" w:sz="0" w:space="0" w:color="auto"/>
                <w:left w:val="none" w:sz="0" w:space="0" w:color="auto"/>
                <w:bottom w:val="none" w:sz="0" w:space="0" w:color="auto"/>
                <w:right w:val="none" w:sz="0" w:space="0" w:color="auto"/>
              </w:divBdr>
            </w:div>
            <w:div w:id="1480415361">
              <w:marLeft w:val="0"/>
              <w:marRight w:val="0"/>
              <w:marTop w:val="0"/>
              <w:marBottom w:val="0"/>
              <w:divBdr>
                <w:top w:val="none" w:sz="0" w:space="0" w:color="auto"/>
                <w:left w:val="none" w:sz="0" w:space="0" w:color="auto"/>
                <w:bottom w:val="none" w:sz="0" w:space="0" w:color="auto"/>
                <w:right w:val="none" w:sz="0" w:space="0" w:color="auto"/>
              </w:divBdr>
            </w:div>
            <w:div w:id="1679651524">
              <w:marLeft w:val="0"/>
              <w:marRight w:val="0"/>
              <w:marTop w:val="0"/>
              <w:marBottom w:val="0"/>
              <w:divBdr>
                <w:top w:val="none" w:sz="0" w:space="0" w:color="auto"/>
                <w:left w:val="none" w:sz="0" w:space="0" w:color="auto"/>
                <w:bottom w:val="none" w:sz="0" w:space="0" w:color="auto"/>
                <w:right w:val="none" w:sz="0" w:space="0" w:color="auto"/>
              </w:divBdr>
            </w:div>
            <w:div w:id="2125070855">
              <w:marLeft w:val="0"/>
              <w:marRight w:val="0"/>
              <w:marTop w:val="0"/>
              <w:marBottom w:val="0"/>
              <w:divBdr>
                <w:top w:val="none" w:sz="0" w:space="0" w:color="auto"/>
                <w:left w:val="none" w:sz="0" w:space="0" w:color="auto"/>
                <w:bottom w:val="none" w:sz="0" w:space="0" w:color="auto"/>
                <w:right w:val="none" w:sz="0" w:space="0" w:color="auto"/>
              </w:divBdr>
            </w:div>
            <w:div w:id="1488671551">
              <w:marLeft w:val="0"/>
              <w:marRight w:val="0"/>
              <w:marTop w:val="0"/>
              <w:marBottom w:val="0"/>
              <w:divBdr>
                <w:top w:val="none" w:sz="0" w:space="0" w:color="auto"/>
                <w:left w:val="none" w:sz="0" w:space="0" w:color="auto"/>
                <w:bottom w:val="none" w:sz="0" w:space="0" w:color="auto"/>
                <w:right w:val="none" w:sz="0" w:space="0" w:color="auto"/>
              </w:divBdr>
            </w:div>
            <w:div w:id="1031565665">
              <w:marLeft w:val="0"/>
              <w:marRight w:val="0"/>
              <w:marTop w:val="0"/>
              <w:marBottom w:val="0"/>
              <w:divBdr>
                <w:top w:val="none" w:sz="0" w:space="0" w:color="auto"/>
                <w:left w:val="none" w:sz="0" w:space="0" w:color="auto"/>
                <w:bottom w:val="none" w:sz="0" w:space="0" w:color="auto"/>
                <w:right w:val="none" w:sz="0" w:space="0" w:color="auto"/>
              </w:divBdr>
            </w:div>
            <w:div w:id="1282569937">
              <w:marLeft w:val="0"/>
              <w:marRight w:val="0"/>
              <w:marTop w:val="0"/>
              <w:marBottom w:val="0"/>
              <w:divBdr>
                <w:top w:val="none" w:sz="0" w:space="0" w:color="auto"/>
                <w:left w:val="none" w:sz="0" w:space="0" w:color="auto"/>
                <w:bottom w:val="none" w:sz="0" w:space="0" w:color="auto"/>
                <w:right w:val="none" w:sz="0" w:space="0" w:color="auto"/>
              </w:divBdr>
            </w:div>
            <w:div w:id="1717044419">
              <w:marLeft w:val="0"/>
              <w:marRight w:val="0"/>
              <w:marTop w:val="0"/>
              <w:marBottom w:val="0"/>
              <w:divBdr>
                <w:top w:val="none" w:sz="0" w:space="0" w:color="auto"/>
                <w:left w:val="none" w:sz="0" w:space="0" w:color="auto"/>
                <w:bottom w:val="none" w:sz="0" w:space="0" w:color="auto"/>
                <w:right w:val="none" w:sz="0" w:space="0" w:color="auto"/>
              </w:divBdr>
            </w:div>
            <w:div w:id="1172112435">
              <w:marLeft w:val="0"/>
              <w:marRight w:val="0"/>
              <w:marTop w:val="0"/>
              <w:marBottom w:val="0"/>
              <w:divBdr>
                <w:top w:val="none" w:sz="0" w:space="0" w:color="auto"/>
                <w:left w:val="none" w:sz="0" w:space="0" w:color="auto"/>
                <w:bottom w:val="none" w:sz="0" w:space="0" w:color="auto"/>
                <w:right w:val="none" w:sz="0" w:space="0" w:color="auto"/>
              </w:divBdr>
            </w:div>
            <w:div w:id="817767321">
              <w:marLeft w:val="0"/>
              <w:marRight w:val="0"/>
              <w:marTop w:val="0"/>
              <w:marBottom w:val="0"/>
              <w:divBdr>
                <w:top w:val="none" w:sz="0" w:space="0" w:color="auto"/>
                <w:left w:val="none" w:sz="0" w:space="0" w:color="auto"/>
                <w:bottom w:val="none" w:sz="0" w:space="0" w:color="auto"/>
                <w:right w:val="none" w:sz="0" w:space="0" w:color="auto"/>
              </w:divBdr>
            </w:div>
            <w:div w:id="1159073407">
              <w:marLeft w:val="0"/>
              <w:marRight w:val="0"/>
              <w:marTop w:val="0"/>
              <w:marBottom w:val="0"/>
              <w:divBdr>
                <w:top w:val="none" w:sz="0" w:space="0" w:color="auto"/>
                <w:left w:val="none" w:sz="0" w:space="0" w:color="auto"/>
                <w:bottom w:val="none" w:sz="0" w:space="0" w:color="auto"/>
                <w:right w:val="none" w:sz="0" w:space="0" w:color="auto"/>
              </w:divBdr>
            </w:div>
            <w:div w:id="790976495">
              <w:marLeft w:val="0"/>
              <w:marRight w:val="0"/>
              <w:marTop w:val="0"/>
              <w:marBottom w:val="0"/>
              <w:divBdr>
                <w:top w:val="none" w:sz="0" w:space="0" w:color="auto"/>
                <w:left w:val="none" w:sz="0" w:space="0" w:color="auto"/>
                <w:bottom w:val="none" w:sz="0" w:space="0" w:color="auto"/>
                <w:right w:val="none" w:sz="0" w:space="0" w:color="auto"/>
              </w:divBdr>
            </w:div>
            <w:div w:id="213346816">
              <w:marLeft w:val="0"/>
              <w:marRight w:val="0"/>
              <w:marTop w:val="0"/>
              <w:marBottom w:val="0"/>
              <w:divBdr>
                <w:top w:val="none" w:sz="0" w:space="0" w:color="auto"/>
                <w:left w:val="none" w:sz="0" w:space="0" w:color="auto"/>
                <w:bottom w:val="none" w:sz="0" w:space="0" w:color="auto"/>
                <w:right w:val="none" w:sz="0" w:space="0" w:color="auto"/>
              </w:divBdr>
            </w:div>
            <w:div w:id="541359560">
              <w:marLeft w:val="0"/>
              <w:marRight w:val="0"/>
              <w:marTop w:val="0"/>
              <w:marBottom w:val="0"/>
              <w:divBdr>
                <w:top w:val="none" w:sz="0" w:space="0" w:color="auto"/>
                <w:left w:val="none" w:sz="0" w:space="0" w:color="auto"/>
                <w:bottom w:val="none" w:sz="0" w:space="0" w:color="auto"/>
                <w:right w:val="none" w:sz="0" w:space="0" w:color="auto"/>
              </w:divBdr>
            </w:div>
            <w:div w:id="62265339">
              <w:marLeft w:val="0"/>
              <w:marRight w:val="0"/>
              <w:marTop w:val="0"/>
              <w:marBottom w:val="0"/>
              <w:divBdr>
                <w:top w:val="none" w:sz="0" w:space="0" w:color="auto"/>
                <w:left w:val="none" w:sz="0" w:space="0" w:color="auto"/>
                <w:bottom w:val="none" w:sz="0" w:space="0" w:color="auto"/>
                <w:right w:val="none" w:sz="0" w:space="0" w:color="auto"/>
              </w:divBdr>
            </w:div>
            <w:div w:id="385491123">
              <w:marLeft w:val="0"/>
              <w:marRight w:val="0"/>
              <w:marTop w:val="0"/>
              <w:marBottom w:val="0"/>
              <w:divBdr>
                <w:top w:val="none" w:sz="0" w:space="0" w:color="auto"/>
                <w:left w:val="none" w:sz="0" w:space="0" w:color="auto"/>
                <w:bottom w:val="none" w:sz="0" w:space="0" w:color="auto"/>
                <w:right w:val="none" w:sz="0" w:space="0" w:color="auto"/>
              </w:divBdr>
            </w:div>
            <w:div w:id="2047213668">
              <w:marLeft w:val="0"/>
              <w:marRight w:val="0"/>
              <w:marTop w:val="0"/>
              <w:marBottom w:val="0"/>
              <w:divBdr>
                <w:top w:val="none" w:sz="0" w:space="0" w:color="auto"/>
                <w:left w:val="none" w:sz="0" w:space="0" w:color="auto"/>
                <w:bottom w:val="none" w:sz="0" w:space="0" w:color="auto"/>
                <w:right w:val="none" w:sz="0" w:space="0" w:color="auto"/>
              </w:divBdr>
            </w:div>
            <w:div w:id="209464711">
              <w:marLeft w:val="0"/>
              <w:marRight w:val="0"/>
              <w:marTop w:val="0"/>
              <w:marBottom w:val="0"/>
              <w:divBdr>
                <w:top w:val="none" w:sz="0" w:space="0" w:color="auto"/>
                <w:left w:val="none" w:sz="0" w:space="0" w:color="auto"/>
                <w:bottom w:val="none" w:sz="0" w:space="0" w:color="auto"/>
                <w:right w:val="none" w:sz="0" w:space="0" w:color="auto"/>
              </w:divBdr>
            </w:div>
            <w:div w:id="410276290">
              <w:marLeft w:val="0"/>
              <w:marRight w:val="0"/>
              <w:marTop w:val="0"/>
              <w:marBottom w:val="0"/>
              <w:divBdr>
                <w:top w:val="none" w:sz="0" w:space="0" w:color="auto"/>
                <w:left w:val="none" w:sz="0" w:space="0" w:color="auto"/>
                <w:bottom w:val="none" w:sz="0" w:space="0" w:color="auto"/>
                <w:right w:val="none" w:sz="0" w:space="0" w:color="auto"/>
              </w:divBdr>
            </w:div>
            <w:div w:id="501092812">
              <w:marLeft w:val="0"/>
              <w:marRight w:val="0"/>
              <w:marTop w:val="0"/>
              <w:marBottom w:val="0"/>
              <w:divBdr>
                <w:top w:val="none" w:sz="0" w:space="0" w:color="auto"/>
                <w:left w:val="none" w:sz="0" w:space="0" w:color="auto"/>
                <w:bottom w:val="none" w:sz="0" w:space="0" w:color="auto"/>
                <w:right w:val="none" w:sz="0" w:space="0" w:color="auto"/>
              </w:divBdr>
            </w:div>
            <w:div w:id="1013998748">
              <w:marLeft w:val="0"/>
              <w:marRight w:val="0"/>
              <w:marTop w:val="0"/>
              <w:marBottom w:val="0"/>
              <w:divBdr>
                <w:top w:val="none" w:sz="0" w:space="0" w:color="auto"/>
                <w:left w:val="none" w:sz="0" w:space="0" w:color="auto"/>
                <w:bottom w:val="none" w:sz="0" w:space="0" w:color="auto"/>
                <w:right w:val="none" w:sz="0" w:space="0" w:color="auto"/>
              </w:divBdr>
            </w:div>
            <w:div w:id="1390574759">
              <w:marLeft w:val="0"/>
              <w:marRight w:val="0"/>
              <w:marTop w:val="0"/>
              <w:marBottom w:val="0"/>
              <w:divBdr>
                <w:top w:val="none" w:sz="0" w:space="0" w:color="auto"/>
                <w:left w:val="none" w:sz="0" w:space="0" w:color="auto"/>
                <w:bottom w:val="none" w:sz="0" w:space="0" w:color="auto"/>
                <w:right w:val="none" w:sz="0" w:space="0" w:color="auto"/>
              </w:divBdr>
            </w:div>
            <w:div w:id="892928895">
              <w:marLeft w:val="0"/>
              <w:marRight w:val="0"/>
              <w:marTop w:val="0"/>
              <w:marBottom w:val="0"/>
              <w:divBdr>
                <w:top w:val="none" w:sz="0" w:space="0" w:color="auto"/>
                <w:left w:val="none" w:sz="0" w:space="0" w:color="auto"/>
                <w:bottom w:val="none" w:sz="0" w:space="0" w:color="auto"/>
                <w:right w:val="none" w:sz="0" w:space="0" w:color="auto"/>
              </w:divBdr>
            </w:div>
            <w:div w:id="933174492">
              <w:marLeft w:val="0"/>
              <w:marRight w:val="0"/>
              <w:marTop w:val="0"/>
              <w:marBottom w:val="0"/>
              <w:divBdr>
                <w:top w:val="none" w:sz="0" w:space="0" w:color="auto"/>
                <w:left w:val="none" w:sz="0" w:space="0" w:color="auto"/>
                <w:bottom w:val="none" w:sz="0" w:space="0" w:color="auto"/>
                <w:right w:val="none" w:sz="0" w:space="0" w:color="auto"/>
              </w:divBdr>
            </w:div>
            <w:div w:id="844176701">
              <w:marLeft w:val="0"/>
              <w:marRight w:val="0"/>
              <w:marTop w:val="0"/>
              <w:marBottom w:val="0"/>
              <w:divBdr>
                <w:top w:val="none" w:sz="0" w:space="0" w:color="auto"/>
                <w:left w:val="none" w:sz="0" w:space="0" w:color="auto"/>
                <w:bottom w:val="none" w:sz="0" w:space="0" w:color="auto"/>
                <w:right w:val="none" w:sz="0" w:space="0" w:color="auto"/>
              </w:divBdr>
            </w:div>
            <w:div w:id="946960214">
              <w:marLeft w:val="0"/>
              <w:marRight w:val="0"/>
              <w:marTop w:val="0"/>
              <w:marBottom w:val="0"/>
              <w:divBdr>
                <w:top w:val="none" w:sz="0" w:space="0" w:color="auto"/>
                <w:left w:val="none" w:sz="0" w:space="0" w:color="auto"/>
                <w:bottom w:val="none" w:sz="0" w:space="0" w:color="auto"/>
                <w:right w:val="none" w:sz="0" w:space="0" w:color="auto"/>
              </w:divBdr>
            </w:div>
            <w:div w:id="1202866816">
              <w:marLeft w:val="0"/>
              <w:marRight w:val="0"/>
              <w:marTop w:val="0"/>
              <w:marBottom w:val="0"/>
              <w:divBdr>
                <w:top w:val="none" w:sz="0" w:space="0" w:color="auto"/>
                <w:left w:val="none" w:sz="0" w:space="0" w:color="auto"/>
                <w:bottom w:val="none" w:sz="0" w:space="0" w:color="auto"/>
                <w:right w:val="none" w:sz="0" w:space="0" w:color="auto"/>
              </w:divBdr>
            </w:div>
            <w:div w:id="720254363">
              <w:marLeft w:val="0"/>
              <w:marRight w:val="0"/>
              <w:marTop w:val="0"/>
              <w:marBottom w:val="0"/>
              <w:divBdr>
                <w:top w:val="none" w:sz="0" w:space="0" w:color="auto"/>
                <w:left w:val="none" w:sz="0" w:space="0" w:color="auto"/>
                <w:bottom w:val="none" w:sz="0" w:space="0" w:color="auto"/>
                <w:right w:val="none" w:sz="0" w:space="0" w:color="auto"/>
              </w:divBdr>
            </w:div>
            <w:div w:id="437724124">
              <w:marLeft w:val="0"/>
              <w:marRight w:val="0"/>
              <w:marTop w:val="0"/>
              <w:marBottom w:val="0"/>
              <w:divBdr>
                <w:top w:val="none" w:sz="0" w:space="0" w:color="auto"/>
                <w:left w:val="none" w:sz="0" w:space="0" w:color="auto"/>
                <w:bottom w:val="none" w:sz="0" w:space="0" w:color="auto"/>
                <w:right w:val="none" w:sz="0" w:space="0" w:color="auto"/>
              </w:divBdr>
            </w:div>
            <w:div w:id="933627797">
              <w:marLeft w:val="0"/>
              <w:marRight w:val="0"/>
              <w:marTop w:val="0"/>
              <w:marBottom w:val="0"/>
              <w:divBdr>
                <w:top w:val="none" w:sz="0" w:space="0" w:color="auto"/>
                <w:left w:val="none" w:sz="0" w:space="0" w:color="auto"/>
                <w:bottom w:val="none" w:sz="0" w:space="0" w:color="auto"/>
                <w:right w:val="none" w:sz="0" w:space="0" w:color="auto"/>
              </w:divBdr>
            </w:div>
            <w:div w:id="1475026418">
              <w:marLeft w:val="0"/>
              <w:marRight w:val="0"/>
              <w:marTop w:val="0"/>
              <w:marBottom w:val="0"/>
              <w:divBdr>
                <w:top w:val="none" w:sz="0" w:space="0" w:color="auto"/>
                <w:left w:val="none" w:sz="0" w:space="0" w:color="auto"/>
                <w:bottom w:val="none" w:sz="0" w:space="0" w:color="auto"/>
                <w:right w:val="none" w:sz="0" w:space="0" w:color="auto"/>
              </w:divBdr>
            </w:div>
            <w:div w:id="1428624214">
              <w:marLeft w:val="0"/>
              <w:marRight w:val="0"/>
              <w:marTop w:val="0"/>
              <w:marBottom w:val="0"/>
              <w:divBdr>
                <w:top w:val="none" w:sz="0" w:space="0" w:color="auto"/>
                <w:left w:val="none" w:sz="0" w:space="0" w:color="auto"/>
                <w:bottom w:val="none" w:sz="0" w:space="0" w:color="auto"/>
                <w:right w:val="none" w:sz="0" w:space="0" w:color="auto"/>
              </w:divBdr>
            </w:div>
            <w:div w:id="1243493297">
              <w:marLeft w:val="0"/>
              <w:marRight w:val="0"/>
              <w:marTop w:val="0"/>
              <w:marBottom w:val="0"/>
              <w:divBdr>
                <w:top w:val="none" w:sz="0" w:space="0" w:color="auto"/>
                <w:left w:val="none" w:sz="0" w:space="0" w:color="auto"/>
                <w:bottom w:val="none" w:sz="0" w:space="0" w:color="auto"/>
                <w:right w:val="none" w:sz="0" w:space="0" w:color="auto"/>
              </w:divBdr>
            </w:div>
            <w:div w:id="502823262">
              <w:marLeft w:val="0"/>
              <w:marRight w:val="0"/>
              <w:marTop w:val="0"/>
              <w:marBottom w:val="0"/>
              <w:divBdr>
                <w:top w:val="none" w:sz="0" w:space="0" w:color="auto"/>
                <w:left w:val="none" w:sz="0" w:space="0" w:color="auto"/>
                <w:bottom w:val="none" w:sz="0" w:space="0" w:color="auto"/>
                <w:right w:val="none" w:sz="0" w:space="0" w:color="auto"/>
              </w:divBdr>
            </w:div>
            <w:div w:id="633608955">
              <w:marLeft w:val="0"/>
              <w:marRight w:val="0"/>
              <w:marTop w:val="0"/>
              <w:marBottom w:val="0"/>
              <w:divBdr>
                <w:top w:val="none" w:sz="0" w:space="0" w:color="auto"/>
                <w:left w:val="none" w:sz="0" w:space="0" w:color="auto"/>
                <w:bottom w:val="none" w:sz="0" w:space="0" w:color="auto"/>
                <w:right w:val="none" w:sz="0" w:space="0" w:color="auto"/>
              </w:divBdr>
            </w:div>
            <w:div w:id="339240354">
              <w:marLeft w:val="0"/>
              <w:marRight w:val="0"/>
              <w:marTop w:val="0"/>
              <w:marBottom w:val="0"/>
              <w:divBdr>
                <w:top w:val="none" w:sz="0" w:space="0" w:color="auto"/>
                <w:left w:val="none" w:sz="0" w:space="0" w:color="auto"/>
                <w:bottom w:val="none" w:sz="0" w:space="0" w:color="auto"/>
                <w:right w:val="none" w:sz="0" w:space="0" w:color="auto"/>
              </w:divBdr>
            </w:div>
            <w:div w:id="257297194">
              <w:marLeft w:val="0"/>
              <w:marRight w:val="0"/>
              <w:marTop w:val="0"/>
              <w:marBottom w:val="0"/>
              <w:divBdr>
                <w:top w:val="none" w:sz="0" w:space="0" w:color="auto"/>
                <w:left w:val="none" w:sz="0" w:space="0" w:color="auto"/>
                <w:bottom w:val="none" w:sz="0" w:space="0" w:color="auto"/>
                <w:right w:val="none" w:sz="0" w:space="0" w:color="auto"/>
              </w:divBdr>
            </w:div>
            <w:div w:id="1157571677">
              <w:marLeft w:val="0"/>
              <w:marRight w:val="0"/>
              <w:marTop w:val="0"/>
              <w:marBottom w:val="0"/>
              <w:divBdr>
                <w:top w:val="none" w:sz="0" w:space="0" w:color="auto"/>
                <w:left w:val="none" w:sz="0" w:space="0" w:color="auto"/>
                <w:bottom w:val="none" w:sz="0" w:space="0" w:color="auto"/>
                <w:right w:val="none" w:sz="0" w:space="0" w:color="auto"/>
              </w:divBdr>
            </w:div>
            <w:div w:id="61100767">
              <w:marLeft w:val="0"/>
              <w:marRight w:val="0"/>
              <w:marTop w:val="0"/>
              <w:marBottom w:val="0"/>
              <w:divBdr>
                <w:top w:val="none" w:sz="0" w:space="0" w:color="auto"/>
                <w:left w:val="none" w:sz="0" w:space="0" w:color="auto"/>
                <w:bottom w:val="none" w:sz="0" w:space="0" w:color="auto"/>
                <w:right w:val="none" w:sz="0" w:space="0" w:color="auto"/>
              </w:divBdr>
            </w:div>
            <w:div w:id="1196120155">
              <w:marLeft w:val="0"/>
              <w:marRight w:val="0"/>
              <w:marTop w:val="0"/>
              <w:marBottom w:val="0"/>
              <w:divBdr>
                <w:top w:val="none" w:sz="0" w:space="0" w:color="auto"/>
                <w:left w:val="none" w:sz="0" w:space="0" w:color="auto"/>
                <w:bottom w:val="none" w:sz="0" w:space="0" w:color="auto"/>
                <w:right w:val="none" w:sz="0" w:space="0" w:color="auto"/>
              </w:divBdr>
            </w:div>
            <w:div w:id="1043023043">
              <w:marLeft w:val="0"/>
              <w:marRight w:val="0"/>
              <w:marTop w:val="0"/>
              <w:marBottom w:val="0"/>
              <w:divBdr>
                <w:top w:val="none" w:sz="0" w:space="0" w:color="auto"/>
                <w:left w:val="none" w:sz="0" w:space="0" w:color="auto"/>
                <w:bottom w:val="none" w:sz="0" w:space="0" w:color="auto"/>
                <w:right w:val="none" w:sz="0" w:space="0" w:color="auto"/>
              </w:divBdr>
            </w:div>
            <w:div w:id="457988413">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369">
      <w:bodyDiv w:val="1"/>
      <w:marLeft w:val="0"/>
      <w:marRight w:val="0"/>
      <w:marTop w:val="0"/>
      <w:marBottom w:val="0"/>
      <w:divBdr>
        <w:top w:val="none" w:sz="0" w:space="0" w:color="auto"/>
        <w:left w:val="none" w:sz="0" w:space="0" w:color="auto"/>
        <w:bottom w:val="none" w:sz="0" w:space="0" w:color="auto"/>
        <w:right w:val="none" w:sz="0" w:space="0" w:color="auto"/>
      </w:divBdr>
      <w:divsChild>
        <w:div w:id="2003698200">
          <w:marLeft w:val="0"/>
          <w:marRight w:val="0"/>
          <w:marTop w:val="0"/>
          <w:marBottom w:val="0"/>
          <w:divBdr>
            <w:top w:val="none" w:sz="0" w:space="0" w:color="auto"/>
            <w:left w:val="none" w:sz="0" w:space="0" w:color="auto"/>
            <w:bottom w:val="none" w:sz="0" w:space="0" w:color="auto"/>
            <w:right w:val="none" w:sz="0" w:space="0" w:color="auto"/>
          </w:divBdr>
          <w:divsChild>
            <w:div w:id="1538392538">
              <w:marLeft w:val="0"/>
              <w:marRight w:val="0"/>
              <w:marTop w:val="0"/>
              <w:marBottom w:val="0"/>
              <w:divBdr>
                <w:top w:val="none" w:sz="0" w:space="0" w:color="auto"/>
                <w:left w:val="none" w:sz="0" w:space="0" w:color="auto"/>
                <w:bottom w:val="none" w:sz="0" w:space="0" w:color="auto"/>
                <w:right w:val="none" w:sz="0" w:space="0" w:color="auto"/>
              </w:divBdr>
            </w:div>
            <w:div w:id="546263538">
              <w:marLeft w:val="0"/>
              <w:marRight w:val="0"/>
              <w:marTop w:val="0"/>
              <w:marBottom w:val="0"/>
              <w:divBdr>
                <w:top w:val="none" w:sz="0" w:space="0" w:color="auto"/>
                <w:left w:val="none" w:sz="0" w:space="0" w:color="auto"/>
                <w:bottom w:val="none" w:sz="0" w:space="0" w:color="auto"/>
                <w:right w:val="none" w:sz="0" w:space="0" w:color="auto"/>
              </w:divBdr>
            </w:div>
            <w:div w:id="1519274714">
              <w:marLeft w:val="0"/>
              <w:marRight w:val="0"/>
              <w:marTop w:val="0"/>
              <w:marBottom w:val="0"/>
              <w:divBdr>
                <w:top w:val="none" w:sz="0" w:space="0" w:color="auto"/>
                <w:left w:val="none" w:sz="0" w:space="0" w:color="auto"/>
                <w:bottom w:val="none" w:sz="0" w:space="0" w:color="auto"/>
                <w:right w:val="none" w:sz="0" w:space="0" w:color="auto"/>
              </w:divBdr>
            </w:div>
            <w:div w:id="727455486">
              <w:marLeft w:val="0"/>
              <w:marRight w:val="0"/>
              <w:marTop w:val="0"/>
              <w:marBottom w:val="0"/>
              <w:divBdr>
                <w:top w:val="none" w:sz="0" w:space="0" w:color="auto"/>
                <w:left w:val="none" w:sz="0" w:space="0" w:color="auto"/>
                <w:bottom w:val="none" w:sz="0" w:space="0" w:color="auto"/>
                <w:right w:val="none" w:sz="0" w:space="0" w:color="auto"/>
              </w:divBdr>
            </w:div>
            <w:div w:id="285550053">
              <w:marLeft w:val="0"/>
              <w:marRight w:val="0"/>
              <w:marTop w:val="0"/>
              <w:marBottom w:val="0"/>
              <w:divBdr>
                <w:top w:val="none" w:sz="0" w:space="0" w:color="auto"/>
                <w:left w:val="none" w:sz="0" w:space="0" w:color="auto"/>
                <w:bottom w:val="none" w:sz="0" w:space="0" w:color="auto"/>
                <w:right w:val="none" w:sz="0" w:space="0" w:color="auto"/>
              </w:divBdr>
            </w:div>
            <w:div w:id="1181243872">
              <w:marLeft w:val="0"/>
              <w:marRight w:val="0"/>
              <w:marTop w:val="0"/>
              <w:marBottom w:val="0"/>
              <w:divBdr>
                <w:top w:val="none" w:sz="0" w:space="0" w:color="auto"/>
                <w:left w:val="none" w:sz="0" w:space="0" w:color="auto"/>
                <w:bottom w:val="none" w:sz="0" w:space="0" w:color="auto"/>
                <w:right w:val="none" w:sz="0" w:space="0" w:color="auto"/>
              </w:divBdr>
            </w:div>
            <w:div w:id="2090929149">
              <w:marLeft w:val="0"/>
              <w:marRight w:val="0"/>
              <w:marTop w:val="0"/>
              <w:marBottom w:val="0"/>
              <w:divBdr>
                <w:top w:val="none" w:sz="0" w:space="0" w:color="auto"/>
                <w:left w:val="none" w:sz="0" w:space="0" w:color="auto"/>
                <w:bottom w:val="none" w:sz="0" w:space="0" w:color="auto"/>
                <w:right w:val="none" w:sz="0" w:space="0" w:color="auto"/>
              </w:divBdr>
            </w:div>
            <w:div w:id="1927811538">
              <w:marLeft w:val="0"/>
              <w:marRight w:val="0"/>
              <w:marTop w:val="0"/>
              <w:marBottom w:val="0"/>
              <w:divBdr>
                <w:top w:val="none" w:sz="0" w:space="0" w:color="auto"/>
                <w:left w:val="none" w:sz="0" w:space="0" w:color="auto"/>
                <w:bottom w:val="none" w:sz="0" w:space="0" w:color="auto"/>
                <w:right w:val="none" w:sz="0" w:space="0" w:color="auto"/>
              </w:divBdr>
            </w:div>
            <w:div w:id="1109737872">
              <w:marLeft w:val="0"/>
              <w:marRight w:val="0"/>
              <w:marTop w:val="0"/>
              <w:marBottom w:val="0"/>
              <w:divBdr>
                <w:top w:val="none" w:sz="0" w:space="0" w:color="auto"/>
                <w:left w:val="none" w:sz="0" w:space="0" w:color="auto"/>
                <w:bottom w:val="none" w:sz="0" w:space="0" w:color="auto"/>
                <w:right w:val="none" w:sz="0" w:space="0" w:color="auto"/>
              </w:divBdr>
            </w:div>
            <w:div w:id="1419595753">
              <w:marLeft w:val="0"/>
              <w:marRight w:val="0"/>
              <w:marTop w:val="0"/>
              <w:marBottom w:val="0"/>
              <w:divBdr>
                <w:top w:val="none" w:sz="0" w:space="0" w:color="auto"/>
                <w:left w:val="none" w:sz="0" w:space="0" w:color="auto"/>
                <w:bottom w:val="none" w:sz="0" w:space="0" w:color="auto"/>
                <w:right w:val="none" w:sz="0" w:space="0" w:color="auto"/>
              </w:divBdr>
            </w:div>
            <w:div w:id="744646072">
              <w:marLeft w:val="0"/>
              <w:marRight w:val="0"/>
              <w:marTop w:val="0"/>
              <w:marBottom w:val="0"/>
              <w:divBdr>
                <w:top w:val="none" w:sz="0" w:space="0" w:color="auto"/>
                <w:left w:val="none" w:sz="0" w:space="0" w:color="auto"/>
                <w:bottom w:val="none" w:sz="0" w:space="0" w:color="auto"/>
                <w:right w:val="none" w:sz="0" w:space="0" w:color="auto"/>
              </w:divBdr>
            </w:div>
            <w:div w:id="1947497908">
              <w:marLeft w:val="0"/>
              <w:marRight w:val="0"/>
              <w:marTop w:val="0"/>
              <w:marBottom w:val="0"/>
              <w:divBdr>
                <w:top w:val="none" w:sz="0" w:space="0" w:color="auto"/>
                <w:left w:val="none" w:sz="0" w:space="0" w:color="auto"/>
                <w:bottom w:val="none" w:sz="0" w:space="0" w:color="auto"/>
                <w:right w:val="none" w:sz="0" w:space="0" w:color="auto"/>
              </w:divBdr>
            </w:div>
            <w:div w:id="873463957">
              <w:marLeft w:val="0"/>
              <w:marRight w:val="0"/>
              <w:marTop w:val="0"/>
              <w:marBottom w:val="0"/>
              <w:divBdr>
                <w:top w:val="none" w:sz="0" w:space="0" w:color="auto"/>
                <w:left w:val="none" w:sz="0" w:space="0" w:color="auto"/>
                <w:bottom w:val="none" w:sz="0" w:space="0" w:color="auto"/>
                <w:right w:val="none" w:sz="0" w:space="0" w:color="auto"/>
              </w:divBdr>
            </w:div>
            <w:div w:id="1729302883">
              <w:marLeft w:val="0"/>
              <w:marRight w:val="0"/>
              <w:marTop w:val="0"/>
              <w:marBottom w:val="0"/>
              <w:divBdr>
                <w:top w:val="none" w:sz="0" w:space="0" w:color="auto"/>
                <w:left w:val="none" w:sz="0" w:space="0" w:color="auto"/>
                <w:bottom w:val="none" w:sz="0" w:space="0" w:color="auto"/>
                <w:right w:val="none" w:sz="0" w:space="0" w:color="auto"/>
              </w:divBdr>
            </w:div>
            <w:div w:id="123348647">
              <w:marLeft w:val="0"/>
              <w:marRight w:val="0"/>
              <w:marTop w:val="0"/>
              <w:marBottom w:val="0"/>
              <w:divBdr>
                <w:top w:val="none" w:sz="0" w:space="0" w:color="auto"/>
                <w:left w:val="none" w:sz="0" w:space="0" w:color="auto"/>
                <w:bottom w:val="none" w:sz="0" w:space="0" w:color="auto"/>
                <w:right w:val="none" w:sz="0" w:space="0" w:color="auto"/>
              </w:divBdr>
            </w:div>
            <w:div w:id="1817606497">
              <w:marLeft w:val="0"/>
              <w:marRight w:val="0"/>
              <w:marTop w:val="0"/>
              <w:marBottom w:val="0"/>
              <w:divBdr>
                <w:top w:val="none" w:sz="0" w:space="0" w:color="auto"/>
                <w:left w:val="none" w:sz="0" w:space="0" w:color="auto"/>
                <w:bottom w:val="none" w:sz="0" w:space="0" w:color="auto"/>
                <w:right w:val="none" w:sz="0" w:space="0" w:color="auto"/>
              </w:divBdr>
            </w:div>
            <w:div w:id="737360478">
              <w:marLeft w:val="0"/>
              <w:marRight w:val="0"/>
              <w:marTop w:val="0"/>
              <w:marBottom w:val="0"/>
              <w:divBdr>
                <w:top w:val="none" w:sz="0" w:space="0" w:color="auto"/>
                <w:left w:val="none" w:sz="0" w:space="0" w:color="auto"/>
                <w:bottom w:val="none" w:sz="0" w:space="0" w:color="auto"/>
                <w:right w:val="none" w:sz="0" w:space="0" w:color="auto"/>
              </w:divBdr>
            </w:div>
            <w:div w:id="1154377335">
              <w:marLeft w:val="0"/>
              <w:marRight w:val="0"/>
              <w:marTop w:val="0"/>
              <w:marBottom w:val="0"/>
              <w:divBdr>
                <w:top w:val="none" w:sz="0" w:space="0" w:color="auto"/>
                <w:left w:val="none" w:sz="0" w:space="0" w:color="auto"/>
                <w:bottom w:val="none" w:sz="0" w:space="0" w:color="auto"/>
                <w:right w:val="none" w:sz="0" w:space="0" w:color="auto"/>
              </w:divBdr>
            </w:div>
            <w:div w:id="169565338">
              <w:marLeft w:val="0"/>
              <w:marRight w:val="0"/>
              <w:marTop w:val="0"/>
              <w:marBottom w:val="0"/>
              <w:divBdr>
                <w:top w:val="none" w:sz="0" w:space="0" w:color="auto"/>
                <w:left w:val="none" w:sz="0" w:space="0" w:color="auto"/>
                <w:bottom w:val="none" w:sz="0" w:space="0" w:color="auto"/>
                <w:right w:val="none" w:sz="0" w:space="0" w:color="auto"/>
              </w:divBdr>
            </w:div>
            <w:div w:id="782267245">
              <w:marLeft w:val="0"/>
              <w:marRight w:val="0"/>
              <w:marTop w:val="0"/>
              <w:marBottom w:val="0"/>
              <w:divBdr>
                <w:top w:val="none" w:sz="0" w:space="0" w:color="auto"/>
                <w:left w:val="none" w:sz="0" w:space="0" w:color="auto"/>
                <w:bottom w:val="none" w:sz="0" w:space="0" w:color="auto"/>
                <w:right w:val="none" w:sz="0" w:space="0" w:color="auto"/>
              </w:divBdr>
            </w:div>
            <w:div w:id="1448768875">
              <w:marLeft w:val="0"/>
              <w:marRight w:val="0"/>
              <w:marTop w:val="0"/>
              <w:marBottom w:val="0"/>
              <w:divBdr>
                <w:top w:val="none" w:sz="0" w:space="0" w:color="auto"/>
                <w:left w:val="none" w:sz="0" w:space="0" w:color="auto"/>
                <w:bottom w:val="none" w:sz="0" w:space="0" w:color="auto"/>
                <w:right w:val="none" w:sz="0" w:space="0" w:color="auto"/>
              </w:divBdr>
            </w:div>
            <w:div w:id="1095440990">
              <w:marLeft w:val="0"/>
              <w:marRight w:val="0"/>
              <w:marTop w:val="0"/>
              <w:marBottom w:val="0"/>
              <w:divBdr>
                <w:top w:val="none" w:sz="0" w:space="0" w:color="auto"/>
                <w:left w:val="none" w:sz="0" w:space="0" w:color="auto"/>
                <w:bottom w:val="none" w:sz="0" w:space="0" w:color="auto"/>
                <w:right w:val="none" w:sz="0" w:space="0" w:color="auto"/>
              </w:divBdr>
            </w:div>
            <w:div w:id="376011589">
              <w:marLeft w:val="0"/>
              <w:marRight w:val="0"/>
              <w:marTop w:val="0"/>
              <w:marBottom w:val="0"/>
              <w:divBdr>
                <w:top w:val="none" w:sz="0" w:space="0" w:color="auto"/>
                <w:left w:val="none" w:sz="0" w:space="0" w:color="auto"/>
                <w:bottom w:val="none" w:sz="0" w:space="0" w:color="auto"/>
                <w:right w:val="none" w:sz="0" w:space="0" w:color="auto"/>
              </w:divBdr>
            </w:div>
            <w:div w:id="1156338229">
              <w:marLeft w:val="0"/>
              <w:marRight w:val="0"/>
              <w:marTop w:val="0"/>
              <w:marBottom w:val="0"/>
              <w:divBdr>
                <w:top w:val="none" w:sz="0" w:space="0" w:color="auto"/>
                <w:left w:val="none" w:sz="0" w:space="0" w:color="auto"/>
                <w:bottom w:val="none" w:sz="0" w:space="0" w:color="auto"/>
                <w:right w:val="none" w:sz="0" w:space="0" w:color="auto"/>
              </w:divBdr>
            </w:div>
            <w:div w:id="1661034244">
              <w:marLeft w:val="0"/>
              <w:marRight w:val="0"/>
              <w:marTop w:val="0"/>
              <w:marBottom w:val="0"/>
              <w:divBdr>
                <w:top w:val="none" w:sz="0" w:space="0" w:color="auto"/>
                <w:left w:val="none" w:sz="0" w:space="0" w:color="auto"/>
                <w:bottom w:val="none" w:sz="0" w:space="0" w:color="auto"/>
                <w:right w:val="none" w:sz="0" w:space="0" w:color="auto"/>
              </w:divBdr>
            </w:div>
            <w:div w:id="1118060218">
              <w:marLeft w:val="0"/>
              <w:marRight w:val="0"/>
              <w:marTop w:val="0"/>
              <w:marBottom w:val="0"/>
              <w:divBdr>
                <w:top w:val="none" w:sz="0" w:space="0" w:color="auto"/>
                <w:left w:val="none" w:sz="0" w:space="0" w:color="auto"/>
                <w:bottom w:val="none" w:sz="0" w:space="0" w:color="auto"/>
                <w:right w:val="none" w:sz="0" w:space="0" w:color="auto"/>
              </w:divBdr>
            </w:div>
            <w:div w:id="126900935">
              <w:marLeft w:val="0"/>
              <w:marRight w:val="0"/>
              <w:marTop w:val="0"/>
              <w:marBottom w:val="0"/>
              <w:divBdr>
                <w:top w:val="none" w:sz="0" w:space="0" w:color="auto"/>
                <w:left w:val="none" w:sz="0" w:space="0" w:color="auto"/>
                <w:bottom w:val="none" w:sz="0" w:space="0" w:color="auto"/>
                <w:right w:val="none" w:sz="0" w:space="0" w:color="auto"/>
              </w:divBdr>
            </w:div>
            <w:div w:id="645403634">
              <w:marLeft w:val="0"/>
              <w:marRight w:val="0"/>
              <w:marTop w:val="0"/>
              <w:marBottom w:val="0"/>
              <w:divBdr>
                <w:top w:val="none" w:sz="0" w:space="0" w:color="auto"/>
                <w:left w:val="none" w:sz="0" w:space="0" w:color="auto"/>
                <w:bottom w:val="none" w:sz="0" w:space="0" w:color="auto"/>
                <w:right w:val="none" w:sz="0" w:space="0" w:color="auto"/>
              </w:divBdr>
            </w:div>
            <w:div w:id="1266619275">
              <w:marLeft w:val="0"/>
              <w:marRight w:val="0"/>
              <w:marTop w:val="0"/>
              <w:marBottom w:val="0"/>
              <w:divBdr>
                <w:top w:val="none" w:sz="0" w:space="0" w:color="auto"/>
                <w:left w:val="none" w:sz="0" w:space="0" w:color="auto"/>
                <w:bottom w:val="none" w:sz="0" w:space="0" w:color="auto"/>
                <w:right w:val="none" w:sz="0" w:space="0" w:color="auto"/>
              </w:divBdr>
            </w:div>
            <w:div w:id="1457066887">
              <w:marLeft w:val="0"/>
              <w:marRight w:val="0"/>
              <w:marTop w:val="0"/>
              <w:marBottom w:val="0"/>
              <w:divBdr>
                <w:top w:val="none" w:sz="0" w:space="0" w:color="auto"/>
                <w:left w:val="none" w:sz="0" w:space="0" w:color="auto"/>
                <w:bottom w:val="none" w:sz="0" w:space="0" w:color="auto"/>
                <w:right w:val="none" w:sz="0" w:space="0" w:color="auto"/>
              </w:divBdr>
            </w:div>
            <w:div w:id="814370710">
              <w:marLeft w:val="0"/>
              <w:marRight w:val="0"/>
              <w:marTop w:val="0"/>
              <w:marBottom w:val="0"/>
              <w:divBdr>
                <w:top w:val="none" w:sz="0" w:space="0" w:color="auto"/>
                <w:left w:val="none" w:sz="0" w:space="0" w:color="auto"/>
                <w:bottom w:val="none" w:sz="0" w:space="0" w:color="auto"/>
                <w:right w:val="none" w:sz="0" w:space="0" w:color="auto"/>
              </w:divBdr>
            </w:div>
            <w:div w:id="1267810457">
              <w:marLeft w:val="0"/>
              <w:marRight w:val="0"/>
              <w:marTop w:val="0"/>
              <w:marBottom w:val="0"/>
              <w:divBdr>
                <w:top w:val="none" w:sz="0" w:space="0" w:color="auto"/>
                <w:left w:val="none" w:sz="0" w:space="0" w:color="auto"/>
                <w:bottom w:val="none" w:sz="0" w:space="0" w:color="auto"/>
                <w:right w:val="none" w:sz="0" w:space="0" w:color="auto"/>
              </w:divBdr>
            </w:div>
            <w:div w:id="957101505">
              <w:marLeft w:val="0"/>
              <w:marRight w:val="0"/>
              <w:marTop w:val="0"/>
              <w:marBottom w:val="0"/>
              <w:divBdr>
                <w:top w:val="none" w:sz="0" w:space="0" w:color="auto"/>
                <w:left w:val="none" w:sz="0" w:space="0" w:color="auto"/>
                <w:bottom w:val="none" w:sz="0" w:space="0" w:color="auto"/>
                <w:right w:val="none" w:sz="0" w:space="0" w:color="auto"/>
              </w:divBdr>
            </w:div>
            <w:div w:id="1094134891">
              <w:marLeft w:val="0"/>
              <w:marRight w:val="0"/>
              <w:marTop w:val="0"/>
              <w:marBottom w:val="0"/>
              <w:divBdr>
                <w:top w:val="none" w:sz="0" w:space="0" w:color="auto"/>
                <w:left w:val="none" w:sz="0" w:space="0" w:color="auto"/>
                <w:bottom w:val="none" w:sz="0" w:space="0" w:color="auto"/>
                <w:right w:val="none" w:sz="0" w:space="0" w:color="auto"/>
              </w:divBdr>
            </w:div>
            <w:div w:id="591282246">
              <w:marLeft w:val="0"/>
              <w:marRight w:val="0"/>
              <w:marTop w:val="0"/>
              <w:marBottom w:val="0"/>
              <w:divBdr>
                <w:top w:val="none" w:sz="0" w:space="0" w:color="auto"/>
                <w:left w:val="none" w:sz="0" w:space="0" w:color="auto"/>
                <w:bottom w:val="none" w:sz="0" w:space="0" w:color="auto"/>
                <w:right w:val="none" w:sz="0" w:space="0" w:color="auto"/>
              </w:divBdr>
            </w:div>
            <w:div w:id="1507399824">
              <w:marLeft w:val="0"/>
              <w:marRight w:val="0"/>
              <w:marTop w:val="0"/>
              <w:marBottom w:val="0"/>
              <w:divBdr>
                <w:top w:val="none" w:sz="0" w:space="0" w:color="auto"/>
                <w:left w:val="none" w:sz="0" w:space="0" w:color="auto"/>
                <w:bottom w:val="none" w:sz="0" w:space="0" w:color="auto"/>
                <w:right w:val="none" w:sz="0" w:space="0" w:color="auto"/>
              </w:divBdr>
            </w:div>
            <w:div w:id="1595278998">
              <w:marLeft w:val="0"/>
              <w:marRight w:val="0"/>
              <w:marTop w:val="0"/>
              <w:marBottom w:val="0"/>
              <w:divBdr>
                <w:top w:val="none" w:sz="0" w:space="0" w:color="auto"/>
                <w:left w:val="none" w:sz="0" w:space="0" w:color="auto"/>
                <w:bottom w:val="none" w:sz="0" w:space="0" w:color="auto"/>
                <w:right w:val="none" w:sz="0" w:space="0" w:color="auto"/>
              </w:divBdr>
            </w:div>
            <w:div w:id="707025758">
              <w:marLeft w:val="0"/>
              <w:marRight w:val="0"/>
              <w:marTop w:val="0"/>
              <w:marBottom w:val="0"/>
              <w:divBdr>
                <w:top w:val="none" w:sz="0" w:space="0" w:color="auto"/>
                <w:left w:val="none" w:sz="0" w:space="0" w:color="auto"/>
                <w:bottom w:val="none" w:sz="0" w:space="0" w:color="auto"/>
                <w:right w:val="none" w:sz="0" w:space="0" w:color="auto"/>
              </w:divBdr>
            </w:div>
            <w:div w:id="1076980417">
              <w:marLeft w:val="0"/>
              <w:marRight w:val="0"/>
              <w:marTop w:val="0"/>
              <w:marBottom w:val="0"/>
              <w:divBdr>
                <w:top w:val="none" w:sz="0" w:space="0" w:color="auto"/>
                <w:left w:val="none" w:sz="0" w:space="0" w:color="auto"/>
                <w:bottom w:val="none" w:sz="0" w:space="0" w:color="auto"/>
                <w:right w:val="none" w:sz="0" w:space="0" w:color="auto"/>
              </w:divBdr>
            </w:div>
            <w:div w:id="587931039">
              <w:marLeft w:val="0"/>
              <w:marRight w:val="0"/>
              <w:marTop w:val="0"/>
              <w:marBottom w:val="0"/>
              <w:divBdr>
                <w:top w:val="none" w:sz="0" w:space="0" w:color="auto"/>
                <w:left w:val="none" w:sz="0" w:space="0" w:color="auto"/>
                <w:bottom w:val="none" w:sz="0" w:space="0" w:color="auto"/>
                <w:right w:val="none" w:sz="0" w:space="0" w:color="auto"/>
              </w:divBdr>
            </w:div>
            <w:div w:id="2060544582">
              <w:marLeft w:val="0"/>
              <w:marRight w:val="0"/>
              <w:marTop w:val="0"/>
              <w:marBottom w:val="0"/>
              <w:divBdr>
                <w:top w:val="none" w:sz="0" w:space="0" w:color="auto"/>
                <w:left w:val="none" w:sz="0" w:space="0" w:color="auto"/>
                <w:bottom w:val="none" w:sz="0" w:space="0" w:color="auto"/>
                <w:right w:val="none" w:sz="0" w:space="0" w:color="auto"/>
              </w:divBdr>
            </w:div>
            <w:div w:id="443960445">
              <w:marLeft w:val="0"/>
              <w:marRight w:val="0"/>
              <w:marTop w:val="0"/>
              <w:marBottom w:val="0"/>
              <w:divBdr>
                <w:top w:val="none" w:sz="0" w:space="0" w:color="auto"/>
                <w:left w:val="none" w:sz="0" w:space="0" w:color="auto"/>
                <w:bottom w:val="none" w:sz="0" w:space="0" w:color="auto"/>
                <w:right w:val="none" w:sz="0" w:space="0" w:color="auto"/>
              </w:divBdr>
            </w:div>
            <w:div w:id="1757704774">
              <w:marLeft w:val="0"/>
              <w:marRight w:val="0"/>
              <w:marTop w:val="0"/>
              <w:marBottom w:val="0"/>
              <w:divBdr>
                <w:top w:val="none" w:sz="0" w:space="0" w:color="auto"/>
                <w:left w:val="none" w:sz="0" w:space="0" w:color="auto"/>
                <w:bottom w:val="none" w:sz="0" w:space="0" w:color="auto"/>
                <w:right w:val="none" w:sz="0" w:space="0" w:color="auto"/>
              </w:divBdr>
            </w:div>
            <w:div w:id="281501997">
              <w:marLeft w:val="0"/>
              <w:marRight w:val="0"/>
              <w:marTop w:val="0"/>
              <w:marBottom w:val="0"/>
              <w:divBdr>
                <w:top w:val="none" w:sz="0" w:space="0" w:color="auto"/>
                <w:left w:val="none" w:sz="0" w:space="0" w:color="auto"/>
                <w:bottom w:val="none" w:sz="0" w:space="0" w:color="auto"/>
                <w:right w:val="none" w:sz="0" w:space="0" w:color="auto"/>
              </w:divBdr>
            </w:div>
            <w:div w:id="767122823">
              <w:marLeft w:val="0"/>
              <w:marRight w:val="0"/>
              <w:marTop w:val="0"/>
              <w:marBottom w:val="0"/>
              <w:divBdr>
                <w:top w:val="none" w:sz="0" w:space="0" w:color="auto"/>
                <w:left w:val="none" w:sz="0" w:space="0" w:color="auto"/>
                <w:bottom w:val="none" w:sz="0" w:space="0" w:color="auto"/>
                <w:right w:val="none" w:sz="0" w:space="0" w:color="auto"/>
              </w:divBdr>
            </w:div>
            <w:div w:id="777871255">
              <w:marLeft w:val="0"/>
              <w:marRight w:val="0"/>
              <w:marTop w:val="0"/>
              <w:marBottom w:val="0"/>
              <w:divBdr>
                <w:top w:val="none" w:sz="0" w:space="0" w:color="auto"/>
                <w:left w:val="none" w:sz="0" w:space="0" w:color="auto"/>
                <w:bottom w:val="none" w:sz="0" w:space="0" w:color="auto"/>
                <w:right w:val="none" w:sz="0" w:space="0" w:color="auto"/>
              </w:divBdr>
            </w:div>
            <w:div w:id="1015840016">
              <w:marLeft w:val="0"/>
              <w:marRight w:val="0"/>
              <w:marTop w:val="0"/>
              <w:marBottom w:val="0"/>
              <w:divBdr>
                <w:top w:val="none" w:sz="0" w:space="0" w:color="auto"/>
                <w:left w:val="none" w:sz="0" w:space="0" w:color="auto"/>
                <w:bottom w:val="none" w:sz="0" w:space="0" w:color="auto"/>
                <w:right w:val="none" w:sz="0" w:space="0" w:color="auto"/>
              </w:divBdr>
            </w:div>
            <w:div w:id="1948151348">
              <w:marLeft w:val="0"/>
              <w:marRight w:val="0"/>
              <w:marTop w:val="0"/>
              <w:marBottom w:val="0"/>
              <w:divBdr>
                <w:top w:val="none" w:sz="0" w:space="0" w:color="auto"/>
                <w:left w:val="none" w:sz="0" w:space="0" w:color="auto"/>
                <w:bottom w:val="none" w:sz="0" w:space="0" w:color="auto"/>
                <w:right w:val="none" w:sz="0" w:space="0" w:color="auto"/>
              </w:divBdr>
            </w:div>
            <w:div w:id="2076397088">
              <w:marLeft w:val="0"/>
              <w:marRight w:val="0"/>
              <w:marTop w:val="0"/>
              <w:marBottom w:val="0"/>
              <w:divBdr>
                <w:top w:val="none" w:sz="0" w:space="0" w:color="auto"/>
                <w:left w:val="none" w:sz="0" w:space="0" w:color="auto"/>
                <w:bottom w:val="none" w:sz="0" w:space="0" w:color="auto"/>
                <w:right w:val="none" w:sz="0" w:space="0" w:color="auto"/>
              </w:divBdr>
            </w:div>
            <w:div w:id="870193686">
              <w:marLeft w:val="0"/>
              <w:marRight w:val="0"/>
              <w:marTop w:val="0"/>
              <w:marBottom w:val="0"/>
              <w:divBdr>
                <w:top w:val="none" w:sz="0" w:space="0" w:color="auto"/>
                <w:left w:val="none" w:sz="0" w:space="0" w:color="auto"/>
                <w:bottom w:val="none" w:sz="0" w:space="0" w:color="auto"/>
                <w:right w:val="none" w:sz="0" w:space="0" w:color="auto"/>
              </w:divBdr>
            </w:div>
            <w:div w:id="1442608529">
              <w:marLeft w:val="0"/>
              <w:marRight w:val="0"/>
              <w:marTop w:val="0"/>
              <w:marBottom w:val="0"/>
              <w:divBdr>
                <w:top w:val="none" w:sz="0" w:space="0" w:color="auto"/>
                <w:left w:val="none" w:sz="0" w:space="0" w:color="auto"/>
                <w:bottom w:val="none" w:sz="0" w:space="0" w:color="auto"/>
                <w:right w:val="none" w:sz="0" w:space="0" w:color="auto"/>
              </w:divBdr>
            </w:div>
            <w:div w:id="2027097900">
              <w:marLeft w:val="0"/>
              <w:marRight w:val="0"/>
              <w:marTop w:val="0"/>
              <w:marBottom w:val="0"/>
              <w:divBdr>
                <w:top w:val="none" w:sz="0" w:space="0" w:color="auto"/>
                <w:left w:val="none" w:sz="0" w:space="0" w:color="auto"/>
                <w:bottom w:val="none" w:sz="0" w:space="0" w:color="auto"/>
                <w:right w:val="none" w:sz="0" w:space="0" w:color="auto"/>
              </w:divBdr>
            </w:div>
            <w:div w:id="402947834">
              <w:marLeft w:val="0"/>
              <w:marRight w:val="0"/>
              <w:marTop w:val="0"/>
              <w:marBottom w:val="0"/>
              <w:divBdr>
                <w:top w:val="none" w:sz="0" w:space="0" w:color="auto"/>
                <w:left w:val="none" w:sz="0" w:space="0" w:color="auto"/>
                <w:bottom w:val="none" w:sz="0" w:space="0" w:color="auto"/>
                <w:right w:val="none" w:sz="0" w:space="0" w:color="auto"/>
              </w:divBdr>
            </w:div>
            <w:div w:id="1718045782">
              <w:marLeft w:val="0"/>
              <w:marRight w:val="0"/>
              <w:marTop w:val="0"/>
              <w:marBottom w:val="0"/>
              <w:divBdr>
                <w:top w:val="none" w:sz="0" w:space="0" w:color="auto"/>
                <w:left w:val="none" w:sz="0" w:space="0" w:color="auto"/>
                <w:bottom w:val="none" w:sz="0" w:space="0" w:color="auto"/>
                <w:right w:val="none" w:sz="0" w:space="0" w:color="auto"/>
              </w:divBdr>
            </w:div>
            <w:div w:id="651562811">
              <w:marLeft w:val="0"/>
              <w:marRight w:val="0"/>
              <w:marTop w:val="0"/>
              <w:marBottom w:val="0"/>
              <w:divBdr>
                <w:top w:val="none" w:sz="0" w:space="0" w:color="auto"/>
                <w:left w:val="none" w:sz="0" w:space="0" w:color="auto"/>
                <w:bottom w:val="none" w:sz="0" w:space="0" w:color="auto"/>
                <w:right w:val="none" w:sz="0" w:space="0" w:color="auto"/>
              </w:divBdr>
            </w:div>
            <w:div w:id="13147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learn.microsoft.com/en-us/powershell/module/microsoft.powershell.core/about/about_operators?view=powershell-7.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www.powershellgallery.com/packages/PSScriptAnalyzer/1.21.0/Content/Settings%5CCodeFormatting.psd1"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2703</TotalTime>
  <Pages>26</Pages>
  <Words>5939</Words>
  <Characters>33854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2022-12-01T18:03:00Z</dcterms:created>
  <dcterms:modified xsi:type="dcterms:W3CDTF">2022-12-15T14:42:00Z</dcterms:modified>
</cp:coreProperties>
</file>