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64F0889B" w:rsidR="00987230" w:rsidRDefault="007C55EC" w:rsidP="00465E34">
      <w:pPr>
        <w:pStyle w:val="Heading2"/>
      </w:pPr>
      <w:ins w:id="2" w:author="Liam Draper" w:date="2022-09-21T10:32:00Z">
        <w:r>
          <w:t>+</w:t>
        </w:r>
      </w:ins>
    </w:p>
    <w:p w14:paraId="6C7E8F0F" w14:textId="77777777" w:rsidR="00987230" w:rsidRDefault="00987230" w:rsidP="00987230">
      <w:pPr>
        <w:pStyle w:val="NormalPACKT"/>
      </w:pPr>
    </w:p>
    <w:p w14:paraId="4E432E3B" w14:textId="69B55989" w:rsidR="00987230" w:rsidRDefault="00936D34" w:rsidP="00987230">
      <w:pPr>
        <w:pStyle w:val="ChapterNumberPACKT"/>
      </w:pPr>
      <w:r>
        <w:t>3</w:t>
      </w:r>
    </w:p>
    <w:p w14:paraId="025169F9" w14:textId="46567904" w:rsidR="00987230" w:rsidRDefault="00936D34" w:rsidP="00987230">
      <w:pPr>
        <w:pStyle w:val="ChapterTitlePACKT"/>
      </w:pPr>
      <w:r>
        <w:t>Exploring .NET</w:t>
      </w:r>
    </w:p>
    <w:p w14:paraId="085B3573" w14:textId="77777777" w:rsidR="00987230" w:rsidRDefault="00987230" w:rsidP="00987230">
      <w:pPr>
        <w:pStyle w:val="NormalPACKT"/>
      </w:pPr>
      <w:r>
        <w:t>This chapter covers the following recipes:</w:t>
      </w:r>
    </w:p>
    <w:p w14:paraId="3375FE07" w14:textId="77777777" w:rsidR="00936D34" w:rsidRDefault="00936D34" w:rsidP="00936D34">
      <w:pPr>
        <w:pStyle w:val="BulletPACKT"/>
      </w:pPr>
      <w:r>
        <w:t>Exploring .NET Assemblies</w:t>
      </w:r>
    </w:p>
    <w:p w14:paraId="509F0E69" w14:textId="77777777" w:rsidR="00936D34" w:rsidRDefault="00936D34" w:rsidP="00936D34">
      <w:pPr>
        <w:pStyle w:val="BulletPACKT"/>
      </w:pPr>
      <w:r>
        <w:t>Exploring .NET Classes</w:t>
      </w:r>
    </w:p>
    <w:p w14:paraId="00F8B102" w14:textId="77777777" w:rsidR="00936D34" w:rsidRDefault="00936D34" w:rsidP="00936D34">
      <w:pPr>
        <w:pStyle w:val="BulletPACKT"/>
      </w:pPr>
      <w:r>
        <w:t>Leveraging .NET Methods</w:t>
      </w:r>
    </w:p>
    <w:p w14:paraId="5FAB4B8D" w14:textId="77777777" w:rsidR="00936D34" w:rsidRDefault="00936D34" w:rsidP="00936D34">
      <w:pPr>
        <w:pStyle w:val="BulletPACKT"/>
      </w:pPr>
      <w:r>
        <w:t>Creating a C# Extension</w:t>
      </w:r>
    </w:p>
    <w:p w14:paraId="4E6393CD" w14:textId="3E876979" w:rsidR="00987230" w:rsidRDefault="00936D34" w:rsidP="00936D34">
      <w:pPr>
        <w:pStyle w:val="BulletPACKT"/>
      </w:pPr>
      <w:r>
        <w:t>Creating a cmdlet</w:t>
      </w:r>
    </w:p>
    <w:p w14:paraId="5D29EF32" w14:textId="77777777" w:rsidR="00987230" w:rsidRDefault="00987230" w:rsidP="00987230">
      <w:pPr>
        <w:pStyle w:val="Heading1"/>
        <w:tabs>
          <w:tab w:val="left" w:pos="0"/>
        </w:tabs>
      </w:pPr>
      <w:r>
        <w:t>Introduction</w:t>
      </w:r>
    </w:p>
    <w:p w14:paraId="3B59E616" w14:textId="7B79B410" w:rsidR="005373C7" w:rsidRDefault="005373C7" w:rsidP="005373C7">
      <w:pPr>
        <w:pStyle w:val="NormalPACKT"/>
      </w:pPr>
      <w:r>
        <w:t xml:space="preserve">Microsoft first launched </w:t>
      </w:r>
      <w:del w:id="3" w:author="Safis Editor" w:date="2022-09-15T22:45:00Z">
        <w:r w:rsidDel="00CA010A">
          <w:delText>the</w:delText>
        </w:r>
      </w:del>
      <w:r>
        <w:t>.NET Framework in June 2000</w:t>
      </w:r>
      <w:r w:rsidR="004C2D6E">
        <w:t>, with</w:t>
      </w:r>
      <w:r>
        <w:t xml:space="preserve"> the code name Next Generation Windows Services. Amidst a barrage of marketing zeal, Microsoft seemed to add the .NET moniker to every product in its portfolio</w:t>
      </w:r>
      <w:r w:rsidR="004C2D6E">
        <w:t xml:space="preserve">: </w:t>
      </w:r>
      <w:r>
        <w:t>Windows .NET Server (later renamed Windows Server 2003), Visual Studio.NET</w:t>
      </w:r>
      <w:r w:rsidR="004C2D6E">
        <w:t>,</w:t>
      </w:r>
      <w:r>
        <w:t xml:space="preserve"> and even MapPoint .NET. </w:t>
      </w:r>
    </w:p>
    <w:p w14:paraId="0859D6CD" w14:textId="5A3786B9" w:rsidR="005373C7" w:rsidRDefault="005373C7" w:rsidP="005373C7">
      <w:pPr>
        <w:pStyle w:val="NormalPACKT"/>
      </w:pPr>
      <w:del w:id="4" w:author="Safis Editor" w:date="2022-09-15T22:45:00Z">
        <w:r w:rsidDel="00CA010A">
          <w:delText xml:space="preserve">The </w:delText>
        </w:r>
      </w:del>
      <w:r>
        <w:t>.NET Framework provided application developers with a host of underlying features and technologies on which to base their applications. These worked well then (20+ years ago)</w:t>
      </w:r>
      <w:r w:rsidR="00AB7FCD">
        <w:t>, but</w:t>
      </w:r>
      <w:r>
        <w:t xml:space="preserve"> </w:t>
      </w:r>
      <w:r w:rsidR="00AB7FCD">
        <w:t>newer features later</w:t>
      </w:r>
      <w:r>
        <w:t xml:space="preserve"> emerged based on advances in </w:t>
      </w:r>
      <w:r w:rsidR="00F64089">
        <w:t xml:space="preserve">the </w:t>
      </w:r>
      <w:r>
        <w:t>underlying technolog</w:t>
      </w:r>
      <w:r w:rsidR="00AB7FCD">
        <w:t>ies</w:t>
      </w:r>
      <w:r>
        <w:t xml:space="preserve">. For example, </w:t>
      </w:r>
      <w:del w:id="5" w:author="Safis Editor" w:date="2022-09-15T22:47:00Z">
        <w:r w:rsidDel="00CA010A">
          <w:delText>SOAP (</w:delText>
        </w:r>
      </w:del>
      <w:r w:rsidRPr="00CA010A">
        <w:rPr>
          <w:b/>
          <w:bCs/>
          <w:rPrChange w:id="6" w:author="Safis Editor" w:date="2022-09-15T22:47:00Z">
            <w:rPr/>
          </w:rPrChange>
        </w:rPr>
        <w:t>Simple Object Access Protocol</w:t>
      </w:r>
      <w:ins w:id="7" w:author="Safis Editor" w:date="2022-09-15T22:47:00Z">
        <w:r w:rsidR="00CA010A">
          <w:t xml:space="preserve"> (</w:t>
        </w:r>
        <w:r w:rsidR="00CA010A" w:rsidRPr="00CA010A">
          <w:rPr>
            <w:b/>
            <w:bCs/>
            <w:rPrChange w:id="8" w:author="Safis Editor" w:date="2022-09-15T22:47:00Z">
              <w:rPr/>
            </w:rPrChange>
          </w:rPr>
          <w:t>SOAP</w:t>
        </w:r>
      </w:ins>
      <w:r>
        <w:t xml:space="preserve">) and XML-based web services have given way to </w:t>
      </w:r>
      <w:del w:id="9" w:author="Safis Editor" w:date="2022-09-15T22:47:00Z">
        <w:r w:rsidRPr="00CA010A" w:rsidDel="00CA010A">
          <w:rPr>
            <w:b/>
            <w:bCs/>
            <w:rPrChange w:id="10" w:author="Safis Editor" w:date="2022-09-15T22:48:00Z">
              <w:rPr/>
            </w:rPrChange>
          </w:rPr>
          <w:delText>REST (</w:delText>
        </w:r>
      </w:del>
      <w:r w:rsidRPr="00CA010A">
        <w:rPr>
          <w:b/>
          <w:bCs/>
          <w:rPrChange w:id="11" w:author="Safis Editor" w:date="2022-09-15T22:48:00Z">
            <w:rPr/>
          </w:rPrChange>
        </w:rPr>
        <w:t>Representation</w:t>
      </w:r>
      <w:ins w:id="12" w:author="Safis Editor" w:date="2022-09-15T22:47:00Z">
        <w:r w:rsidR="00CA010A" w:rsidRPr="00CA010A">
          <w:rPr>
            <w:b/>
            <w:bCs/>
            <w:rPrChange w:id="13" w:author="Safis Editor" w:date="2022-09-15T22:48:00Z">
              <w:rPr/>
            </w:rPrChange>
          </w:rPr>
          <w:t>al</w:t>
        </w:r>
      </w:ins>
      <w:r w:rsidRPr="00CA010A">
        <w:rPr>
          <w:b/>
          <w:bCs/>
          <w:rPrChange w:id="14" w:author="Safis Editor" w:date="2022-09-15T22:48:00Z">
            <w:rPr/>
          </w:rPrChange>
        </w:rPr>
        <w:t xml:space="preserve"> State Transfer</w:t>
      </w:r>
      <w:ins w:id="15" w:author="Safis Editor" w:date="2022-09-15T22:47:00Z">
        <w:r w:rsidR="00CA010A">
          <w:t xml:space="preserve"> (</w:t>
        </w:r>
        <w:r w:rsidR="00CA010A" w:rsidRPr="00CA010A">
          <w:rPr>
            <w:b/>
            <w:bCs/>
            <w:rPrChange w:id="16" w:author="Safis Editor" w:date="2022-09-15T22:47:00Z">
              <w:rPr/>
            </w:rPrChange>
          </w:rPr>
          <w:t>REST</w:t>
        </w:r>
      </w:ins>
      <w:r>
        <w:t xml:space="preserve">) and </w:t>
      </w:r>
      <w:del w:id="17" w:author="Safis Editor" w:date="2022-09-15T22:48:00Z">
        <w:r w:rsidRPr="00CA010A" w:rsidDel="00CA010A">
          <w:rPr>
            <w:b/>
            <w:bCs/>
            <w:rPrChange w:id="18" w:author="Safis Editor" w:date="2022-09-15T22:48:00Z">
              <w:rPr/>
            </w:rPrChange>
          </w:rPr>
          <w:delText>JSON (</w:delText>
        </w:r>
      </w:del>
      <w:r w:rsidRPr="00CA010A">
        <w:rPr>
          <w:b/>
          <w:bCs/>
          <w:rPrChange w:id="19" w:author="Safis Editor" w:date="2022-09-15T22:48:00Z">
            <w:rPr/>
          </w:rPrChange>
        </w:rPr>
        <w:t>JavaScript Object Notation</w:t>
      </w:r>
      <w:ins w:id="20" w:author="Safis Editor" w:date="2022-09-15T22:48:00Z">
        <w:r w:rsidR="00CA010A">
          <w:t xml:space="preserve"> (</w:t>
        </w:r>
        <w:r w:rsidR="00CA010A" w:rsidRPr="00CA010A">
          <w:rPr>
            <w:b/>
            <w:bCs/>
            <w:rPrChange w:id="21" w:author="Safis Editor" w:date="2022-09-15T22:48:00Z">
              <w:rPr/>
            </w:rPrChange>
          </w:rPr>
          <w:t>JSON</w:t>
        </w:r>
      </w:ins>
      <w:r>
        <w:t>).</w:t>
      </w:r>
    </w:p>
    <w:p w14:paraId="79922A8B" w14:textId="2E0B0C12" w:rsidR="005373C7" w:rsidRDefault="005373C7" w:rsidP="005373C7">
      <w:pPr>
        <w:pStyle w:val="NormalPACKT"/>
      </w:pPr>
      <w:r>
        <w:t>Microsoft made considerable improvements to</w:t>
      </w:r>
      <w:ins w:id="22" w:author="Safis Editor" w:date="2022-09-15T22:45:00Z">
        <w:r w:rsidR="00CA010A">
          <w:t xml:space="preserve"> </w:t>
        </w:r>
      </w:ins>
      <w:del w:id="23" w:author="Safis Editor" w:date="2022-09-15T22:45:00Z">
        <w:r w:rsidDel="00CA010A">
          <w:delText xml:space="preserve"> the </w:delText>
        </w:r>
      </w:del>
      <w:r>
        <w:t>.NET Framework with each release and added new features based on customer feedback.</w:t>
      </w:r>
      <w:del w:id="24" w:author="Safis Editor" w:date="2022-09-15T22:45:00Z">
        <w:r w:rsidDel="00CA010A">
          <w:delText xml:space="preserve"> </w:delText>
        </w:r>
      </w:del>
      <w:ins w:id="25" w:author="Safis Editor" w:date="2022-09-15T22:45:00Z">
        <w:r w:rsidR="00CA010A">
          <w:t xml:space="preserve"> </w:t>
        </w:r>
      </w:ins>
      <w:del w:id="26" w:author="Safis Editor" w:date="2022-09-15T22:45:00Z">
        <w:r w:rsidDel="00CA010A">
          <w:delText xml:space="preserve">The </w:delText>
        </w:r>
      </w:del>
      <w:r>
        <w:t xml:space="preserve">.NET </w:t>
      </w:r>
      <w:r w:rsidR="00E91103">
        <w:t xml:space="preserve">Framework </w:t>
      </w:r>
      <w:r>
        <w:t xml:space="preserve">started as closed-source, but Microsoft transitioned .NET to open source, </w:t>
      </w:r>
      <w:commentRangeStart w:id="27"/>
      <w:r>
        <w:t>aka .NET Core. PowerShell 7.2 is based on .N</w:t>
      </w:r>
      <w:ins w:id="28" w:author="Safis Editor" w:date="2022-09-15T22:48:00Z">
        <w:r w:rsidR="00810278">
          <w:t>ET</w:t>
        </w:r>
      </w:ins>
      <w:del w:id="29" w:author="Safis Editor" w:date="2022-09-15T22:48:00Z">
        <w:r w:rsidDel="00810278">
          <w:delText>et</w:delText>
        </w:r>
      </w:del>
      <w:r>
        <w:t xml:space="preserve"> </w:t>
      </w:r>
      <w:r w:rsidR="00F64089">
        <w:t>6.0</w:t>
      </w:r>
      <w:commentRangeEnd w:id="27"/>
      <w:r w:rsidR="00810278">
        <w:rPr>
          <w:rStyle w:val="CommentReference"/>
          <w:rFonts w:ascii="Arial" w:hAnsi="Arial" w:cs="Arial"/>
          <w:bCs/>
        </w:rPr>
        <w:commentReference w:id="27"/>
      </w:r>
      <w:r>
        <w:t xml:space="preserve">. </w:t>
      </w:r>
    </w:p>
    <w:p w14:paraId="77771FE9" w14:textId="503060E3" w:rsidR="005373C7" w:rsidRDefault="005373C7" w:rsidP="005373C7">
      <w:pPr>
        <w:pStyle w:val="NormalPACKT"/>
      </w:pPr>
      <w:r>
        <w:t>An issue</w:t>
      </w:r>
      <w:ins w:id="30" w:author="Safis Editor" w:date="2022-09-15T22:50:00Z">
        <w:r w:rsidR="00E254DD">
          <w:t xml:space="preserve"> that emerged</w:t>
        </w:r>
      </w:ins>
      <w:del w:id="31" w:author="Safis Editor" w:date="2022-09-15T22:50:00Z">
        <w:r w:rsidDel="00E254DD">
          <w:delText>,</w:delText>
        </w:r>
      </w:del>
      <w:r>
        <w:t xml:space="preserve"> over time</w:t>
      </w:r>
      <w:del w:id="32" w:author="Safis Editor" w:date="2022-09-15T22:50:00Z">
        <w:r w:rsidDel="00E254DD">
          <w:delText>,</w:delText>
        </w:r>
      </w:del>
      <w:r>
        <w:t xml:space="preserve"> was that .NET </w:t>
      </w:r>
      <w:del w:id="33" w:author="Safis Editor" w:date="2022-09-15T22:50:00Z">
        <w:r w:rsidDel="00E254DD">
          <w:delText xml:space="preserve">has </w:delText>
        </w:r>
      </w:del>
      <w:r>
        <w:t>bec</w:t>
      </w:r>
      <w:ins w:id="34" w:author="Safis Editor" w:date="2022-09-15T22:50:00Z">
        <w:r w:rsidR="00E254DD">
          <w:t>a</w:t>
        </w:r>
      </w:ins>
      <w:del w:id="35" w:author="Safis Editor" w:date="2022-09-15T22:50:00Z">
        <w:r w:rsidDel="00E254DD">
          <w:delText>o</w:delText>
        </w:r>
      </w:del>
      <w:r>
        <w:t>me fragmented across different OSs and the web. To resolve this</w:t>
      </w:r>
      <w:r w:rsidR="00E305D4">
        <w:t xml:space="preserve"> problem, </w:t>
      </w:r>
      <w:r>
        <w:t xml:space="preserve">Microsoft </w:t>
      </w:r>
      <w:r w:rsidR="00AB7FCD">
        <w:t xml:space="preserve">created </w:t>
      </w:r>
      <w:r w:rsidR="00E91103">
        <w:t>.</w:t>
      </w:r>
      <w:commentRangeStart w:id="36"/>
      <w:r w:rsidR="00AB7FCD">
        <w:t>N</w:t>
      </w:r>
      <w:ins w:id="37" w:author="Safis Editor" w:date="2022-09-15T22:49:00Z">
        <w:r w:rsidR="00810278">
          <w:t>ET</w:t>
        </w:r>
      </w:ins>
      <w:del w:id="38" w:author="Safis Editor" w:date="2022-09-15T22:49:00Z">
        <w:r w:rsidR="00AB7FCD" w:rsidDel="00810278">
          <w:delText>et</w:delText>
        </w:r>
      </w:del>
      <w:r w:rsidR="00AB7FCD">
        <w:t xml:space="preserve"> 5.0 </w:t>
      </w:r>
      <w:commentRangeEnd w:id="36"/>
      <w:r w:rsidR="00E534E6">
        <w:rPr>
          <w:rStyle w:val="CommentReference"/>
          <w:rFonts w:ascii="Palatino" w:hAnsi="Palatino"/>
        </w:rPr>
        <w:commentReference w:id="36"/>
      </w:r>
      <w:r w:rsidR="00E305D4">
        <w:t xml:space="preserve">and dropped </w:t>
      </w:r>
      <w:r w:rsidR="00AB7FCD">
        <w:t>“core” moniker)</w:t>
      </w:r>
      <w:r w:rsidR="00E305D4">
        <w:t xml:space="preserve">. They released this version both </w:t>
      </w:r>
      <w:r w:rsidR="00AB7FCD">
        <w:t>on</w:t>
      </w:r>
      <w:r>
        <w:t xml:space="preserve"> the web and across hardware platforms such as ARM. The intention</w:t>
      </w:r>
      <w:del w:id="39" w:author="Safis Editor" w:date="2022-09-15T22:51:00Z">
        <w:r w:rsidDel="00E254DD">
          <w:delText>,</w:delText>
        </w:r>
      </w:del>
      <w:r>
        <w:t xml:space="preserve"> </w:t>
      </w:r>
      <w:r w:rsidR="00AB7FCD">
        <w:t>from now on</w:t>
      </w:r>
      <w:del w:id="40" w:author="Safis Editor" w:date="2022-09-15T22:51:00Z">
        <w:r w:rsidR="00AB7FCD" w:rsidDel="00E254DD">
          <w:delText>,</w:delText>
        </w:r>
      </w:del>
      <w:r>
        <w:t xml:space="preserve"> i</w:t>
      </w:r>
      <w:r w:rsidR="00AB7FCD">
        <w:t>s</w:t>
      </w:r>
      <w:r>
        <w:t xml:space="preserve"> to move to a single .NET across all platforms and form factors</w:t>
      </w:r>
      <w:r w:rsidR="00AB7FCD">
        <w:t>,</w:t>
      </w:r>
      <w:r>
        <w:t xml:space="preserve"> thus simplifying application development. See </w:t>
      </w:r>
      <w:r w:rsidRPr="00AB7FCD">
        <w:rPr>
          <w:rStyle w:val="URLPACKTChar"/>
        </w:rPr>
        <w:t>https://www.zdnet.com/article/microsoft-takes-a-major-step-toward-net-unification-with-net-5-0-release/</w:t>
      </w:r>
      <w:r>
        <w:t xml:space="preserve"> for some more detail on this. </w:t>
      </w:r>
    </w:p>
    <w:p w14:paraId="301032F1" w14:textId="1D676B3D" w:rsidR="005373C7" w:rsidRDefault="005373C7" w:rsidP="00BF53FA">
      <w:pPr>
        <w:pStyle w:val="NormalPACKT"/>
      </w:pPr>
      <w:r>
        <w:t xml:space="preserve">It is important to note that </w:t>
      </w:r>
      <w:r w:rsidR="00BF53FA">
        <w:t>both</w:t>
      </w:r>
      <w:r>
        <w:t xml:space="preserve"> .NET </w:t>
      </w:r>
      <w:r w:rsidR="00BF53FA">
        <w:t>6</w:t>
      </w:r>
      <w:r>
        <w:t>.0 and PowerShell 7</w:t>
      </w:r>
      <w:r w:rsidR="00BF53FA">
        <w:t>.2</w:t>
      </w:r>
      <w:r>
        <w:t xml:space="preserve"> have </w:t>
      </w:r>
      <w:r w:rsidRPr="00E254DD">
        <w:rPr>
          <w:b/>
          <w:bCs/>
          <w:rPrChange w:id="41" w:author="Safis Editor" w:date="2022-09-15T22:51:00Z">
            <w:rPr/>
          </w:rPrChange>
        </w:rPr>
        <w:t>long</w:t>
      </w:r>
      <w:r w:rsidR="00BF53FA" w:rsidRPr="00E254DD">
        <w:rPr>
          <w:b/>
          <w:bCs/>
          <w:rPrChange w:id="42" w:author="Safis Editor" w:date="2022-09-15T22:51:00Z">
            <w:rPr/>
          </w:rPrChange>
        </w:rPr>
        <w:t>-</w:t>
      </w:r>
      <w:r w:rsidRPr="00E254DD">
        <w:rPr>
          <w:b/>
          <w:bCs/>
          <w:rPrChange w:id="43" w:author="Safis Editor" w:date="2022-09-15T22:51:00Z">
            <w:rPr/>
          </w:rPrChange>
        </w:rPr>
        <w:t>term support</w:t>
      </w:r>
      <w:r>
        <w:t xml:space="preserve"> (</w:t>
      </w:r>
      <w:r w:rsidRPr="00E254DD">
        <w:rPr>
          <w:b/>
          <w:bCs/>
          <w:rPrChange w:id="44" w:author="Safis Editor" w:date="2022-09-15T22:51:00Z">
            <w:rPr/>
          </w:rPrChange>
        </w:rPr>
        <w:t>LTS</w:t>
      </w:r>
      <w:r>
        <w:t xml:space="preserve">). </w:t>
      </w:r>
      <w:r w:rsidR="00BF53FA">
        <w:t xml:space="preserve">Microsoft </w:t>
      </w:r>
      <w:r w:rsidR="00AB7FCD">
        <w:t>intends to support</w:t>
      </w:r>
      <w:r w:rsidR="00BF53FA">
        <w:t xml:space="preserve"> these two products for three years</w:t>
      </w:r>
      <w:r w:rsidR="00AB7FCD">
        <w:t>,</w:t>
      </w:r>
      <w:r w:rsidR="00BF53FA">
        <w:t xml:space="preserve"> as described in this article: </w:t>
      </w:r>
      <w:hyperlink r:id="rId12" w:history="1">
        <w:r w:rsidR="00AB7FCD" w:rsidRPr="001B56C9">
          <w:rPr>
            <w:rStyle w:val="Hyperlink"/>
            <w:rFonts w:ascii="Lucida Console" w:hAnsi="Lucida Console"/>
            <w:sz w:val="19"/>
          </w:rPr>
          <w:t>https://devblogs.microsoft.com/dotnet/announcing-net-6/</w:t>
        </w:r>
      </w:hyperlink>
      <w:r w:rsidR="00BF53FA">
        <w:t>.</w:t>
      </w:r>
      <w:r w:rsidR="00AB7FCD">
        <w:t xml:space="preserve"> Many larger organizations prefer products with a longer support horizon.</w:t>
      </w:r>
    </w:p>
    <w:p w14:paraId="787F26C8" w14:textId="76CBB732" w:rsidR="005373C7" w:rsidRDefault="005373C7" w:rsidP="005373C7">
      <w:pPr>
        <w:pStyle w:val="NormalPACKT"/>
      </w:pPr>
      <w:r>
        <w:t xml:space="preserve">For the application developer, .NET </w:t>
      </w:r>
      <w:r w:rsidR="00BF53FA">
        <w:t>provides a rich</w:t>
      </w:r>
      <w:r>
        <w:t xml:space="preserve"> </w:t>
      </w:r>
      <w:r w:rsidRPr="00E254DD">
        <w:rPr>
          <w:b/>
          <w:bCs/>
          <w:rPrChange w:id="45" w:author="Safis Editor" w:date="2022-09-15T22:51:00Z">
            <w:rPr/>
          </w:rPrChange>
        </w:rPr>
        <w:t>Application Program Interface</w:t>
      </w:r>
      <w:r>
        <w:t xml:space="preserve"> </w:t>
      </w:r>
      <w:r w:rsidRPr="00E254DD">
        <w:t>(</w:t>
      </w:r>
      <w:r w:rsidRPr="00E254DD">
        <w:rPr>
          <w:b/>
          <w:bCs/>
          <w:rPrChange w:id="46" w:author="Safis Editor" w:date="2022-09-15T22:51:00Z">
            <w:rPr/>
          </w:rPrChange>
        </w:rPr>
        <w:t>API</w:t>
      </w:r>
      <w:r>
        <w:t>)</w:t>
      </w:r>
      <w:r w:rsidR="00BF53FA">
        <w:t xml:space="preserve">, </w:t>
      </w:r>
      <w:r>
        <w:t>a programming model</w:t>
      </w:r>
      <w:r w:rsidR="00BF53FA">
        <w:t xml:space="preserve">, plus </w:t>
      </w:r>
      <w:r>
        <w:t>associated tools and run</w:t>
      </w:r>
      <w:del w:id="47" w:author="Safis Editor" w:date="2022-09-15T22:51:00Z">
        <w:r w:rsidDel="00E254DD">
          <w:delText>-</w:delText>
        </w:r>
      </w:del>
      <w:r>
        <w:t xml:space="preserve">time. .NET is an environment in which developers can develop rich applications and websites across multiple platforms. </w:t>
      </w:r>
    </w:p>
    <w:p w14:paraId="4584B469" w14:textId="09B21286" w:rsidR="002F2E62" w:rsidRDefault="00BF53FA" w:rsidP="005373C7">
      <w:pPr>
        <w:pStyle w:val="NormalPACKT"/>
      </w:pPr>
      <w:r>
        <w:lastRenderedPageBreak/>
        <w:t xml:space="preserve">PowerShell sits on top of and makes heavy use of .NET. Some cmdlets are just a </w:t>
      </w:r>
      <w:r w:rsidR="00773645">
        <w:t>thin</w:t>
      </w:r>
      <w:r>
        <w:t xml:space="preserve"> wrapper around .NET </w:t>
      </w:r>
      <w:ins w:id="48" w:author="Safis Editor" w:date="2022-09-15T22:52:00Z">
        <w:r w:rsidR="00E254DD">
          <w:t>o</w:t>
        </w:r>
      </w:ins>
      <w:del w:id="49" w:author="Safis Editor" w:date="2022-09-15T22:52:00Z">
        <w:r w:rsidDel="00E254DD">
          <w:delText>O</w:delText>
        </w:r>
      </w:del>
      <w:r>
        <w:t xml:space="preserve">bjects. </w:t>
      </w:r>
      <w:r w:rsidR="005373C7">
        <w:t xml:space="preserve">For the IT </w:t>
      </w:r>
      <w:del w:id="50" w:author="Safis Editor" w:date="2022-09-15T22:52:00Z">
        <w:r w:rsidR="005373C7" w:rsidDel="00E254DD">
          <w:delText>P</w:delText>
        </w:r>
      </w:del>
      <w:ins w:id="51" w:author="Safis Editor" w:date="2022-09-15T22:52:00Z">
        <w:r w:rsidR="00E254DD">
          <w:t>p</w:t>
        </w:r>
      </w:ins>
      <w:r w:rsidR="005373C7">
        <w:t xml:space="preserve">rofessional, .NET provides the underpinnings of PowerShell but is otherwise mostly transparent. You use cmdlets to carry out actions. </w:t>
      </w:r>
      <w:r w:rsidR="00773645">
        <w:t>While t</w:t>
      </w:r>
      <w:r w:rsidR="005373C7">
        <w:t>hese cmdlets use .NET to carry out their work</w:t>
      </w:r>
      <w:r w:rsidR="00773645">
        <w:t xml:space="preserve">, you </w:t>
      </w:r>
      <w:ins w:id="52" w:author="Safis Editor" w:date="2022-09-15T22:52:00Z">
        <w:r w:rsidR="00E254DD">
          <w:t xml:space="preserve">are </w:t>
        </w:r>
      </w:ins>
      <w:r w:rsidR="00773645">
        <w:t xml:space="preserve">generally </w:t>
      </w:r>
      <w:del w:id="53" w:author="Safis Editor" w:date="2022-09-15T22:52:00Z">
        <w:r w:rsidR="00773645" w:rsidDel="00E254DD">
          <w:delText xml:space="preserve">are </w:delText>
        </w:r>
      </w:del>
      <w:r w:rsidR="00AB7FCD">
        <w:t>un</w:t>
      </w:r>
      <w:r w:rsidR="00773645">
        <w:t>aware</w:t>
      </w:r>
      <w:r w:rsidR="00AB7FCD">
        <w:t xml:space="preserve"> of how PowerShell works under the </w:t>
      </w:r>
      <w:del w:id="54" w:author="Safis Editor" w:date="2022-09-15T22:53:00Z">
        <w:r w:rsidR="00AB7FCD" w:rsidDel="00E254DD">
          <w:delText>covers</w:delText>
        </w:r>
      </w:del>
      <w:ins w:id="55" w:author="Safis Editor" w:date="2022-09-15T22:53:00Z">
        <w:r w:rsidR="00E254DD">
          <w:t>hood</w:t>
        </w:r>
      </w:ins>
      <w:r w:rsidR="00AB7FCD">
        <w:t>.</w:t>
      </w:r>
      <w:r w:rsidR="005373C7">
        <w:t xml:space="preserve"> </w:t>
      </w:r>
      <w:r w:rsidR="00773645">
        <w:t>For example, y</w:t>
      </w:r>
      <w:r w:rsidR="005373C7">
        <w:t xml:space="preserve">ou can use </w:t>
      </w:r>
      <w:r w:rsidR="005373C7" w:rsidRPr="00773645">
        <w:rPr>
          <w:rStyle w:val="CodeInTextPACKT"/>
        </w:rPr>
        <w:t>Get-Process</w:t>
      </w:r>
      <w:r w:rsidR="005373C7">
        <w:t xml:space="preserve"> without worrying </w:t>
      </w:r>
      <w:r w:rsidR="00AB7FCD">
        <w:t xml:space="preserve">about </w:t>
      </w:r>
      <w:r w:rsidR="005373C7">
        <w:t xml:space="preserve">how that cmdlet </w:t>
      </w:r>
      <w:r w:rsidR="00AB7FCD">
        <w:t xml:space="preserve">obtains </w:t>
      </w:r>
      <w:ins w:id="56" w:author="Safis Editor" w:date="2022-09-15T22:53:00Z">
        <w:r w:rsidR="00E254DD">
          <w:t xml:space="preserve">the </w:t>
        </w:r>
      </w:ins>
      <w:r w:rsidR="00AB7FCD">
        <w:t>details of the processes.</w:t>
      </w:r>
    </w:p>
    <w:p w14:paraId="575DDBA2" w14:textId="6B741F86" w:rsidR="00987230" w:rsidRDefault="00AB7FCD" w:rsidP="005373C7">
      <w:pPr>
        <w:pStyle w:val="NormalPACKT"/>
      </w:pPr>
      <w:r>
        <w:t xml:space="preserve">In some cases, there is no cmdlet available to you to carry out some action, but you can use .NET classes and methods to achieve it. For example, if you are creating an Active Directory </w:t>
      </w:r>
      <w:del w:id="57" w:author="Safis Editor" w:date="2022-09-15T22:53:00Z">
        <w:r w:rsidDel="00E254DD">
          <w:delText>C</w:delText>
        </w:r>
      </w:del>
      <w:ins w:id="58" w:author="Safis Editor" w:date="2022-09-15T22:53:00Z">
        <w:r w:rsidR="00E254DD">
          <w:t>c</w:t>
        </w:r>
      </w:ins>
      <w:r>
        <w:t>ross</w:t>
      </w:r>
      <w:ins w:id="59" w:author="Safis Editor" w:date="2022-09-15T22:53:00Z">
        <w:r w:rsidR="00E254DD">
          <w:t>-</w:t>
        </w:r>
      </w:ins>
      <w:del w:id="60" w:author="Safis Editor" w:date="2022-09-15T22:53:00Z">
        <w:r w:rsidDel="00E254DD">
          <w:delText xml:space="preserve"> </w:delText>
        </w:r>
      </w:del>
      <w:r>
        <w:t>forest trus</w:t>
      </w:r>
      <w:r w:rsidR="002F2E62">
        <w:t>t. So in some cases, knowing how to use .N</w:t>
      </w:r>
      <w:r w:rsidR="00A51C48">
        <w:t>E</w:t>
      </w:r>
      <w:r w:rsidR="002F2E62">
        <w:t xml:space="preserve">T </w:t>
      </w:r>
      <w:r>
        <w:t xml:space="preserve">classes and their associated </w:t>
      </w:r>
      <w:r w:rsidR="002F2E62">
        <w:t xml:space="preserve">methods can be useful. </w:t>
      </w:r>
    </w:p>
    <w:p w14:paraId="140DA724" w14:textId="77CC1658" w:rsidR="00A51C48" w:rsidRDefault="002F2E62" w:rsidP="005373C7">
      <w:pPr>
        <w:pStyle w:val="NormalPACKT"/>
      </w:pPr>
      <w:r>
        <w:t xml:space="preserve">In some cases, you may wish to extend what is available by creating a .NET </w:t>
      </w:r>
      <w:ins w:id="61" w:author="Safis Editor" w:date="2022-09-15T22:54:00Z">
        <w:r w:rsidR="00E254DD">
          <w:t>c</w:t>
        </w:r>
      </w:ins>
      <w:del w:id="62" w:author="Safis Editor" w:date="2022-09-15T22:54:00Z">
        <w:r w:rsidDel="00E254DD">
          <w:delText>C</w:delText>
        </w:r>
      </w:del>
      <w:r>
        <w:t>lass (e</w:t>
      </w:r>
      <w:r w:rsidR="00AB7FCD">
        <w:t>.g.,</w:t>
      </w:r>
      <w:r>
        <w:t xml:space="preserve"> using C#) or </w:t>
      </w:r>
      <w:r w:rsidR="00AB7FCD">
        <w:t xml:space="preserve">developing </w:t>
      </w:r>
      <w:r>
        <w:t xml:space="preserve">a full PowerShell cmdlet. </w:t>
      </w:r>
      <w:r w:rsidR="00AB7FCD">
        <w:t xml:space="preserve">It is quite easy to download the tools and build a cmdlet. You might have </w:t>
      </w:r>
      <w:del w:id="63" w:author="Safis Editor" w:date="2022-09-15T22:54:00Z">
        <w:r w:rsidR="00AB7FCD" w:rsidDel="00E254DD">
          <w:delText xml:space="preserve">some </w:delText>
        </w:r>
      </w:del>
      <w:ins w:id="64" w:author="Safis Editor" w:date="2022-09-15T22:54:00Z">
        <w:r w:rsidR="00E254DD">
          <w:t xml:space="preserve">a </w:t>
        </w:r>
      </w:ins>
      <w:r w:rsidR="00AB7FCD">
        <w:t xml:space="preserve">calculation of a bit of C# code that performs a particular task. Rather than taking the time to convert it to PowerShell and possibly taking a performance hit, you can wrap the code easily and create a class. Then you can add this to the PowerShell environment and </w:t>
      </w:r>
      <w:r w:rsidR="00E305D4">
        <w:t>use</w:t>
      </w:r>
      <w:r w:rsidR="00AB7FCD">
        <w:t xml:space="preserve"> the class directly from PowerShell. And, if you are</w:t>
      </w:r>
      <w:r w:rsidR="00E305D4">
        <w:t xml:space="preserve"> developing</w:t>
      </w:r>
      <w:r w:rsidR="00AB7FCD">
        <w:t xml:space="preserve"> line</w:t>
      </w:r>
      <w:ins w:id="65" w:author="Safis Editor" w:date="2022-09-15T22:54:00Z">
        <w:r w:rsidR="00E254DD">
          <w:t>-</w:t>
        </w:r>
      </w:ins>
      <w:del w:id="66" w:author="Safis Editor" w:date="2022-09-15T22:54:00Z">
        <w:r w:rsidR="00AB7FCD" w:rsidDel="00E254DD">
          <w:delText xml:space="preserve"> </w:delText>
        </w:r>
      </w:del>
      <w:r w:rsidR="00AB7FCD">
        <w:t>of</w:t>
      </w:r>
      <w:ins w:id="67" w:author="Safis Editor" w:date="2022-09-15T22:54:00Z">
        <w:r w:rsidR="00E254DD">
          <w:t>-</w:t>
        </w:r>
      </w:ins>
      <w:del w:id="68" w:author="Safis Editor" w:date="2022-09-15T22:54:00Z">
        <w:r w:rsidR="00AB7FCD" w:rsidDel="00E254DD">
          <w:delText xml:space="preserve"> </w:delText>
        </w:r>
      </w:del>
      <w:r w:rsidR="00AB7FCD">
        <w:t>business application</w:t>
      </w:r>
      <w:r w:rsidR="00E305D4">
        <w:t>s</w:t>
      </w:r>
      <w:r w:rsidR="00AB7FCD">
        <w:t xml:space="preserve">, you could also create a full C# cmdlet. </w:t>
      </w:r>
      <w:r w:rsidR="00A23867">
        <w:t xml:space="preserve"> </w:t>
      </w:r>
      <w:r>
        <w:t xml:space="preserve"> </w:t>
      </w:r>
    </w:p>
    <w:p w14:paraId="66EFC22E" w14:textId="5F9B18FA" w:rsidR="00A51C48" w:rsidRDefault="00A51C48" w:rsidP="005373C7">
      <w:pPr>
        <w:pStyle w:val="NormalPACKT"/>
      </w:pPr>
      <w:r>
        <w:t xml:space="preserve">Here is a high-level illustration of the components of .NET. </w:t>
      </w:r>
    </w:p>
    <w:p w14:paraId="5C1A068F" w14:textId="12425981" w:rsidR="00A51C48" w:rsidRDefault="00FC4128" w:rsidP="00FC4128">
      <w:pPr>
        <w:pStyle w:val="FigurePACKT"/>
      </w:pPr>
      <w:commentRangeStart w:id="69"/>
      <w:r>
        <w:rPr>
          <w:noProof/>
        </w:rPr>
        <w:drawing>
          <wp:inline distT="0" distB="0" distL="0" distR="0" wp14:anchorId="16705639" wp14:editId="6A142B72">
            <wp:extent cx="4236407" cy="24711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880" cy="2473768"/>
                    </a:xfrm>
                    <a:prstGeom prst="rect">
                      <a:avLst/>
                    </a:prstGeom>
                  </pic:spPr>
                </pic:pic>
              </a:graphicData>
            </a:graphic>
          </wp:inline>
        </w:drawing>
      </w:r>
      <w:commentRangeEnd w:id="69"/>
      <w:r w:rsidR="00E254DD">
        <w:rPr>
          <w:rStyle w:val="CommentReference"/>
          <w:rFonts w:ascii="Arial" w:hAnsi="Arial" w:cs="Arial"/>
          <w:bCs/>
          <w:lang w:val="en-US"/>
        </w:rPr>
        <w:commentReference w:id="69"/>
      </w:r>
    </w:p>
    <w:p w14:paraId="2C65A94D" w14:textId="635CD6C2" w:rsidR="00A51C48" w:rsidRPr="00DC6325" w:rsidRDefault="00A51C48" w:rsidP="00177FA6">
      <w:pPr>
        <w:pStyle w:val="FigureCaptionPACKT"/>
        <w:rPr>
          <w:szCs w:val="28"/>
        </w:rPr>
      </w:pPr>
      <w:r w:rsidRPr="00DC6325">
        <w:rPr>
          <w:szCs w:val="28"/>
        </w:rPr>
        <w:t xml:space="preserve">Figure </w:t>
      </w:r>
      <w:r>
        <w:rPr>
          <w:szCs w:val="28"/>
        </w:rPr>
        <w:t>3</w:t>
      </w:r>
      <w:r w:rsidRPr="00DC6325">
        <w:rPr>
          <w:szCs w:val="28"/>
        </w:rPr>
        <w:t>.</w:t>
      </w:r>
      <w:r w:rsidR="00F42279">
        <w:rPr>
          <w:szCs w:val="28"/>
        </w:rPr>
        <w:t>1</w:t>
      </w:r>
      <w:r w:rsidRPr="00DC6325">
        <w:rPr>
          <w:szCs w:val="28"/>
        </w:rPr>
        <w:t xml:space="preserve">: </w:t>
      </w:r>
      <w:r>
        <w:rPr>
          <w:szCs w:val="28"/>
        </w:rPr>
        <w:t xml:space="preserve">.NET </w:t>
      </w:r>
      <w:ins w:id="70" w:author="Safis Editor" w:date="2022-09-15T22:54:00Z">
        <w:r w:rsidR="00E254DD">
          <w:rPr>
            <w:szCs w:val="28"/>
          </w:rPr>
          <w:t>c</w:t>
        </w:r>
      </w:ins>
      <w:del w:id="71" w:author="Safis Editor" w:date="2022-09-15T22:54:00Z">
        <w:r w:rsidDel="00E254DD">
          <w:rPr>
            <w:szCs w:val="28"/>
          </w:rPr>
          <w:delText>C</w:delText>
        </w:r>
      </w:del>
      <w:r>
        <w:rPr>
          <w:szCs w:val="28"/>
        </w:rPr>
        <w:t>omponents</w:t>
      </w:r>
    </w:p>
    <w:p w14:paraId="531CB135" w14:textId="77777777" w:rsidR="00A51C48" w:rsidRDefault="00A51C48" w:rsidP="00A51C48">
      <w:pPr>
        <w:pStyle w:val="LayoutInformationPACKT"/>
        <w:rPr>
          <w:noProof/>
        </w:rPr>
      </w:pPr>
      <w:r>
        <w:t xml:space="preserve">Insert </w:t>
      </w:r>
      <w:r w:rsidRPr="00C41783">
        <w:t>image</w:t>
      </w:r>
      <w:r>
        <w:t xml:space="preserve"> </w:t>
      </w:r>
      <w:r>
        <w:rPr>
          <w:noProof/>
        </w:rPr>
        <w:t>B18878_03</w:t>
      </w:r>
      <w:r w:rsidRPr="00023EAD">
        <w:rPr>
          <w:noProof/>
        </w:rPr>
        <w:t>_</w:t>
      </w:r>
      <w:r>
        <w:rPr>
          <w:noProof/>
        </w:rPr>
        <w:t>01.png</w:t>
      </w:r>
    </w:p>
    <w:p w14:paraId="56B5C1D9" w14:textId="77777777" w:rsidR="00C13020" w:rsidRDefault="00C13020" w:rsidP="00C13020">
      <w:pPr>
        <w:pStyle w:val="NormalPACKT"/>
      </w:pPr>
      <w:r>
        <w:t>The key components of .NET in this diagram are:</w:t>
      </w:r>
    </w:p>
    <w:p w14:paraId="15DA7AED" w14:textId="223EC46E" w:rsidR="00C13020" w:rsidRDefault="00C13020" w:rsidP="00212135">
      <w:pPr>
        <w:pStyle w:val="NormalPACKT"/>
        <w:numPr>
          <w:ilvl w:val="0"/>
          <w:numId w:val="10"/>
        </w:numPr>
      </w:pPr>
      <w:r w:rsidRPr="00E254DD">
        <w:rPr>
          <w:b/>
          <w:bCs/>
          <w:rPrChange w:id="72" w:author="Safis Editor" w:date="2022-09-15T22:55:00Z">
            <w:rPr/>
          </w:rPrChange>
        </w:rPr>
        <w:t xml:space="preserve">Operating </w:t>
      </w:r>
      <w:del w:id="73" w:author="Safis Editor" w:date="2022-09-15T22:56:00Z">
        <w:r w:rsidRPr="00E254DD" w:rsidDel="00E254DD">
          <w:rPr>
            <w:b/>
            <w:bCs/>
            <w:rPrChange w:id="74" w:author="Safis Editor" w:date="2022-09-15T22:55:00Z">
              <w:rPr/>
            </w:rPrChange>
          </w:rPr>
          <w:delText>S</w:delText>
        </w:r>
      </w:del>
      <w:ins w:id="75" w:author="Safis Editor" w:date="2022-09-15T22:56:00Z">
        <w:r w:rsidR="00E254DD">
          <w:rPr>
            <w:b/>
            <w:bCs/>
          </w:rPr>
          <w:t>s</w:t>
        </w:r>
      </w:ins>
      <w:r w:rsidRPr="00E254DD">
        <w:rPr>
          <w:b/>
          <w:bCs/>
          <w:rPrChange w:id="76" w:author="Safis Editor" w:date="2022-09-15T22:55:00Z">
            <w:rPr/>
          </w:rPrChange>
        </w:rPr>
        <w:t>ystem</w:t>
      </w:r>
      <w:r>
        <w:t xml:space="preserve"> </w:t>
      </w:r>
      <w:del w:id="77" w:author="Safis Editor" w:date="2022-09-15T22:55:00Z">
        <w:r w:rsidDel="00E254DD">
          <w:delText>-</w:delText>
        </w:r>
      </w:del>
      <w:ins w:id="78" w:author="Safis Editor" w:date="2022-09-15T22:55:00Z">
        <w:r w:rsidR="00E254DD">
          <w:t>–</w:t>
        </w:r>
      </w:ins>
      <w:r>
        <w:t xml:space="preserve"> </w:t>
      </w:r>
      <w:del w:id="79" w:author="Safis Editor" w:date="2022-09-15T22:55:00Z">
        <w:r w:rsidDel="00E254DD">
          <w:delText>t</w:delText>
        </w:r>
      </w:del>
      <w:ins w:id="80" w:author="Safis Editor" w:date="2022-09-15T22:55:00Z">
        <w:r w:rsidR="00E254DD">
          <w:t>T</w:t>
        </w:r>
      </w:ins>
      <w:r>
        <w:t>he .NET story begins with the operating system. The operating system provides the fundamental operations of your computer. .NET leverages the OS components. The .NET team supports .NET 6.0, the basis for PowerShell 7.2, on Windows, Linux, and the Apple Mac</w:t>
      </w:r>
      <w:ins w:id="81" w:author="Safis Editor" w:date="2022-09-15T22:56:00Z">
        <w:r w:rsidR="00E254DD">
          <w:t>.</w:t>
        </w:r>
      </w:ins>
      <w:r w:rsidR="00AB7FCD">
        <w:t xml:space="preserve"> .NET also runs on the ARM platform, enabling</w:t>
      </w:r>
      <w:r>
        <w:t xml:space="preserve"> you to get PowerShell on ARM. </w:t>
      </w:r>
      <w:r w:rsidR="00AB7FCD">
        <w:t xml:space="preserve">See </w:t>
      </w:r>
      <w:hyperlink r:id="rId14" w:history="1">
        <w:r w:rsidR="00AB7FCD" w:rsidRPr="001B56C9">
          <w:rPr>
            <w:rStyle w:val="Hyperlink"/>
            <w:rFonts w:ascii="Lucida Console" w:hAnsi="Lucida Console"/>
            <w:sz w:val="19"/>
          </w:rPr>
          <w:t>https://github.com/dotnet/core/blob/main/release-notes/6.0/supported-os.md</w:t>
        </w:r>
        <w:r w:rsidR="00AB7FCD" w:rsidRPr="001B56C9">
          <w:rPr>
            <w:rStyle w:val="Hyperlink"/>
          </w:rPr>
          <w:t xml:space="preserve"> for</w:t>
        </w:r>
      </w:hyperlink>
      <w:r w:rsidR="00AB7FCD">
        <w:t xml:space="preserve"> a full list of the operating systems supported.</w:t>
      </w:r>
    </w:p>
    <w:p w14:paraId="79AA8872" w14:textId="0188C50A" w:rsidR="00C13020" w:rsidRDefault="00C13020" w:rsidP="00212135">
      <w:pPr>
        <w:pStyle w:val="NormalPACKT"/>
        <w:numPr>
          <w:ilvl w:val="0"/>
          <w:numId w:val="10"/>
        </w:numPr>
      </w:pPr>
      <w:r w:rsidRPr="00E254DD">
        <w:rPr>
          <w:b/>
          <w:bCs/>
          <w:rPrChange w:id="82" w:author="Safis Editor" w:date="2022-09-15T22:56:00Z">
            <w:rPr/>
          </w:rPrChange>
        </w:rPr>
        <w:t xml:space="preserve">Common Language Runtime </w:t>
      </w:r>
      <w:r>
        <w:t>(</w:t>
      </w:r>
      <w:r w:rsidRPr="00E254DD">
        <w:rPr>
          <w:b/>
          <w:bCs/>
          <w:rPrChange w:id="83" w:author="Safis Editor" w:date="2022-09-15T22:56:00Z">
            <w:rPr/>
          </w:rPrChange>
        </w:rPr>
        <w:t>CLR</w:t>
      </w:r>
      <w:r>
        <w:t xml:space="preserve">) </w:t>
      </w:r>
      <w:del w:id="84" w:author="Safis Editor" w:date="2022-09-15T22:55:00Z">
        <w:r w:rsidDel="00E254DD">
          <w:delText>-</w:delText>
        </w:r>
      </w:del>
      <w:ins w:id="85" w:author="Safis Editor" w:date="2022-09-15T22:55:00Z">
        <w:r w:rsidR="00E254DD">
          <w:t>– T</w:t>
        </w:r>
      </w:ins>
      <w:del w:id="86" w:author="Safis Editor" w:date="2022-09-15T22:55:00Z">
        <w:r w:rsidDel="00E254DD">
          <w:delText xml:space="preserve"> t</w:delText>
        </w:r>
      </w:del>
      <w:r>
        <w:t>he CLR is the core of .NET, the managed code environment in which all .NET applications run (including PowerShell). The CLR delivers a managed execution environment a</w:t>
      </w:r>
      <w:r w:rsidR="00AB7FCD">
        <w:t>nd</w:t>
      </w:r>
      <w:r>
        <w:t xml:space="preserve"> type safety and code access security. The CLR manages memory, threads, objects, resource allocation/de-allocation, and garbage collection. For an overview of the CLR, see </w:t>
      </w:r>
      <w:r w:rsidRPr="00C13020">
        <w:rPr>
          <w:rStyle w:val="URLPACKTChar"/>
        </w:rPr>
        <w:t>https://docs.microsoft.com/dotnet/standard/clr/</w:t>
      </w:r>
      <w:r w:rsidRPr="00B9297E">
        <w:rPr>
          <w:rPrChange w:id="87" w:author="Safis Editor" w:date="2022-09-15T22:56:00Z">
            <w:rPr>
              <w:rStyle w:val="URLPACKTChar"/>
            </w:rPr>
          </w:rPrChange>
        </w:rPr>
        <w:t>.</w:t>
      </w:r>
      <w:r w:rsidRPr="00B9297E">
        <w:t xml:space="preserve"> </w:t>
      </w:r>
      <w:r>
        <w:t>The CLR also contains the</w:t>
      </w:r>
      <w:r w:rsidRPr="00E254DD">
        <w:rPr>
          <w:b/>
          <w:bCs/>
          <w:rPrChange w:id="88" w:author="Safis Editor" w:date="2022-09-15T22:56:00Z">
            <w:rPr/>
          </w:rPrChange>
        </w:rPr>
        <w:t xml:space="preserve"> Just-In-Time </w:t>
      </w:r>
      <w:r>
        <w:t>(</w:t>
      </w:r>
      <w:r w:rsidRPr="00E254DD">
        <w:rPr>
          <w:b/>
          <w:bCs/>
          <w:rPrChange w:id="89" w:author="Safis Editor" w:date="2022-09-15T22:56:00Z">
            <w:rPr/>
          </w:rPrChange>
        </w:rPr>
        <w:t>JIT</w:t>
      </w:r>
      <w:r>
        <w:t xml:space="preserve">) compiler and the </w:t>
      </w:r>
      <w:r w:rsidR="00AB7FCD">
        <w:t>c</w:t>
      </w:r>
      <w:r>
        <w:t xml:space="preserve">lass </w:t>
      </w:r>
      <w:r w:rsidR="002F1F2D">
        <w:t>l</w:t>
      </w:r>
      <w:r>
        <w:t>oader (responsible for loading classes into an application at run</w:t>
      </w:r>
      <w:del w:id="90" w:author="Safis Editor" w:date="2022-09-15T22:57:00Z">
        <w:r w:rsidDel="00B9297E">
          <w:delText xml:space="preserve"> </w:delText>
        </w:r>
      </w:del>
      <w:r>
        <w:t xml:space="preserve">time). For the PowerShell user, the CLR ‘‘just works’’.    </w:t>
      </w:r>
    </w:p>
    <w:p w14:paraId="1E418004" w14:textId="0C5AC8DD" w:rsidR="00C13020" w:rsidRDefault="00C13020" w:rsidP="00212135">
      <w:pPr>
        <w:pStyle w:val="NormalPACKT"/>
        <w:numPr>
          <w:ilvl w:val="0"/>
          <w:numId w:val="10"/>
        </w:numPr>
      </w:pPr>
      <w:r w:rsidRPr="00B9297E">
        <w:rPr>
          <w:b/>
          <w:bCs/>
          <w:rPrChange w:id="91" w:author="Safis Editor" w:date="2022-09-15T22:57:00Z">
            <w:rPr/>
          </w:rPrChange>
        </w:rPr>
        <w:lastRenderedPageBreak/>
        <w:t>Base Class Libraries</w:t>
      </w:r>
      <w:r>
        <w:t xml:space="preserve"> (</w:t>
      </w:r>
      <w:r w:rsidRPr="00B9297E">
        <w:rPr>
          <w:b/>
          <w:bCs/>
          <w:rPrChange w:id="92" w:author="Safis Editor" w:date="2022-09-15T22:57:00Z">
            <w:rPr/>
          </w:rPrChange>
        </w:rPr>
        <w:t>BCLs</w:t>
      </w:r>
      <w:r>
        <w:t xml:space="preserve">) </w:t>
      </w:r>
      <w:ins w:id="93" w:author="Safis Editor" w:date="2022-09-15T22:55:00Z">
        <w:r w:rsidR="00E254DD">
          <w:t>–</w:t>
        </w:r>
      </w:ins>
      <w:del w:id="94" w:author="Safis Editor" w:date="2022-09-15T22:55:00Z">
        <w:r w:rsidDel="00E254DD">
          <w:delText>-</w:delText>
        </w:r>
      </w:del>
      <w:r>
        <w:t xml:space="preserve"> .NET comes with </w:t>
      </w:r>
      <w:r w:rsidR="00AB7FCD">
        <w:t>numerous</w:t>
      </w:r>
      <w:r>
        <w:t xml:space="preserve"> base class libraries, the fundamental built-in features </w:t>
      </w:r>
      <w:r w:rsidR="00AB7FCD">
        <w:t xml:space="preserve">you can </w:t>
      </w:r>
      <w:r>
        <w:t xml:space="preserve">use to build .NET applications. Each BCL is a DLL </w:t>
      </w:r>
      <w:r w:rsidR="002F1F2D">
        <w:t>that</w:t>
      </w:r>
      <w:r>
        <w:t xml:space="preserve"> contains .NET classes and types. </w:t>
      </w:r>
      <w:r w:rsidR="00AB7FCD">
        <w:t>The installer adds the</w:t>
      </w:r>
      <w:ins w:id="95" w:author="Safis Editor" w:date="2022-09-15T22:57:00Z">
        <w:r w:rsidR="00B9297E">
          <w:t xml:space="preserve"> </w:t>
        </w:r>
      </w:ins>
      <w:r w:rsidR="00AB7FCD">
        <w:t>.NET Framework components into PowerShell’s installation folder when you install PowerShell</w:t>
      </w:r>
      <w:r>
        <w:t>. PowerShell developers use these libraries to implement PowerShell cmdlets. You can also call classes in the BCL directly from within PowerShell. It is the BCLs that enable you to reach into .NET</w:t>
      </w:r>
      <w:ins w:id="96" w:author="Safis Editor" w:date="2022-09-15T22:58:00Z">
        <w:r w:rsidR="00B9297E">
          <w:t>.</w:t>
        </w:r>
      </w:ins>
      <w:del w:id="97" w:author="Safis Editor" w:date="2022-09-15T22:58:00Z">
        <w:r w:rsidDel="00B9297E">
          <w:delText xml:space="preserve"> </w:delText>
        </w:r>
      </w:del>
    </w:p>
    <w:p w14:paraId="51D8E402" w14:textId="654B480C" w:rsidR="00C13020" w:rsidRDefault="00C13020" w:rsidP="00212135">
      <w:pPr>
        <w:pStyle w:val="NormalPACKT"/>
        <w:numPr>
          <w:ilvl w:val="0"/>
          <w:numId w:val="10"/>
        </w:numPr>
      </w:pPr>
      <w:r w:rsidRPr="00B9297E">
        <w:rPr>
          <w:b/>
          <w:bCs/>
          <w:rPrChange w:id="98" w:author="Safis Editor" w:date="2022-09-15T22:57:00Z">
            <w:rPr/>
          </w:rPrChange>
        </w:rPr>
        <w:t>WMI, COM, Win32</w:t>
      </w:r>
      <w:r>
        <w:t xml:space="preserve"> </w:t>
      </w:r>
      <w:ins w:id="99" w:author="Safis Editor" w:date="2022-09-15T22:55:00Z">
        <w:r w:rsidR="00E254DD">
          <w:t>– T</w:t>
        </w:r>
      </w:ins>
      <w:del w:id="100" w:author="Safis Editor" w:date="2022-09-15T22:55:00Z">
        <w:r w:rsidDel="00E254DD">
          <w:delText>- t</w:delText>
        </w:r>
      </w:del>
      <w:r>
        <w:t>raditional application development technologies you can access via PowerShell. Within PowerShell, you can run programs that use these technologies</w:t>
      </w:r>
      <w:r w:rsidR="00AB7FCD">
        <w:t xml:space="preserve"> and</w:t>
      </w:r>
      <w:r>
        <w:t xml:space="preserve"> access them from the console or via a script. Your scripts can be a mixture </w:t>
      </w:r>
      <w:r w:rsidR="002F1F2D">
        <w:t>of cmdlets</w:t>
      </w:r>
      <w:r>
        <w:t xml:space="preserve">, .NET, WMI, COM, and Win32 if necessary. </w:t>
      </w:r>
    </w:p>
    <w:p w14:paraId="08AFF04E" w14:textId="61775F36" w:rsidR="00C13020" w:rsidRDefault="00C13020" w:rsidP="00212135">
      <w:pPr>
        <w:pStyle w:val="NormalPACKT"/>
        <w:numPr>
          <w:ilvl w:val="0"/>
          <w:numId w:val="10"/>
        </w:numPr>
      </w:pPr>
      <w:r w:rsidRPr="00B9297E">
        <w:rPr>
          <w:b/>
          <w:bCs/>
          <w:rPrChange w:id="101" w:author="Safis Editor" w:date="2022-09-15T22:57:00Z">
            <w:rPr/>
          </w:rPrChange>
        </w:rPr>
        <w:t>Languages</w:t>
      </w:r>
      <w:r>
        <w:t xml:space="preserve"> </w:t>
      </w:r>
      <w:ins w:id="102" w:author="Safis Editor" w:date="2022-09-15T22:55:00Z">
        <w:r w:rsidR="00E254DD">
          <w:t>– T</w:t>
        </w:r>
      </w:ins>
      <w:del w:id="103" w:author="Safis Editor" w:date="2022-09-15T22:55:00Z">
        <w:r w:rsidDel="00E254DD">
          <w:delText>- t</w:delText>
        </w:r>
      </w:del>
      <w:r>
        <w:t xml:space="preserve">his is the language that a cmdlet and application developer uses to develop PowerShell cmdlets. You can use </w:t>
      </w:r>
      <w:r w:rsidR="00AB7FCD">
        <w:t>various</w:t>
      </w:r>
      <w:r>
        <w:t xml:space="preserve"> languages based on your preferences and skill set. Most cmdlet developers use C#</w:t>
      </w:r>
      <w:r w:rsidR="00AB7FCD">
        <w:t>,</w:t>
      </w:r>
      <w:r>
        <w:t xml:space="preserve"> although using any .NET supported language</w:t>
      </w:r>
      <w:r w:rsidR="002F1F2D">
        <w:t xml:space="preserve"> </w:t>
      </w:r>
      <w:r>
        <w:t>would work</w:t>
      </w:r>
      <w:r w:rsidR="00AB7FCD">
        <w:t>,</w:t>
      </w:r>
      <w:r>
        <w:t xml:space="preserve"> such as VB.N</w:t>
      </w:r>
      <w:ins w:id="104" w:author="Safis Editor" w:date="2022-09-15T22:59:00Z">
        <w:r w:rsidR="002A1965">
          <w:t>ET</w:t>
        </w:r>
      </w:ins>
      <w:del w:id="105" w:author="Safis Editor" w:date="2022-09-15T22:59:00Z">
        <w:r w:rsidDel="002A1965">
          <w:delText>et</w:delText>
        </w:r>
      </w:del>
      <w:r>
        <w:t xml:space="preserve">. The original PowerShell development team designed the PowerShell language based on C#. You can describe PowerShell as on the glide scope down to C#. </w:t>
      </w:r>
      <w:r w:rsidR="00AB7FCD">
        <w:t xml:space="preserve">Understanding C# can be </w:t>
      </w:r>
      <w:r>
        <w:t>useful since there is a lot of documentation with examples in C#.</w:t>
      </w:r>
    </w:p>
    <w:p w14:paraId="120D89A1" w14:textId="6181B3BF" w:rsidR="00A51C48" w:rsidRDefault="00C13020" w:rsidP="00212135">
      <w:pPr>
        <w:pStyle w:val="NormalPACKT"/>
        <w:numPr>
          <w:ilvl w:val="0"/>
          <w:numId w:val="10"/>
        </w:numPr>
      </w:pPr>
      <w:r w:rsidRPr="00B9297E">
        <w:rPr>
          <w:b/>
          <w:bCs/>
          <w:rPrChange w:id="106" w:author="Safis Editor" w:date="2022-09-15T22:57:00Z">
            <w:rPr/>
          </w:rPrChange>
        </w:rPr>
        <w:t>PowerShell</w:t>
      </w:r>
      <w:r>
        <w:t xml:space="preserve"> </w:t>
      </w:r>
      <w:ins w:id="107" w:author="Safis Editor" w:date="2022-09-15T22:55:00Z">
        <w:r w:rsidR="00E254DD">
          <w:t>–</w:t>
        </w:r>
      </w:ins>
      <w:del w:id="108" w:author="Safis Editor" w:date="2022-09-15T22:55:00Z">
        <w:r w:rsidDel="00E254DD">
          <w:delText>-</w:delText>
        </w:r>
      </w:del>
      <w:r>
        <w:t xml:space="preserve"> PowerShell sits on top of these other components. From PowerShell, you can use cmdlets developed using a supported language. And you can use both BCL and WMI/COM/Win32.</w:t>
      </w:r>
    </w:p>
    <w:p w14:paraId="1E689F62" w14:textId="2896D0AD" w:rsidR="00C13020" w:rsidRDefault="00E01A2A" w:rsidP="005373C7">
      <w:pPr>
        <w:pStyle w:val="NormalPACKT"/>
      </w:pPr>
      <w:r>
        <w:t>Before diving into using .NET, there are some terms you should understand</w:t>
      </w:r>
      <w:ins w:id="109" w:author="Safis Editor" w:date="2022-09-15T22:55:00Z">
        <w:r w:rsidR="00E254DD">
          <w:t>:</w:t>
        </w:r>
      </w:ins>
    </w:p>
    <w:p w14:paraId="4F76558B" w14:textId="5F7102A1" w:rsidR="00E01A2A" w:rsidRDefault="00E01A2A" w:rsidP="00212135">
      <w:pPr>
        <w:pStyle w:val="NormalPACKT"/>
        <w:numPr>
          <w:ilvl w:val="0"/>
          <w:numId w:val="11"/>
        </w:numPr>
      </w:pPr>
      <w:r w:rsidRPr="00E254DD">
        <w:rPr>
          <w:b/>
          <w:bCs/>
          <w:rPrChange w:id="110" w:author="Safis Editor" w:date="2022-09-15T22:55:00Z">
            <w:rPr/>
          </w:rPrChange>
        </w:rPr>
        <w:t>Class</w:t>
      </w:r>
      <w:r>
        <w:t xml:space="preserve"> – </w:t>
      </w:r>
      <w:ins w:id="111" w:author="Safis Editor" w:date="2022-09-15T22:55:00Z">
        <w:r w:rsidR="00E254DD">
          <w:t>A</w:t>
        </w:r>
      </w:ins>
      <w:del w:id="112" w:author="Safis Editor" w:date="2022-09-15T22:55:00Z">
        <w:r w:rsidDel="00E254DD">
          <w:delText>a</w:delText>
        </w:r>
      </w:del>
      <w:r>
        <w:t xml:space="preserve"> class is a definition of some kind of object: the </w:t>
      </w:r>
      <w:proofErr w:type="spellStart"/>
      <w:r w:rsidRPr="00307997">
        <w:rPr>
          <w:rStyle w:val="CodeInTextPACKT"/>
        </w:rPr>
        <w:t>System.</w:t>
      </w:r>
      <w:r w:rsidR="00E91103" w:rsidRPr="00307997">
        <w:rPr>
          <w:rStyle w:val="CodeInTextPACKT"/>
        </w:rPr>
        <w:t>String</w:t>
      </w:r>
      <w:proofErr w:type="spellEnd"/>
      <w:r w:rsidR="00E91103">
        <w:t xml:space="preserve"> </w:t>
      </w:r>
      <w:r>
        <w:t xml:space="preserve">defines a </w:t>
      </w:r>
      <w:r w:rsidR="00E91103">
        <w:t>string</w:t>
      </w:r>
      <w:r>
        <w:t xml:space="preserve"> while the </w:t>
      </w:r>
      <w:proofErr w:type="spellStart"/>
      <w:r w:rsidRPr="00E01A2A">
        <w:rPr>
          <w:rStyle w:val="CodeInTextPACKT"/>
        </w:rPr>
        <w:t>System.Diagnostics.Process</w:t>
      </w:r>
      <w:proofErr w:type="spellEnd"/>
      <w:r>
        <w:t xml:space="preserve"> class defines a Windows process. </w:t>
      </w:r>
      <w:r w:rsidR="00AB7FCD">
        <w:t xml:space="preserve">Developers typically use C#, but you have options. </w:t>
      </w:r>
    </w:p>
    <w:p w14:paraId="5A4BB9CD" w14:textId="4E8586F2" w:rsidR="00E01A2A" w:rsidRDefault="00E01A2A" w:rsidP="00212135">
      <w:pPr>
        <w:pStyle w:val="NormalPACKT"/>
        <w:numPr>
          <w:ilvl w:val="0"/>
          <w:numId w:val="11"/>
        </w:numPr>
      </w:pPr>
      <w:r w:rsidRPr="00E254DD">
        <w:rPr>
          <w:b/>
          <w:bCs/>
          <w:rPrChange w:id="113" w:author="Safis Editor" w:date="2022-09-15T22:55:00Z">
            <w:rPr/>
          </w:rPrChange>
        </w:rPr>
        <w:t>Assembly</w:t>
      </w:r>
      <w:r>
        <w:t xml:space="preserve"> – </w:t>
      </w:r>
      <w:ins w:id="114" w:author="Safis Editor" w:date="2022-09-15T22:55:00Z">
        <w:r w:rsidR="00E254DD">
          <w:t>A</w:t>
        </w:r>
      </w:ins>
      <w:del w:id="115" w:author="Safis Editor" w:date="2022-09-15T22:55:00Z">
        <w:r w:rsidDel="00E254DD">
          <w:delText>a</w:delText>
        </w:r>
      </w:del>
      <w:r>
        <w:t>n assembly is a</w:t>
      </w:r>
      <w:r w:rsidR="006E5DA4">
        <w:t xml:space="preserve"> collection of types and resources used by an application and contains rich meta-data about what the assembly </w:t>
      </w:r>
      <w:r w:rsidR="00AB7FCD">
        <w:t>include</w:t>
      </w:r>
      <w:r w:rsidR="006E5DA4">
        <w:t xml:space="preserve">s. Most assemblies you use are .DLL files that a developer compiled for you previously – you add them using the </w:t>
      </w:r>
      <w:commentRangeStart w:id="116"/>
      <w:r w:rsidR="006E5DA4" w:rsidRPr="00DE2A7F">
        <w:t>Add-Typ</w:t>
      </w:r>
      <w:r w:rsidR="006E5DA4">
        <w:t xml:space="preserve">e </w:t>
      </w:r>
      <w:commentRangeEnd w:id="116"/>
      <w:r w:rsidR="002A1965">
        <w:rPr>
          <w:rStyle w:val="CommentReference"/>
          <w:rFonts w:ascii="Arial" w:hAnsi="Arial" w:cs="Arial"/>
          <w:bCs/>
        </w:rPr>
        <w:commentReference w:id="116"/>
      </w:r>
      <w:r w:rsidR="006E5DA4">
        <w:t xml:space="preserve">command. A neat feature is that you can also use </w:t>
      </w:r>
      <w:r w:rsidR="006E5DA4" w:rsidRPr="00DE2A7F">
        <w:t>Add-Type</w:t>
      </w:r>
      <w:r w:rsidR="006E5DA4">
        <w:t xml:space="preserve"> and supply just the source code </w:t>
      </w:r>
      <w:ins w:id="117" w:author="Safis Editor" w:date="2022-09-15T23:01:00Z">
        <w:r w:rsidR="0003000A">
          <w:t xml:space="preserve">– </w:t>
        </w:r>
      </w:ins>
      <w:del w:id="118" w:author="Safis Editor" w:date="2022-09-15T23:01:00Z">
        <w:r w:rsidR="006E5DA4" w:rsidDel="0003000A">
          <w:delText>-</w:delText>
        </w:r>
      </w:del>
      <w:r w:rsidR="006E5DA4">
        <w:t xml:space="preserve"> the cmdlet does the compilation for you at runtime! </w:t>
      </w:r>
    </w:p>
    <w:p w14:paraId="3FD194F5" w14:textId="2BC20E8E" w:rsidR="00E01A2A" w:rsidRDefault="00E01A2A" w:rsidP="00212135">
      <w:pPr>
        <w:pStyle w:val="NormalPACKT"/>
        <w:numPr>
          <w:ilvl w:val="0"/>
          <w:numId w:val="11"/>
        </w:numPr>
      </w:pPr>
      <w:r w:rsidRPr="00E254DD">
        <w:rPr>
          <w:b/>
          <w:bCs/>
          <w:rPrChange w:id="119" w:author="Safis Editor" w:date="2022-09-15T22:56:00Z">
            <w:rPr/>
          </w:rPrChange>
        </w:rPr>
        <w:t>Class instances</w:t>
      </w:r>
      <w:r w:rsidR="006E5DA4">
        <w:t xml:space="preserve"> – </w:t>
      </w:r>
      <w:ins w:id="120" w:author="Safis Editor" w:date="2022-09-15T22:55:00Z">
        <w:r w:rsidR="00E254DD">
          <w:t>Y</w:t>
        </w:r>
      </w:ins>
      <w:del w:id="121" w:author="Safis Editor" w:date="2022-09-15T22:55:00Z">
        <w:r w:rsidR="006E5DA4" w:rsidDel="00E254DD">
          <w:delText>y</w:delText>
        </w:r>
      </w:del>
      <w:r w:rsidR="006E5DA4">
        <w:t>ou can have mul</w:t>
      </w:r>
      <w:r w:rsidR="00AB7FCD">
        <w:t>t</w:t>
      </w:r>
      <w:r w:rsidR="006E5DA4">
        <w:t>iple instances of a given class</w:t>
      </w:r>
      <w:r w:rsidR="00AB7FCD">
        <w:t xml:space="preserve">, such as </w:t>
      </w:r>
      <w:r w:rsidR="006E5DA4">
        <w:t xml:space="preserve">the processes on a system. </w:t>
      </w:r>
      <w:r w:rsidR="00AB7FCD">
        <w:t xml:space="preserve">A </w:t>
      </w:r>
      <w:r w:rsidR="006E5DA4">
        <w:t xml:space="preserve">class instance </w:t>
      </w:r>
      <w:r w:rsidR="00AB7FCD">
        <w:t xml:space="preserve">can have </w:t>
      </w:r>
      <w:r w:rsidR="006E5DA4">
        <w:t xml:space="preserve">properties, methods, events, and more. </w:t>
      </w:r>
      <w:r w:rsidR="00AB7FCD">
        <w:t xml:space="preserve">A </w:t>
      </w:r>
      <w:ins w:id="122" w:author="Safis Editor" w:date="2022-09-15T23:01:00Z">
        <w:r w:rsidR="00660BBF">
          <w:t>p</w:t>
        </w:r>
      </w:ins>
      <w:del w:id="123" w:author="Safis Editor" w:date="2022-09-15T23:01:00Z">
        <w:r w:rsidR="00AB7FCD" w:rsidDel="00660BBF">
          <w:delText>P</w:delText>
        </w:r>
      </w:del>
      <w:r w:rsidR="006E5DA4">
        <w:t>roperty is some attribute of a class instance</w:t>
      </w:r>
      <w:r w:rsidR="00AB7FCD">
        <w:t>. F</w:t>
      </w:r>
      <w:r w:rsidR="006E5DA4">
        <w:t xml:space="preserve">or example, </w:t>
      </w:r>
      <w:r w:rsidR="00AB7FCD">
        <w:t xml:space="preserve">the </w:t>
      </w:r>
      <w:commentRangeStart w:id="124"/>
      <w:proofErr w:type="spellStart"/>
      <w:r w:rsidR="006A2560" w:rsidRPr="00DE2A7F">
        <w:t>StartTime</w:t>
      </w:r>
      <w:proofErr w:type="spellEnd"/>
      <w:r w:rsidR="006A2560">
        <w:t xml:space="preserve"> </w:t>
      </w:r>
      <w:commentRangeEnd w:id="124"/>
      <w:r w:rsidR="00660BBF">
        <w:rPr>
          <w:rStyle w:val="CommentReference"/>
          <w:rFonts w:ascii="Arial" w:hAnsi="Arial" w:cs="Arial"/>
          <w:bCs/>
        </w:rPr>
        <w:commentReference w:id="124"/>
      </w:r>
      <w:r w:rsidR="00AB7FCD">
        <w:t>property on a process object holds t</w:t>
      </w:r>
      <w:r w:rsidR="006A2560">
        <w:t xml:space="preserve">he </w:t>
      </w:r>
      <w:r w:rsidR="00AB7FCD">
        <w:t>process's start time</w:t>
      </w:r>
      <w:r w:rsidR="006A2560">
        <w:t xml:space="preserve">. A method is some action that .NET can take on a given instance. A process instance, for example, has a </w:t>
      </w:r>
      <w:r w:rsidR="006A2560" w:rsidRPr="00AB7FCD">
        <w:rPr>
          <w:rStyle w:val="CodeInTextPACKT"/>
        </w:rPr>
        <w:t>Kill()</w:t>
      </w:r>
      <w:r w:rsidR="006A2560">
        <w:t xml:space="preserve"> method </w:t>
      </w:r>
      <w:del w:id="125" w:author="Safis Editor" w:date="2022-09-15T23:05:00Z">
        <w:r w:rsidR="006A2560" w:rsidDel="00660BBF">
          <w:delText xml:space="preserve">which </w:delText>
        </w:r>
      </w:del>
      <w:ins w:id="126" w:author="Safis Editor" w:date="2022-09-15T23:05:00Z">
        <w:r w:rsidR="00660BBF">
          <w:t xml:space="preserve">that </w:t>
        </w:r>
      </w:ins>
      <w:r w:rsidR="006A2560">
        <w:t>immediately terminates the process (and does NOT ask you if you are sure!).</w:t>
      </w:r>
    </w:p>
    <w:p w14:paraId="313AB3CF" w14:textId="64A409F2" w:rsidR="00E01A2A" w:rsidRDefault="006E5DA4" w:rsidP="00212135">
      <w:pPr>
        <w:pStyle w:val="NormalPACKT"/>
        <w:numPr>
          <w:ilvl w:val="0"/>
          <w:numId w:val="11"/>
        </w:numPr>
      </w:pPr>
      <w:r w:rsidRPr="00E254DD">
        <w:rPr>
          <w:b/>
          <w:bCs/>
          <w:rPrChange w:id="127" w:author="Safis Editor" w:date="2022-09-15T22:56:00Z">
            <w:rPr/>
          </w:rPrChange>
        </w:rPr>
        <w:t>Static properties and methods</w:t>
      </w:r>
      <w:r w:rsidR="006A2560">
        <w:t xml:space="preserve"> </w:t>
      </w:r>
      <w:ins w:id="128" w:author="Safis Editor" w:date="2022-09-15T22:55:00Z">
        <w:r w:rsidR="00E254DD">
          <w:t xml:space="preserve">– </w:t>
        </w:r>
      </w:ins>
      <w:r w:rsidR="006A2560">
        <w:t xml:space="preserve">Many classes have static properties and methods. </w:t>
      </w:r>
      <w:r w:rsidR="00AB7FCD">
        <w:t>Static properties</w:t>
      </w:r>
      <w:r w:rsidR="006A2560">
        <w:t xml:space="preserve"> relate to the class as opposed to a class instance</w:t>
      </w:r>
      <w:r w:rsidR="00AB7FCD">
        <w:t>. Th</w:t>
      </w:r>
      <w:r w:rsidR="006A2560">
        <w:t xml:space="preserve">e </w:t>
      </w:r>
      <w:r w:rsidR="006A2560" w:rsidRPr="00AB7FCD">
        <w:rPr>
          <w:rStyle w:val="CodeInTextPACKT"/>
        </w:rPr>
        <w:t>System.Int32</w:t>
      </w:r>
      <w:r w:rsidR="006A2560" w:rsidRPr="00AB7FCD">
        <w:t xml:space="preserve"> </w:t>
      </w:r>
      <w:r w:rsidR="006A2560">
        <w:t>class has a static property</w:t>
      </w:r>
      <w:r w:rsidR="00AB7FCD">
        <w:t xml:space="preserve">, </w:t>
      </w:r>
      <w:proofErr w:type="spellStart"/>
      <w:r w:rsidR="006A2560" w:rsidRPr="00AB7FCD">
        <w:rPr>
          <w:rStyle w:val="CodeInTextPACKT"/>
        </w:rPr>
        <w:t>MaxValue</w:t>
      </w:r>
      <w:proofErr w:type="spellEnd"/>
      <w:r w:rsidR="00AB7FCD">
        <w:rPr>
          <w:rStyle w:val="CodeInTextPACKT"/>
        </w:rPr>
        <w:t>,</w:t>
      </w:r>
      <w:r w:rsidR="006A2560">
        <w:t xml:space="preserve"> </w:t>
      </w:r>
      <w:r w:rsidR="00AB7FCD">
        <w:t>that</w:t>
      </w:r>
      <w:r w:rsidR="006A2560">
        <w:t xml:space="preserve"> holds a value of the largest val</w:t>
      </w:r>
      <w:r w:rsidR="00AB7FCD">
        <w:t>u</w:t>
      </w:r>
      <w:r w:rsidR="006A2560">
        <w:t xml:space="preserve">e that you can </w:t>
      </w:r>
      <w:r w:rsidR="00AB7FCD">
        <w:t>carry</w:t>
      </w:r>
      <w:r w:rsidR="006A2560">
        <w:t xml:space="preserve"> in a 32-bit integer instance. The </w:t>
      </w:r>
      <w:commentRangeStart w:id="129"/>
      <w:proofErr w:type="spellStart"/>
      <w:r w:rsidR="006A2560">
        <w:t>System</w:t>
      </w:r>
      <w:r w:rsidR="00DE2A7F">
        <w:t>.IO.FileInfo</w:t>
      </w:r>
      <w:proofErr w:type="spellEnd"/>
      <w:r w:rsidR="00DE2A7F">
        <w:t xml:space="preserve"> </w:t>
      </w:r>
      <w:commentRangeEnd w:id="129"/>
      <w:r w:rsidR="00660BBF">
        <w:rPr>
          <w:rStyle w:val="CommentReference"/>
          <w:rFonts w:ascii="Arial" w:hAnsi="Arial" w:cs="Arial"/>
          <w:bCs/>
        </w:rPr>
        <w:commentReference w:id="129"/>
      </w:r>
      <w:r w:rsidR="00DE2A7F">
        <w:t xml:space="preserve">class has a static method </w:t>
      </w:r>
      <w:r w:rsidR="00DE2A7F" w:rsidRPr="00AB7FCD">
        <w:rPr>
          <w:rStyle w:val="CodeInTextPACKT"/>
        </w:rPr>
        <w:t>new</w:t>
      </w:r>
      <w:r w:rsidR="00AB7FCD">
        <w:rPr>
          <w:rStyle w:val="CodeInTextPACKT"/>
        </w:rPr>
        <w:t>()</w:t>
      </w:r>
      <w:r w:rsidR="00DE2A7F">
        <w:t xml:space="preserve"> that enable</w:t>
      </w:r>
      <w:r w:rsidR="00AB7FCD">
        <w:t>s</w:t>
      </w:r>
      <w:r w:rsidR="00DE2A7F">
        <w:t xml:space="preserve"> you to create a new file. </w:t>
      </w:r>
    </w:p>
    <w:p w14:paraId="4B8DEFF4" w14:textId="7BDFB960" w:rsidR="00E01A2A" w:rsidRDefault="00DE2A7F" w:rsidP="005373C7">
      <w:pPr>
        <w:pStyle w:val="NormalPACKT"/>
      </w:pPr>
      <w:r>
        <w:t>In the chapter, you examine .NET assemblies, classes, and methods.</w:t>
      </w:r>
    </w:p>
    <w:p w14:paraId="46BFAA72" w14:textId="1FC13D6D" w:rsidR="00987230" w:rsidRDefault="00036E59" w:rsidP="00987230">
      <w:pPr>
        <w:pStyle w:val="Heading2"/>
      </w:pPr>
      <w:r>
        <w:t>The system</w:t>
      </w:r>
      <w:r w:rsidR="00987230">
        <w:t xml:space="preserve"> used in the chapter</w:t>
      </w:r>
    </w:p>
    <w:p w14:paraId="41FAB407" w14:textId="12AF239C" w:rsidR="00987230" w:rsidRDefault="00987230" w:rsidP="00987230">
      <w:pPr>
        <w:pStyle w:val="NormalPACKT"/>
        <w:rPr>
          <w:lang w:val="en-GB"/>
        </w:rPr>
      </w:pPr>
      <w:r>
        <w:rPr>
          <w:lang w:val="en-GB"/>
        </w:rPr>
        <w:t xml:space="preserve">This chapter is about </w:t>
      </w:r>
      <w:r w:rsidR="00036E59">
        <w:rPr>
          <w:lang w:val="en-GB"/>
        </w:rPr>
        <w:t>using</w:t>
      </w:r>
      <w:r>
        <w:rPr>
          <w:lang w:val="en-GB"/>
        </w:rPr>
        <w:t xml:space="preserve"> PowerShell 7</w:t>
      </w:r>
      <w:r w:rsidR="00036E59">
        <w:rPr>
          <w:lang w:val="en-GB"/>
        </w:rPr>
        <w:t xml:space="preserve"> </w:t>
      </w:r>
      <w:r w:rsidR="00DE2A7F">
        <w:rPr>
          <w:lang w:val="en-GB"/>
        </w:rPr>
        <w:t>to explore .NET</w:t>
      </w:r>
      <w:r>
        <w:rPr>
          <w:lang w:val="en-GB"/>
        </w:rPr>
        <w:t xml:space="preserve">. In this chapter, you use a single host, </w:t>
      </w:r>
      <w:r w:rsidRPr="00B94B85">
        <w:rPr>
          <w:rStyle w:val="CodeInTextPACKT"/>
        </w:rPr>
        <w:t>SRV1</w:t>
      </w:r>
      <w:r>
        <w:rPr>
          <w:lang w:val="en-GB"/>
        </w:rPr>
        <w:t>, as follows:</w:t>
      </w:r>
    </w:p>
    <w:p w14:paraId="49D93780" w14:textId="77777777" w:rsidR="00987230" w:rsidRPr="0018485E" w:rsidRDefault="00987230" w:rsidP="00987230">
      <w:pPr>
        <w:pStyle w:val="FigurePACKT"/>
      </w:pPr>
      <w: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8pt;height:184.2pt" o:ole="">
            <v:imagedata r:id="rId15" o:title=""/>
          </v:shape>
          <o:OLEObject Type="Embed" ProgID="Visio.Drawing.15" ShapeID="_x0000_i1025" DrawAspect="Content" ObjectID="_1725433206" r:id="rId16"/>
        </w:object>
      </w:r>
    </w:p>
    <w:p w14:paraId="2D3303DD" w14:textId="489812B1" w:rsidR="00987230" w:rsidRPr="00DC6325" w:rsidRDefault="00987230" w:rsidP="00177FA6">
      <w:pPr>
        <w:pStyle w:val="FigureCaptionPACKT"/>
        <w:rPr>
          <w:szCs w:val="28"/>
        </w:rPr>
      </w:pPr>
      <w:r w:rsidRPr="00DC6325">
        <w:rPr>
          <w:szCs w:val="28"/>
        </w:rPr>
        <w:t xml:space="preserve">Figure </w:t>
      </w:r>
      <w:r w:rsidR="00936D34">
        <w:rPr>
          <w:szCs w:val="28"/>
        </w:rPr>
        <w:t>3</w:t>
      </w:r>
      <w:r w:rsidRPr="00DC6325">
        <w:rPr>
          <w:szCs w:val="28"/>
        </w:rPr>
        <w:t>.</w:t>
      </w:r>
      <w:r w:rsidR="00F42279">
        <w:rPr>
          <w:szCs w:val="28"/>
        </w:rPr>
        <w:t>2</w:t>
      </w:r>
      <w:r w:rsidRPr="00DC6325">
        <w:rPr>
          <w:szCs w:val="28"/>
        </w:rPr>
        <w:t xml:space="preserve">: </w:t>
      </w:r>
      <w:r>
        <w:rPr>
          <w:szCs w:val="28"/>
        </w:rPr>
        <w:t>Host in use for this chapter</w:t>
      </w:r>
    </w:p>
    <w:p w14:paraId="19281160" w14:textId="0427CF0E" w:rsidR="00987230" w:rsidRDefault="00987230" w:rsidP="00987230">
      <w:pPr>
        <w:pStyle w:val="LayoutInformationPACKT"/>
        <w:rPr>
          <w:noProof/>
        </w:rPr>
      </w:pPr>
      <w:r>
        <w:t xml:space="preserve">Insert </w:t>
      </w:r>
      <w:r w:rsidRPr="00C41783">
        <w:t>image</w:t>
      </w:r>
      <w:r>
        <w:t xml:space="preserve"> </w:t>
      </w:r>
      <w:r w:rsidR="00936D34">
        <w:rPr>
          <w:noProof/>
        </w:rPr>
        <w:t>B18878_03</w:t>
      </w:r>
      <w:r w:rsidRPr="00023EAD">
        <w:rPr>
          <w:noProof/>
        </w:rPr>
        <w:t>_</w:t>
      </w:r>
      <w:r>
        <w:rPr>
          <w:noProof/>
        </w:rPr>
        <w:t>0</w:t>
      </w:r>
      <w:r w:rsidR="00F42279">
        <w:rPr>
          <w:noProof/>
        </w:rPr>
        <w:t>2</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63F5C347" w:rsidR="00987230" w:rsidRDefault="00936D34" w:rsidP="00987230">
      <w:pPr>
        <w:pStyle w:val="Heading1"/>
        <w:tabs>
          <w:tab w:val="left" w:pos="0"/>
        </w:tabs>
      </w:pPr>
      <w:r>
        <w:t>Exploring .NET Assemblies</w:t>
      </w:r>
    </w:p>
    <w:p w14:paraId="69B8EBDA" w14:textId="3F35A5B9" w:rsidR="007E7EE2" w:rsidRPr="007E7EE2" w:rsidRDefault="007E7EE2" w:rsidP="007E7EE2">
      <w:pPr>
        <w:pStyle w:val="NormalPACKT"/>
        <w:rPr>
          <w:lang w:val="en-GB"/>
        </w:rPr>
      </w:pPr>
      <w:r w:rsidRPr="007E7EE2">
        <w:rPr>
          <w:lang w:val="en-GB"/>
        </w:rPr>
        <w:t xml:space="preserve">With .NET, an assembly holds compiled code </w:t>
      </w:r>
      <w:r>
        <w:rPr>
          <w:lang w:val="en-GB"/>
        </w:rPr>
        <w:t>that</w:t>
      </w:r>
      <w:r w:rsidRPr="007E7EE2">
        <w:rPr>
          <w:lang w:val="en-GB"/>
        </w:rPr>
        <w:t xml:space="preserve"> .NET can run. An assembly can be either a </w:t>
      </w:r>
      <w:r w:rsidRPr="00771122">
        <w:rPr>
          <w:b/>
          <w:bCs/>
          <w:lang w:val="en-GB"/>
          <w:rPrChange w:id="130" w:author="Safis Editor" w:date="2022-09-15T23:06:00Z">
            <w:rPr>
              <w:lang w:val="en-GB"/>
            </w:rPr>
          </w:rPrChange>
        </w:rPr>
        <w:t>Dynamic Link Library</w:t>
      </w:r>
      <w:r w:rsidRPr="007E7EE2">
        <w:rPr>
          <w:lang w:val="en-GB"/>
        </w:rPr>
        <w:t xml:space="preserve"> (</w:t>
      </w:r>
      <w:r w:rsidRPr="00771122">
        <w:rPr>
          <w:b/>
          <w:bCs/>
          <w:lang w:val="en-GB"/>
          <w:rPrChange w:id="131" w:author="Safis Editor" w:date="2022-09-15T23:06:00Z">
            <w:rPr>
              <w:lang w:val="en-GB"/>
            </w:rPr>
          </w:rPrChange>
        </w:rPr>
        <w:t>DLL</w:t>
      </w:r>
      <w:r w:rsidRPr="007E7EE2">
        <w:rPr>
          <w:lang w:val="en-GB"/>
        </w:rPr>
        <w:t xml:space="preserve">) or an executable. </w:t>
      </w:r>
      <w:r w:rsidR="00AB7FCD">
        <w:rPr>
          <w:lang w:val="en-GB"/>
        </w:rPr>
        <w:t xml:space="preserve">As you can see in this recipe, </w:t>
      </w:r>
      <w:del w:id="132" w:author="Safis Editor" w:date="2022-09-15T23:06:00Z">
        <w:r w:rsidR="00AB7FCD" w:rsidDel="00771122">
          <w:rPr>
            <w:lang w:val="en-GB"/>
          </w:rPr>
          <w:delText>C</w:delText>
        </w:r>
      </w:del>
      <w:ins w:id="133" w:author="Safis Editor" w:date="2022-09-15T23:06:00Z">
        <w:r w:rsidR="00771122">
          <w:rPr>
            <w:lang w:val="en-GB"/>
          </w:rPr>
          <w:t>c</w:t>
        </w:r>
      </w:ins>
      <w:r w:rsidR="00AB7FCD">
        <w:rPr>
          <w:lang w:val="en-GB"/>
        </w:rPr>
        <w:t>mdlets and .NET classes are generally contained in DLLs</w:t>
      </w:r>
      <w:r w:rsidRPr="007E7EE2">
        <w:rPr>
          <w:lang w:val="en-GB"/>
        </w:rPr>
        <w:t>. Each assembly also</w:t>
      </w:r>
      <w:r w:rsidR="00AB7FCD">
        <w:rPr>
          <w:lang w:val="en-GB"/>
        </w:rPr>
        <w:t xml:space="preserve"> </w:t>
      </w:r>
      <w:r w:rsidR="00EF4E1C">
        <w:rPr>
          <w:lang w:val="en-GB"/>
        </w:rPr>
        <w:t>include</w:t>
      </w:r>
      <w:r w:rsidRPr="007E7EE2">
        <w:rPr>
          <w:lang w:val="en-GB"/>
        </w:rPr>
        <w:t xml:space="preserve">s a manifest </w:t>
      </w:r>
      <w:r>
        <w:rPr>
          <w:lang w:val="en-GB"/>
        </w:rPr>
        <w:t>that</w:t>
      </w:r>
      <w:r w:rsidRPr="007E7EE2">
        <w:rPr>
          <w:lang w:val="en-GB"/>
        </w:rPr>
        <w:t xml:space="preserve"> describes what is in the assembly</w:t>
      </w:r>
      <w:r w:rsidR="00EF4E1C">
        <w:rPr>
          <w:lang w:val="en-GB"/>
        </w:rPr>
        <w:t xml:space="preserve"> and</w:t>
      </w:r>
      <w:r w:rsidRPr="007E7EE2">
        <w:rPr>
          <w:lang w:val="en-GB"/>
        </w:rPr>
        <w:t xml:space="preserve"> compiled code. </w:t>
      </w:r>
    </w:p>
    <w:p w14:paraId="1C57D8AA" w14:textId="00F8EE72" w:rsidR="007E7EE2" w:rsidRPr="007E7EE2" w:rsidRDefault="007E7EE2" w:rsidP="007E7EE2">
      <w:pPr>
        <w:pStyle w:val="NormalPACKT"/>
        <w:rPr>
          <w:lang w:val="en-GB"/>
        </w:rPr>
      </w:pPr>
      <w:r w:rsidRPr="007E7EE2">
        <w:rPr>
          <w:lang w:val="en-GB"/>
        </w:rPr>
        <w:t xml:space="preserve">Most PowerShell modules and most PowerShell commands </w:t>
      </w:r>
      <w:r w:rsidR="00EF4E1C">
        <w:rPr>
          <w:lang w:val="en-GB"/>
        </w:rPr>
        <w:t>use</w:t>
      </w:r>
      <w:r w:rsidRPr="007E7EE2">
        <w:rPr>
          <w:lang w:val="en-GB"/>
        </w:rPr>
        <w:t xml:space="preserve"> assemblies of compiled code. When PowerShell loads any module, the module manifest (the </w:t>
      </w:r>
      <w:r w:rsidRPr="007E7EE2">
        <w:rPr>
          <w:rStyle w:val="CodeInTextPACKT"/>
          <w:lang w:val="en-GB"/>
        </w:rPr>
        <w:t>.PSD1</w:t>
      </w:r>
      <w:r w:rsidRPr="007E7EE2">
        <w:rPr>
          <w:lang w:val="en-GB"/>
        </w:rPr>
        <w:t xml:space="preserve"> file) lists the assemblies </w:t>
      </w:r>
      <w:del w:id="134" w:author="Safis Editor" w:date="2022-09-15T23:06:00Z">
        <w:r w:rsidRPr="007E7EE2" w:rsidDel="00771122">
          <w:rPr>
            <w:lang w:val="en-GB"/>
          </w:rPr>
          <w:delText xml:space="preserve">which </w:delText>
        </w:r>
      </w:del>
      <w:ins w:id="135" w:author="Safis Editor" w:date="2022-09-15T23:06:00Z">
        <w:r w:rsidR="00771122">
          <w:rPr>
            <w:lang w:val="en-GB"/>
          </w:rPr>
          <w:t>that</w:t>
        </w:r>
        <w:r w:rsidR="00771122" w:rsidRPr="007E7EE2">
          <w:rPr>
            <w:lang w:val="en-GB"/>
          </w:rPr>
          <w:t xml:space="preserve"> </w:t>
        </w:r>
      </w:ins>
      <w:r w:rsidRPr="007E7EE2">
        <w:rPr>
          <w:lang w:val="en-GB"/>
        </w:rPr>
        <w:t xml:space="preserve">make up the module. For example, </w:t>
      </w:r>
      <w:r w:rsidR="00EF4E1C">
        <w:rPr>
          <w:lang w:val="en-GB"/>
        </w:rPr>
        <w:t xml:space="preserve">the </w:t>
      </w:r>
      <w:r w:rsidRPr="007E7EE2">
        <w:rPr>
          <w:rStyle w:val="CodeInTextPACKT"/>
          <w:lang w:val="en-GB"/>
        </w:rPr>
        <w:t>Microsoft.PowerShell.Management</w:t>
      </w:r>
      <w:r w:rsidRPr="007E7EE2">
        <w:rPr>
          <w:lang w:val="en-GB"/>
        </w:rPr>
        <w:t xml:space="preserve"> module provides many core PowerShell commands such as </w:t>
      </w:r>
      <w:r w:rsidRPr="007E7EE2">
        <w:rPr>
          <w:rStyle w:val="CodeInTextPACKT"/>
          <w:lang w:val="en-GB"/>
        </w:rPr>
        <w:t>Get-ChildItem</w:t>
      </w:r>
      <w:r w:rsidRPr="007E7EE2">
        <w:rPr>
          <w:lang w:val="en-GB"/>
        </w:rPr>
        <w:t xml:space="preserve"> and </w:t>
      </w:r>
      <w:r w:rsidRPr="007E7EE2">
        <w:rPr>
          <w:rStyle w:val="CodeInTextPACKT"/>
          <w:lang w:val="en-GB"/>
        </w:rPr>
        <w:t>Get-Process</w:t>
      </w:r>
      <w:r w:rsidRPr="007E7EE2">
        <w:rPr>
          <w:lang w:val="en-GB"/>
        </w:rPr>
        <w:t xml:space="preserve">. This </w:t>
      </w:r>
      <w:r>
        <w:rPr>
          <w:lang w:val="en-GB"/>
        </w:rPr>
        <w:t>module’s</w:t>
      </w:r>
      <w:r w:rsidRPr="007E7EE2">
        <w:rPr>
          <w:lang w:val="en-GB"/>
        </w:rPr>
        <w:t xml:space="preserve"> manifest lists a nested module (i.e.</w:t>
      </w:r>
      <w:r w:rsidR="00EF4E1C">
        <w:rPr>
          <w:lang w:val="en-GB"/>
        </w:rPr>
        <w:t>,</w:t>
      </w:r>
      <w:r w:rsidRPr="007E7EE2">
        <w:rPr>
          <w:lang w:val="en-GB"/>
        </w:rPr>
        <w:t xml:space="preserve"> </w:t>
      </w:r>
      <w:r w:rsidRPr="007E7EE2">
        <w:rPr>
          <w:rStyle w:val="CodeInTextPACKT"/>
          <w:lang w:val="en-GB"/>
        </w:rPr>
        <w:t>Microsoft.PowerShell.Commands.Management.dll</w:t>
      </w:r>
      <w:r w:rsidRPr="007E7EE2">
        <w:rPr>
          <w:lang w:val="en-GB"/>
        </w:rPr>
        <w:t xml:space="preserve">) as the assembly containing the actual commands. </w:t>
      </w:r>
      <w:r>
        <w:rPr>
          <w:lang w:val="en-GB"/>
        </w:rPr>
        <w:t>PowerShell automatically loads this DLL file for you whenever it loads the module.</w:t>
      </w:r>
    </w:p>
    <w:p w14:paraId="711FACB9" w14:textId="2ACBBAF4" w:rsidR="007E7EE2" w:rsidRPr="007E7EE2" w:rsidRDefault="007E7EE2" w:rsidP="007E7EE2">
      <w:pPr>
        <w:pStyle w:val="NormalPACKT"/>
        <w:rPr>
          <w:lang w:val="en-GB"/>
        </w:rPr>
      </w:pPr>
      <w:r w:rsidRPr="007E7EE2">
        <w:rPr>
          <w:lang w:val="en-GB"/>
        </w:rPr>
        <w:t xml:space="preserve">A great feature of PowerShell is the ability for you to invoke a .NET </w:t>
      </w:r>
      <w:ins w:id="136" w:author="Safis Editor" w:date="2022-09-15T23:07:00Z">
        <w:r w:rsidR="004547AD">
          <w:rPr>
            <w:lang w:val="en-GB"/>
          </w:rPr>
          <w:t>c</w:t>
        </w:r>
      </w:ins>
      <w:del w:id="137" w:author="Safis Editor" w:date="2022-09-15T23:07:00Z">
        <w:r w:rsidRPr="007E7EE2" w:rsidDel="004547AD">
          <w:rPr>
            <w:lang w:val="en-GB"/>
          </w:rPr>
          <w:delText>C</w:delText>
        </w:r>
      </w:del>
      <w:r w:rsidRPr="007E7EE2">
        <w:rPr>
          <w:lang w:val="en-GB"/>
        </w:rPr>
        <w:t xml:space="preserve">lass method directly or to obtain a static .NET </w:t>
      </w:r>
      <w:ins w:id="138" w:author="Safis Editor" w:date="2022-09-15T23:07:00Z">
        <w:r w:rsidR="004547AD">
          <w:rPr>
            <w:lang w:val="en-GB"/>
          </w:rPr>
          <w:t>c</w:t>
        </w:r>
      </w:ins>
      <w:del w:id="139" w:author="Safis Editor" w:date="2022-09-15T23:07:00Z">
        <w:r w:rsidRPr="007E7EE2" w:rsidDel="004547AD">
          <w:rPr>
            <w:lang w:val="en-GB"/>
          </w:rPr>
          <w:delText>C</w:delText>
        </w:r>
      </w:del>
      <w:r w:rsidRPr="007E7EE2">
        <w:rPr>
          <w:lang w:val="en-GB"/>
        </w:rPr>
        <w:t>lass value</w:t>
      </w:r>
      <w:r>
        <w:rPr>
          <w:lang w:val="en-GB"/>
        </w:rPr>
        <w:t xml:space="preserve"> (or even execute a static method)</w:t>
      </w:r>
      <w:r w:rsidRPr="007E7EE2">
        <w:rPr>
          <w:lang w:val="en-GB"/>
        </w:rPr>
        <w:t xml:space="preserve">. The syntax for calling a .NET </w:t>
      </w:r>
      <w:ins w:id="140" w:author="Safis Editor" w:date="2022-09-15T23:08:00Z">
        <w:r w:rsidR="004547AD">
          <w:rPr>
            <w:lang w:val="en-GB"/>
          </w:rPr>
          <w:t>m</w:t>
        </w:r>
      </w:ins>
      <w:del w:id="141" w:author="Safis Editor" w:date="2022-09-15T23:08:00Z">
        <w:r w:rsidRPr="007E7EE2" w:rsidDel="004547AD">
          <w:rPr>
            <w:lang w:val="en-GB"/>
          </w:rPr>
          <w:delText>M</w:delText>
        </w:r>
      </w:del>
      <w:r w:rsidRPr="007E7EE2">
        <w:rPr>
          <w:lang w:val="en-GB"/>
        </w:rPr>
        <w:t>ethod or a .NET field, demonstrated in numerous recipes in this book, is to enclose the class name in square brackets and then follow it with two “:” characters (</w:t>
      </w:r>
      <w:r>
        <w:rPr>
          <w:lang w:val="en-GB"/>
        </w:rPr>
        <w:t xml:space="preserve"> that is: </w:t>
      </w:r>
      <w:r w:rsidRPr="007E7EE2">
        <w:rPr>
          <w:lang w:val="en-GB"/>
        </w:rPr>
        <w:t>“::”) followed by the name of the method or static field</w:t>
      </w:r>
      <w:r>
        <w:rPr>
          <w:lang w:val="en-GB"/>
        </w:rPr>
        <w:t xml:space="preserve"> (such as </w:t>
      </w:r>
      <w:r w:rsidRPr="007E7EE2">
        <w:rPr>
          <w:rStyle w:val="CodeInTextPACKT"/>
        </w:rPr>
        <w:t>[System.Int32]::</w:t>
      </w:r>
      <w:proofErr w:type="spellStart"/>
      <w:r w:rsidRPr="007E7EE2">
        <w:rPr>
          <w:rStyle w:val="CodeInTextPACKT"/>
        </w:rPr>
        <w:t>MaxValue</w:t>
      </w:r>
      <w:proofErr w:type="spellEnd"/>
      <w:r>
        <w:rPr>
          <w:lang w:val="en-GB"/>
        </w:rPr>
        <w:t>).</w:t>
      </w:r>
      <w:r w:rsidRPr="007E7EE2">
        <w:rPr>
          <w:lang w:val="en-GB"/>
        </w:rPr>
        <w:t xml:space="preserve"> </w:t>
      </w:r>
    </w:p>
    <w:p w14:paraId="6651700E" w14:textId="50B14AFA" w:rsidR="00DE2A7F" w:rsidRPr="00DE2A7F" w:rsidRDefault="007E7EE2" w:rsidP="007E7EE2">
      <w:pPr>
        <w:pStyle w:val="NormalPACKT"/>
        <w:rPr>
          <w:lang w:val="en-GB"/>
        </w:rPr>
      </w:pPr>
      <w:r w:rsidRPr="007E7EE2">
        <w:rPr>
          <w:lang w:val="en-GB"/>
        </w:rPr>
        <w:t xml:space="preserve">In this recipe, you examine the assemblies loaded into PowerShell 7 and compare that with the </w:t>
      </w:r>
      <w:proofErr w:type="spellStart"/>
      <w:r w:rsidRPr="007E7EE2">
        <w:rPr>
          <w:lang w:val="en-GB"/>
        </w:rPr>
        <w:t>behavior</w:t>
      </w:r>
      <w:proofErr w:type="spellEnd"/>
      <w:r w:rsidRPr="007E7EE2">
        <w:rPr>
          <w:lang w:val="en-GB"/>
        </w:rPr>
        <w:t xml:space="preserve"> in Windows PowerShell. </w:t>
      </w:r>
      <w:r w:rsidR="00E305D4">
        <w:rPr>
          <w:lang w:val="en-GB"/>
        </w:rPr>
        <w:t xml:space="preserve">You also look at a module and the assembly that implements the commands in the module. The recipe illustrates some of the differences between PowerShell 7 and Windows PowerShell </w:t>
      </w:r>
      <w:r w:rsidR="006D7550">
        <w:rPr>
          <w:lang w:val="en-GB"/>
        </w:rPr>
        <w:t xml:space="preserve">and how they </w:t>
      </w:r>
      <w:r w:rsidR="00E305D4">
        <w:rPr>
          <w:lang w:val="en-GB"/>
        </w:rPr>
        <w:t>co-exist with .NET</w:t>
      </w:r>
      <w:r w:rsidRPr="007E7EE2">
        <w:rPr>
          <w:lang w:val="en-GB"/>
        </w:rPr>
        <w:t>.</w:t>
      </w:r>
    </w:p>
    <w:p w14:paraId="1E058C98" w14:textId="77777777" w:rsidR="00987230" w:rsidRDefault="00987230" w:rsidP="00987230">
      <w:pPr>
        <w:pStyle w:val="Heading2"/>
        <w:tabs>
          <w:tab w:val="left" w:pos="0"/>
        </w:tabs>
      </w:pPr>
      <w:r>
        <w:t>Getting ready</w:t>
      </w:r>
    </w:p>
    <w:p w14:paraId="55EF7111" w14:textId="77777777" w:rsidR="00987230" w:rsidRPr="009D0F10" w:rsidRDefault="00987230" w:rsidP="00987230">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5DD18ED0" w14:textId="03F9F2E2" w:rsidR="00987230" w:rsidRDefault="003A0348" w:rsidP="00987230">
      <w:pPr>
        <w:pStyle w:val="Heading2"/>
        <w:tabs>
          <w:tab w:val="left" w:pos="0"/>
        </w:tabs>
      </w:pPr>
      <w:del w:id="142" w:author="Safis Editor" w:date="2022-09-15T22:44:00Z">
        <w:r w:rsidDel="00CA010A">
          <w:delText>e</w:delText>
        </w:r>
      </w:del>
      <w:r w:rsidR="00987230">
        <w:t>How to do it...</w:t>
      </w:r>
    </w:p>
    <w:p w14:paraId="6DABAECB" w14:textId="3FFD8263" w:rsidR="00050575" w:rsidRPr="00050575" w:rsidRDefault="00050575" w:rsidP="00050575">
      <w:pPr>
        <w:pStyle w:val="NumberedBulletPACKT"/>
        <w:rPr>
          <w:color w:val="000000"/>
          <w:lang w:val="en-GB" w:eastAsia="en-GB"/>
        </w:rPr>
      </w:pPr>
      <w:r w:rsidRPr="00050575">
        <w:rPr>
          <w:lang w:val="en-GB" w:eastAsia="en-GB"/>
        </w:rPr>
        <w:t xml:space="preserve">Counting </w:t>
      </w:r>
      <w:ins w:id="143" w:author="Safis Editor" w:date="2022-09-15T23:08:00Z">
        <w:r w:rsidR="004547AD">
          <w:rPr>
            <w:lang w:val="en-GB" w:eastAsia="en-GB"/>
          </w:rPr>
          <w:t xml:space="preserve">the </w:t>
        </w:r>
      </w:ins>
      <w:r w:rsidRPr="00050575">
        <w:rPr>
          <w:lang w:val="en-GB" w:eastAsia="en-GB"/>
        </w:rPr>
        <w:t>loaded assemblies</w:t>
      </w:r>
      <w:ins w:id="144" w:author="Safis Editor" w:date="2022-09-15T23:08:00Z">
        <w:r w:rsidR="004547AD">
          <w:rPr>
            <w:lang w:val="en-GB" w:eastAsia="en-GB"/>
          </w:rPr>
          <w:t>:</w:t>
        </w:r>
      </w:ins>
    </w:p>
    <w:p w14:paraId="6A738FA4" w14:textId="77777777" w:rsidR="00050575" w:rsidRPr="00050575" w:rsidRDefault="00050575" w:rsidP="00C43EA7">
      <w:pPr>
        <w:pStyle w:val="CodePACKT"/>
      </w:pPr>
    </w:p>
    <w:p w14:paraId="6E5D883F" w14:textId="697FE4A5" w:rsidR="00050575" w:rsidRPr="007C55EC" w:rsidRDefault="00050575" w:rsidP="00C43EA7">
      <w:pPr>
        <w:pStyle w:val="CodePACKT"/>
        <w:rPr>
          <w:lang w:val="fr-FR"/>
          <w:rPrChange w:id="145" w:author="Liam Draper" w:date="2022-09-21T10:32:00Z">
            <w:rPr/>
          </w:rPrChange>
        </w:rPr>
      </w:pPr>
      <w:r w:rsidRPr="007C55EC">
        <w:rPr>
          <w:lang w:val="fr-FR"/>
          <w:rPrChange w:id="146" w:author="Liam Draper" w:date="2022-09-21T10:32:00Z">
            <w:rPr/>
          </w:rPrChange>
        </w:rPr>
        <w:t>$</w:t>
      </w:r>
      <w:proofErr w:type="spellStart"/>
      <w:r w:rsidRPr="007C55EC">
        <w:rPr>
          <w:lang w:val="fr-FR"/>
          <w:rPrChange w:id="147" w:author="Liam Draper" w:date="2022-09-21T10:32:00Z">
            <w:rPr/>
          </w:rPrChange>
        </w:rPr>
        <w:t>Assemblies</w:t>
      </w:r>
      <w:proofErr w:type="spellEnd"/>
      <w:r w:rsidRPr="007C55EC">
        <w:rPr>
          <w:lang w:val="fr-FR"/>
          <w:rPrChange w:id="148" w:author="Liam Draper" w:date="2022-09-21T10:32:00Z">
            <w:rPr/>
          </w:rPrChange>
        </w:rPr>
        <w:t xml:space="preserve"> = [</w:t>
      </w:r>
      <w:proofErr w:type="spellStart"/>
      <w:r w:rsidRPr="007C55EC">
        <w:rPr>
          <w:lang w:val="fr-FR"/>
          <w:rPrChange w:id="149" w:author="Liam Draper" w:date="2022-09-21T10:32:00Z">
            <w:rPr/>
          </w:rPrChange>
        </w:rPr>
        <w:t>System.AppDomain</w:t>
      </w:r>
      <w:proofErr w:type="spellEnd"/>
      <w:r w:rsidRPr="007C55EC">
        <w:rPr>
          <w:lang w:val="fr-FR"/>
          <w:rPrChange w:id="150" w:author="Liam Draper" w:date="2022-09-21T10:32:00Z">
            <w:rPr/>
          </w:rPrChange>
        </w:rPr>
        <w:t>]::</w:t>
      </w:r>
      <w:proofErr w:type="spellStart"/>
      <w:r w:rsidRPr="007C55EC">
        <w:rPr>
          <w:lang w:val="fr-FR"/>
          <w:rPrChange w:id="151" w:author="Liam Draper" w:date="2022-09-21T10:32:00Z">
            <w:rPr/>
          </w:rPrChange>
        </w:rPr>
        <w:t>CurrentDomain.GetAssemblies</w:t>
      </w:r>
      <w:proofErr w:type="spellEnd"/>
      <w:r w:rsidRPr="007C55EC">
        <w:rPr>
          <w:lang w:val="fr-FR"/>
          <w:rPrChange w:id="152" w:author="Liam Draper" w:date="2022-09-21T10:32:00Z">
            <w:rPr/>
          </w:rPrChange>
        </w:rPr>
        <w:t xml:space="preserve">() </w:t>
      </w:r>
    </w:p>
    <w:p w14:paraId="1540C550" w14:textId="77777777" w:rsidR="00050575" w:rsidRPr="00050575" w:rsidRDefault="00050575" w:rsidP="00C43EA7">
      <w:pPr>
        <w:pStyle w:val="CodePACKT"/>
      </w:pPr>
      <w:r w:rsidRPr="00050575">
        <w:lastRenderedPageBreak/>
        <w:t>"Assemblies loaded: {0:n0}" -f $</w:t>
      </w:r>
      <w:proofErr w:type="spellStart"/>
      <w:r w:rsidRPr="00050575">
        <w:t>Assemblies.Count</w:t>
      </w:r>
      <w:proofErr w:type="spellEnd"/>
    </w:p>
    <w:p w14:paraId="70DE3B3E" w14:textId="77777777" w:rsidR="00050575" w:rsidRPr="00050575" w:rsidRDefault="00050575" w:rsidP="00C43EA7">
      <w:pPr>
        <w:pStyle w:val="CodePACKT"/>
      </w:pPr>
    </w:p>
    <w:p w14:paraId="1893A7AC" w14:textId="2050B603" w:rsidR="00050575" w:rsidRPr="00050575" w:rsidRDefault="00050575" w:rsidP="00050575">
      <w:pPr>
        <w:pStyle w:val="NumberedBulletPACKT"/>
        <w:rPr>
          <w:color w:val="000000"/>
          <w:lang w:val="en-GB" w:eastAsia="en-GB"/>
        </w:rPr>
      </w:pPr>
      <w:r w:rsidRPr="00050575">
        <w:rPr>
          <w:lang w:val="en-GB" w:eastAsia="en-GB"/>
        </w:rPr>
        <w:t xml:space="preserve">Viewing </w:t>
      </w:r>
      <w:ins w:id="153" w:author="Safis Editor" w:date="2022-09-15T23:08:00Z">
        <w:r w:rsidR="004547AD">
          <w:rPr>
            <w:lang w:val="en-GB" w:eastAsia="en-GB"/>
          </w:rPr>
          <w:t xml:space="preserve">the </w:t>
        </w:r>
      </w:ins>
      <w:r w:rsidRPr="00050575">
        <w:rPr>
          <w:lang w:val="en-GB" w:eastAsia="en-GB"/>
        </w:rPr>
        <w:t>first 10</w:t>
      </w:r>
      <w:ins w:id="154" w:author="Safis Editor" w:date="2022-09-15T23:08:00Z">
        <w:r w:rsidR="004547AD">
          <w:rPr>
            <w:lang w:val="en-GB" w:eastAsia="en-GB"/>
          </w:rPr>
          <w:t>:</w:t>
        </w:r>
      </w:ins>
    </w:p>
    <w:p w14:paraId="27BCE8EC" w14:textId="77777777" w:rsidR="00050575" w:rsidRPr="00050575" w:rsidRDefault="00050575" w:rsidP="00C43EA7">
      <w:pPr>
        <w:pStyle w:val="CodePACKT"/>
      </w:pPr>
    </w:p>
    <w:p w14:paraId="7394258F" w14:textId="55513722" w:rsidR="00050575" w:rsidRPr="00050575" w:rsidRDefault="00050575" w:rsidP="00C43EA7">
      <w:pPr>
        <w:pStyle w:val="CodePACKT"/>
      </w:pPr>
      <w:r w:rsidRPr="00050575">
        <w:t>$Assemblies | Select-Object -First 10</w:t>
      </w:r>
    </w:p>
    <w:p w14:paraId="1571C202" w14:textId="77777777" w:rsidR="00050575" w:rsidRPr="00050575" w:rsidRDefault="00050575" w:rsidP="00C43EA7">
      <w:pPr>
        <w:pStyle w:val="CodePACKT"/>
      </w:pPr>
    </w:p>
    <w:p w14:paraId="482C7F4C" w14:textId="3080DD9A" w:rsidR="00050575" w:rsidRPr="00050575" w:rsidRDefault="00050575" w:rsidP="00050575">
      <w:pPr>
        <w:pStyle w:val="NumberedBulletPACKT"/>
        <w:rPr>
          <w:color w:val="000000"/>
          <w:lang w:val="en-GB" w:eastAsia="en-GB"/>
        </w:rPr>
      </w:pPr>
      <w:r w:rsidRPr="00050575">
        <w:rPr>
          <w:lang w:val="en-GB" w:eastAsia="en-GB"/>
        </w:rPr>
        <w:t xml:space="preserve">Checking </w:t>
      </w:r>
      <w:ins w:id="155" w:author="Safis Editor" w:date="2022-09-15T23:08:00Z">
        <w:r w:rsidR="004547AD">
          <w:rPr>
            <w:lang w:val="en-GB" w:eastAsia="en-GB"/>
          </w:rPr>
          <w:t xml:space="preserve">the </w:t>
        </w:r>
      </w:ins>
      <w:r w:rsidRPr="00050575">
        <w:rPr>
          <w:lang w:val="en-GB" w:eastAsia="en-GB"/>
        </w:rPr>
        <w:t>assemblies in Windows PowerShell</w:t>
      </w:r>
      <w:ins w:id="156" w:author="Safis Editor" w:date="2022-09-15T23:08:00Z">
        <w:r w:rsidR="004547AD">
          <w:rPr>
            <w:lang w:val="en-GB" w:eastAsia="en-GB"/>
          </w:rPr>
          <w:t>:</w:t>
        </w:r>
      </w:ins>
    </w:p>
    <w:p w14:paraId="7D776849" w14:textId="77777777" w:rsidR="00050575" w:rsidRPr="00050575" w:rsidRDefault="00050575" w:rsidP="00C43EA7">
      <w:pPr>
        <w:pStyle w:val="CodePACKT"/>
      </w:pPr>
    </w:p>
    <w:p w14:paraId="6E1C65C4" w14:textId="7561BF3E" w:rsidR="00050575" w:rsidRPr="00050575" w:rsidRDefault="00050575" w:rsidP="00C43EA7">
      <w:pPr>
        <w:pStyle w:val="CodePACKT"/>
      </w:pPr>
      <w:r w:rsidRPr="00050575">
        <w:t>$B = {</w:t>
      </w:r>
    </w:p>
    <w:p w14:paraId="52790444" w14:textId="77777777" w:rsidR="00050575" w:rsidRPr="00050575" w:rsidRDefault="00050575" w:rsidP="00C43EA7">
      <w:pPr>
        <w:pStyle w:val="CodePACKT"/>
      </w:pPr>
      <w:r w:rsidRPr="00050575">
        <w:t>  [</w:t>
      </w:r>
      <w:proofErr w:type="spellStart"/>
      <w:r w:rsidRPr="00050575">
        <w:t>System.AppDomain</w:t>
      </w:r>
      <w:proofErr w:type="spellEnd"/>
      <w:r w:rsidRPr="00050575">
        <w:t>]::</w:t>
      </w:r>
      <w:proofErr w:type="spellStart"/>
      <w:r w:rsidRPr="00050575">
        <w:t>CurrentDomain.GetAssemblies</w:t>
      </w:r>
      <w:proofErr w:type="spellEnd"/>
      <w:r w:rsidRPr="00050575">
        <w:t xml:space="preserve">() </w:t>
      </w:r>
    </w:p>
    <w:p w14:paraId="07A58C7C" w14:textId="77777777" w:rsidR="00050575" w:rsidRPr="00050575" w:rsidRDefault="00050575" w:rsidP="00C43EA7">
      <w:pPr>
        <w:pStyle w:val="CodePACKT"/>
      </w:pPr>
      <w:r w:rsidRPr="00050575">
        <w:t xml:space="preserve">} </w:t>
      </w:r>
    </w:p>
    <w:p w14:paraId="750B141C" w14:textId="77777777" w:rsidR="00050575" w:rsidRPr="00050575" w:rsidRDefault="00050575" w:rsidP="00C43EA7">
      <w:pPr>
        <w:pStyle w:val="CodePACKT"/>
      </w:pPr>
      <w:r w:rsidRPr="00050575">
        <w:t>$PS51 = New-</w:t>
      </w:r>
      <w:proofErr w:type="spellStart"/>
      <w:r w:rsidRPr="00050575">
        <w:t>PSSession</w:t>
      </w:r>
      <w:proofErr w:type="spellEnd"/>
      <w:r w:rsidRPr="00050575">
        <w:t xml:space="preserve"> -</w:t>
      </w:r>
      <w:proofErr w:type="spellStart"/>
      <w:r w:rsidRPr="00050575">
        <w:t>UseWindowsPowerShell</w:t>
      </w:r>
      <w:proofErr w:type="spellEnd"/>
    </w:p>
    <w:p w14:paraId="450F76AD" w14:textId="77777777" w:rsidR="00050575" w:rsidRPr="00050575" w:rsidRDefault="00050575" w:rsidP="00C43EA7">
      <w:pPr>
        <w:pStyle w:val="CodePACKT"/>
      </w:pPr>
      <w:r w:rsidRPr="00050575">
        <w:t>$Assin51 = Invoke-Command -Session $PS51 -</w:t>
      </w:r>
      <w:proofErr w:type="spellStart"/>
      <w:r w:rsidRPr="00050575">
        <w:t>ScriptBlock</w:t>
      </w:r>
      <w:proofErr w:type="spellEnd"/>
      <w:r w:rsidRPr="00050575">
        <w:t xml:space="preserve"> $SB</w:t>
      </w:r>
    </w:p>
    <w:p w14:paraId="7D48921A" w14:textId="77777777" w:rsidR="00050575" w:rsidRPr="00050575" w:rsidRDefault="00050575" w:rsidP="00C43EA7">
      <w:pPr>
        <w:pStyle w:val="CodePACKT"/>
      </w:pPr>
      <w:r w:rsidRPr="00050575">
        <w:t>"Assemblies loaded in Windows PowerShell: {0:n0}" -f $Assin51.Count</w:t>
      </w:r>
    </w:p>
    <w:p w14:paraId="6419E5AE" w14:textId="77777777" w:rsidR="00050575" w:rsidRPr="00050575" w:rsidRDefault="00050575" w:rsidP="00C43EA7">
      <w:pPr>
        <w:pStyle w:val="CodePACKT"/>
      </w:pPr>
      <w:r w:rsidRPr="00050575">
        <w:t> </w:t>
      </w:r>
    </w:p>
    <w:p w14:paraId="508D3653" w14:textId="708FFEF0" w:rsidR="00050575" w:rsidRPr="00050575" w:rsidRDefault="00050575" w:rsidP="00050575">
      <w:pPr>
        <w:pStyle w:val="NumberedBulletPACKT"/>
        <w:rPr>
          <w:color w:val="000000"/>
          <w:lang w:val="en-GB" w:eastAsia="en-GB"/>
        </w:rPr>
      </w:pPr>
      <w:r w:rsidRPr="00050575">
        <w:rPr>
          <w:lang w:val="en-GB" w:eastAsia="en-GB"/>
        </w:rPr>
        <w:t xml:space="preserve">Viewing </w:t>
      </w:r>
      <w:proofErr w:type="spellStart"/>
      <w:r w:rsidRPr="004547AD">
        <w:rPr>
          <w:rStyle w:val="CodeInTextPACKT"/>
          <w:rPrChange w:id="157" w:author="Safis Editor" w:date="2022-09-15T23:09:00Z">
            <w:rPr>
              <w:lang w:val="en-GB" w:eastAsia="en-GB"/>
            </w:rPr>
          </w:rPrChange>
        </w:rPr>
        <w:t>Microsoft.PowerShell</w:t>
      </w:r>
      <w:proofErr w:type="spellEnd"/>
      <w:r w:rsidRPr="00050575">
        <w:rPr>
          <w:lang w:val="en-GB" w:eastAsia="en-GB"/>
        </w:rPr>
        <w:t xml:space="preserve"> assemblies</w:t>
      </w:r>
      <w:ins w:id="158" w:author="Safis Editor" w:date="2022-09-15T23:09:00Z">
        <w:r w:rsidR="004547AD">
          <w:rPr>
            <w:lang w:val="en-GB" w:eastAsia="en-GB"/>
          </w:rPr>
          <w:t>:</w:t>
        </w:r>
      </w:ins>
    </w:p>
    <w:p w14:paraId="08B4FD10" w14:textId="77777777" w:rsidR="00050575" w:rsidRPr="00050575" w:rsidRDefault="00050575" w:rsidP="00C43EA7">
      <w:pPr>
        <w:pStyle w:val="CodePACKT"/>
      </w:pPr>
    </w:p>
    <w:p w14:paraId="546A007E" w14:textId="1ADC18ED" w:rsidR="00050575" w:rsidRPr="00050575" w:rsidRDefault="00050575" w:rsidP="00C43EA7">
      <w:pPr>
        <w:pStyle w:val="CodePACKT"/>
      </w:pPr>
      <w:r w:rsidRPr="00050575">
        <w:t xml:space="preserve">$Assin51 | </w:t>
      </w:r>
    </w:p>
    <w:p w14:paraId="01A1C2A9" w14:textId="77777777" w:rsidR="00050575" w:rsidRPr="00050575" w:rsidRDefault="00050575" w:rsidP="00C43EA7">
      <w:pPr>
        <w:pStyle w:val="CodePACKT"/>
      </w:pPr>
      <w:r w:rsidRPr="00050575">
        <w:t xml:space="preserve">  Where-Object </w:t>
      </w:r>
      <w:proofErr w:type="spellStart"/>
      <w:r w:rsidRPr="00050575">
        <w:t>FullName</w:t>
      </w:r>
      <w:proofErr w:type="spellEnd"/>
      <w:r w:rsidRPr="00050575">
        <w:t xml:space="preserve"> -Match "Microsoft\.</w:t>
      </w:r>
      <w:proofErr w:type="spellStart"/>
      <w:r w:rsidRPr="00050575">
        <w:t>Powershell</w:t>
      </w:r>
      <w:proofErr w:type="spellEnd"/>
      <w:r w:rsidRPr="00050575">
        <w:t>" |</w:t>
      </w:r>
    </w:p>
    <w:p w14:paraId="35B57B8D" w14:textId="77777777" w:rsidR="00050575" w:rsidRPr="00050575" w:rsidRDefault="00050575" w:rsidP="00C43EA7">
      <w:pPr>
        <w:pStyle w:val="CodePACKT"/>
      </w:pPr>
      <w:r w:rsidRPr="00050575">
        <w:t>    Sort-Object -Property Location</w:t>
      </w:r>
    </w:p>
    <w:p w14:paraId="0E51A5DF" w14:textId="77777777" w:rsidR="00050575" w:rsidRPr="00050575" w:rsidRDefault="00050575" w:rsidP="00C43EA7">
      <w:pPr>
        <w:pStyle w:val="CodePACKT"/>
      </w:pPr>
    </w:p>
    <w:p w14:paraId="6D550C30" w14:textId="305B705E" w:rsidR="00050575" w:rsidRPr="00050575" w:rsidRDefault="00050575" w:rsidP="00050575">
      <w:pPr>
        <w:pStyle w:val="NumberedBulletPACKT"/>
        <w:rPr>
          <w:color w:val="000000"/>
          <w:lang w:val="en-GB" w:eastAsia="en-GB"/>
        </w:rPr>
      </w:pPr>
      <w:r w:rsidRPr="00050575">
        <w:rPr>
          <w:lang w:val="en-GB" w:eastAsia="en-GB"/>
        </w:rPr>
        <w:t xml:space="preserve">Exploring the </w:t>
      </w:r>
      <w:proofErr w:type="spellStart"/>
      <w:r w:rsidRPr="004547AD">
        <w:rPr>
          <w:rStyle w:val="CodeInTextPACKT"/>
          <w:rPrChange w:id="159" w:author="Safis Editor" w:date="2022-09-15T23:09:00Z">
            <w:rPr>
              <w:lang w:val="en-GB" w:eastAsia="en-GB"/>
            </w:rPr>
          </w:rPrChange>
        </w:rPr>
        <w:t>Microsoft.PowerShell.Management</w:t>
      </w:r>
      <w:proofErr w:type="spellEnd"/>
      <w:r w:rsidRPr="00050575">
        <w:rPr>
          <w:lang w:val="en-GB" w:eastAsia="en-GB"/>
        </w:rPr>
        <w:t xml:space="preserve"> module</w:t>
      </w:r>
      <w:ins w:id="160" w:author="Safis Editor" w:date="2022-09-15T23:09:00Z">
        <w:r w:rsidR="004547AD">
          <w:rPr>
            <w:lang w:val="en-GB" w:eastAsia="en-GB"/>
          </w:rPr>
          <w:t>:</w:t>
        </w:r>
      </w:ins>
    </w:p>
    <w:p w14:paraId="24C6BB52" w14:textId="77777777" w:rsidR="00050575" w:rsidRPr="00050575" w:rsidRDefault="00050575" w:rsidP="00C43EA7">
      <w:pPr>
        <w:pStyle w:val="CodePACKT"/>
      </w:pPr>
    </w:p>
    <w:p w14:paraId="72C185C5" w14:textId="4EC8FD19" w:rsidR="00050575" w:rsidRPr="00050575" w:rsidRDefault="00050575" w:rsidP="00C43EA7">
      <w:pPr>
        <w:pStyle w:val="CodePACKT"/>
      </w:pPr>
      <w:r w:rsidRPr="00050575">
        <w:t>$</w:t>
      </w:r>
      <w:proofErr w:type="spellStart"/>
      <w:r w:rsidR="005F5DA3">
        <w:t>AllTheModulesOnThisSystem</w:t>
      </w:r>
      <w:proofErr w:type="spellEnd"/>
      <w:r w:rsidRPr="00050575">
        <w:t xml:space="preserve"> = </w:t>
      </w:r>
    </w:p>
    <w:p w14:paraId="0535CBFC" w14:textId="77777777" w:rsidR="00050575" w:rsidRPr="00050575" w:rsidRDefault="00050575" w:rsidP="00C43EA7">
      <w:pPr>
        <w:pStyle w:val="CodePACKT"/>
      </w:pPr>
      <w:r w:rsidRPr="00050575">
        <w:t>  Get-Module -Name Microsoft.PowerShell.Management -ListAvailable</w:t>
      </w:r>
    </w:p>
    <w:p w14:paraId="7BDF27EF" w14:textId="2F6C0816" w:rsidR="00050575" w:rsidRPr="00050575" w:rsidRDefault="00050575" w:rsidP="00C43EA7">
      <w:pPr>
        <w:pStyle w:val="CodePACKT"/>
      </w:pPr>
      <w:r w:rsidRPr="00050575">
        <w:t>$</w:t>
      </w:r>
      <w:proofErr w:type="spellStart"/>
      <w:r w:rsidR="005F5DA3">
        <w:t>AllTheModuleOnThisYstgewjm</w:t>
      </w:r>
      <w:proofErr w:type="spellEnd"/>
      <w:r w:rsidR="005F5DA3" w:rsidRPr="00050575">
        <w:t xml:space="preserve">  </w:t>
      </w:r>
      <w:r w:rsidRPr="00050575">
        <w:t>| Format-List</w:t>
      </w:r>
    </w:p>
    <w:p w14:paraId="3B0BEE2A" w14:textId="77777777" w:rsidR="00050575" w:rsidRPr="00050575" w:rsidRDefault="00050575" w:rsidP="00C43EA7">
      <w:pPr>
        <w:pStyle w:val="CodePACKT"/>
      </w:pPr>
    </w:p>
    <w:p w14:paraId="53BCA24A" w14:textId="110A923E" w:rsidR="00050575" w:rsidRPr="00050575" w:rsidRDefault="00050575" w:rsidP="00050575">
      <w:pPr>
        <w:pStyle w:val="NumberedBulletPACKT"/>
        <w:rPr>
          <w:color w:val="000000"/>
          <w:lang w:val="en-GB" w:eastAsia="en-GB"/>
        </w:rPr>
      </w:pPr>
      <w:r w:rsidRPr="00050575">
        <w:rPr>
          <w:lang w:val="en-GB" w:eastAsia="en-GB"/>
        </w:rPr>
        <w:t xml:space="preserve">Viewing </w:t>
      </w:r>
      <w:ins w:id="161" w:author="Safis Editor" w:date="2022-09-15T23:09:00Z">
        <w:r w:rsidR="004547AD">
          <w:rPr>
            <w:lang w:val="en-GB" w:eastAsia="en-GB"/>
          </w:rPr>
          <w:t xml:space="preserve">the </w:t>
        </w:r>
      </w:ins>
      <w:r w:rsidRPr="00050575">
        <w:rPr>
          <w:lang w:val="en-GB" w:eastAsia="en-GB"/>
        </w:rPr>
        <w:t>module manifest</w:t>
      </w:r>
      <w:ins w:id="162" w:author="Safis Editor" w:date="2022-09-15T23:09:00Z">
        <w:r w:rsidR="004547AD">
          <w:rPr>
            <w:lang w:val="en-GB" w:eastAsia="en-GB"/>
          </w:rPr>
          <w:t>:</w:t>
        </w:r>
      </w:ins>
    </w:p>
    <w:p w14:paraId="7438EC77" w14:textId="77777777" w:rsidR="00050575" w:rsidRPr="00050575" w:rsidRDefault="00050575" w:rsidP="00C43EA7">
      <w:pPr>
        <w:pStyle w:val="CodePACKT"/>
      </w:pPr>
    </w:p>
    <w:p w14:paraId="06AAD358" w14:textId="7609E23B" w:rsidR="00050575" w:rsidRPr="00050575" w:rsidRDefault="00050575" w:rsidP="00C43EA7">
      <w:pPr>
        <w:pStyle w:val="CodePACKT"/>
      </w:pPr>
      <w:r w:rsidRPr="00050575">
        <w:t>$Manifest = Get-Content -Path $</w:t>
      </w:r>
      <w:proofErr w:type="spellStart"/>
      <w:r w:rsidRPr="00050575">
        <w:t>Mod.Path</w:t>
      </w:r>
      <w:proofErr w:type="spellEnd"/>
    </w:p>
    <w:p w14:paraId="627A7E01" w14:textId="77777777" w:rsidR="00050575" w:rsidRPr="00050575" w:rsidRDefault="00050575" w:rsidP="00C43EA7">
      <w:pPr>
        <w:pStyle w:val="CodePACKT"/>
      </w:pPr>
      <w:r w:rsidRPr="00050575">
        <w:t>$Manifest | Select-Object -First 20</w:t>
      </w:r>
    </w:p>
    <w:p w14:paraId="1040DE8F" w14:textId="77777777" w:rsidR="00050575" w:rsidRPr="00050575" w:rsidRDefault="00050575" w:rsidP="00C43EA7">
      <w:pPr>
        <w:pStyle w:val="CodePACKT"/>
      </w:pPr>
    </w:p>
    <w:p w14:paraId="23A6C089" w14:textId="57EBBA6D" w:rsidR="00050575" w:rsidRPr="00050575" w:rsidRDefault="00050575" w:rsidP="00050575">
      <w:pPr>
        <w:pStyle w:val="NumberedBulletPACKT"/>
        <w:rPr>
          <w:color w:val="000000"/>
          <w:lang w:val="en-GB" w:eastAsia="en-GB"/>
        </w:rPr>
      </w:pPr>
      <w:r w:rsidRPr="00050575">
        <w:rPr>
          <w:lang w:val="en-GB" w:eastAsia="en-GB"/>
        </w:rPr>
        <w:t>Discovering the module's assembly</w:t>
      </w:r>
      <w:ins w:id="163" w:author="Safis Editor" w:date="2022-09-15T23:09:00Z">
        <w:r w:rsidR="004547AD">
          <w:rPr>
            <w:lang w:val="en-GB" w:eastAsia="en-GB"/>
          </w:rPr>
          <w:t>:</w:t>
        </w:r>
      </w:ins>
    </w:p>
    <w:p w14:paraId="27C3C525" w14:textId="77777777" w:rsidR="00050575" w:rsidRDefault="00050575" w:rsidP="00C43EA7">
      <w:pPr>
        <w:pStyle w:val="CodePACKT"/>
      </w:pPr>
    </w:p>
    <w:p w14:paraId="4F34FE2B" w14:textId="33A04D57" w:rsidR="00050575" w:rsidRPr="00050575" w:rsidRDefault="00050575" w:rsidP="00C43EA7">
      <w:pPr>
        <w:pStyle w:val="CodePACKT"/>
      </w:pPr>
      <w:r w:rsidRPr="00050575">
        <w:t>Import-Module -Name Microsoft.PowerShell.Management</w:t>
      </w:r>
    </w:p>
    <w:p w14:paraId="3F078C84" w14:textId="77777777" w:rsidR="00050575" w:rsidRPr="00050575" w:rsidRDefault="00050575" w:rsidP="00C43EA7">
      <w:pPr>
        <w:pStyle w:val="CodePACKT"/>
      </w:pPr>
      <w:r w:rsidRPr="00050575">
        <w:t>$Match = $Manifest | Select-String Modules</w:t>
      </w:r>
    </w:p>
    <w:p w14:paraId="1FA67614" w14:textId="20F0B52D" w:rsidR="00050575" w:rsidRPr="00050575" w:rsidRDefault="00050575" w:rsidP="00C43EA7">
      <w:pPr>
        <w:pStyle w:val="CodePACKT"/>
      </w:pPr>
      <w:r w:rsidRPr="00050575">
        <w:t>$</w:t>
      </w:r>
      <w:r w:rsidR="003A0348" w:rsidRPr="00050575">
        <w:t>L</w:t>
      </w:r>
      <w:r w:rsidR="003A0348">
        <w:t>ine</w:t>
      </w:r>
      <w:r w:rsidR="003A0348" w:rsidRPr="00050575">
        <w:t xml:space="preserve"> </w:t>
      </w:r>
      <w:r w:rsidRPr="00050575">
        <w:t>= $</w:t>
      </w:r>
      <w:proofErr w:type="spellStart"/>
      <w:r w:rsidRPr="00050575">
        <w:t>Match.Line</w:t>
      </w:r>
      <w:proofErr w:type="spellEnd"/>
    </w:p>
    <w:p w14:paraId="500C93BD" w14:textId="77777777" w:rsidR="00050575" w:rsidRPr="00050575" w:rsidRDefault="00050575" w:rsidP="00C43EA7">
      <w:pPr>
        <w:pStyle w:val="CodePACKT"/>
      </w:pPr>
      <w:r w:rsidRPr="00050575">
        <w:t xml:space="preserve">$DLL = ($Line -Split </w:t>
      </w:r>
      <w:r w:rsidRPr="00050575">
        <w:rPr>
          <w:color w:val="A31515"/>
        </w:rPr>
        <w:t>'"'</w:t>
      </w:r>
      <w:r w:rsidRPr="00050575">
        <w:t>)[</w:t>
      </w:r>
      <w:r w:rsidRPr="00050575">
        <w:rPr>
          <w:color w:val="098658"/>
        </w:rPr>
        <w:t>1</w:t>
      </w:r>
      <w:r w:rsidRPr="00050575">
        <w:t>]</w:t>
      </w:r>
    </w:p>
    <w:p w14:paraId="0D8C9587" w14:textId="77777777" w:rsidR="00050575" w:rsidRPr="00050575" w:rsidRDefault="00050575" w:rsidP="00C43EA7">
      <w:pPr>
        <w:pStyle w:val="CodePACKT"/>
      </w:pPr>
      <w:r w:rsidRPr="00050575">
        <w:t>Get-Item -Path $PSHOME\$DLL</w:t>
      </w:r>
    </w:p>
    <w:p w14:paraId="655103AE" w14:textId="77777777" w:rsidR="00050575" w:rsidRPr="00050575" w:rsidRDefault="00050575" w:rsidP="00C43EA7">
      <w:pPr>
        <w:pStyle w:val="CodePACKT"/>
      </w:pPr>
    </w:p>
    <w:p w14:paraId="7007076B" w14:textId="25A6C7D8" w:rsidR="00050575" w:rsidRPr="00050575" w:rsidRDefault="00050575" w:rsidP="00050575">
      <w:pPr>
        <w:pStyle w:val="NumberedBulletPACKT"/>
        <w:rPr>
          <w:color w:val="000000"/>
          <w:lang w:val="en-GB" w:eastAsia="en-GB"/>
        </w:rPr>
      </w:pPr>
      <w:r w:rsidRPr="00050575">
        <w:rPr>
          <w:lang w:val="en-GB" w:eastAsia="en-GB"/>
        </w:rPr>
        <w:t xml:space="preserve">Viewing </w:t>
      </w:r>
      <w:ins w:id="164" w:author="Safis Editor" w:date="2022-09-15T23:09:00Z">
        <w:r w:rsidR="004547AD">
          <w:rPr>
            <w:lang w:val="en-GB" w:eastAsia="en-GB"/>
          </w:rPr>
          <w:t xml:space="preserve">the </w:t>
        </w:r>
      </w:ins>
      <w:r w:rsidRPr="00050575">
        <w:rPr>
          <w:lang w:val="en-GB" w:eastAsia="en-GB"/>
        </w:rPr>
        <w:t>associated loaded assembly</w:t>
      </w:r>
      <w:ins w:id="165" w:author="Safis Editor" w:date="2022-09-15T23:09:00Z">
        <w:r w:rsidR="004547AD">
          <w:rPr>
            <w:lang w:val="en-GB" w:eastAsia="en-GB"/>
          </w:rPr>
          <w:t>:</w:t>
        </w:r>
      </w:ins>
    </w:p>
    <w:p w14:paraId="143AECEF" w14:textId="77777777" w:rsidR="00050575" w:rsidRPr="00050575" w:rsidRDefault="00050575" w:rsidP="00C43EA7">
      <w:pPr>
        <w:pStyle w:val="CodePACKT"/>
        <w:rPr>
          <w:rStyle w:val="CodeInTextPACKT"/>
          <w:sz w:val="19"/>
          <w:szCs w:val="18"/>
        </w:rPr>
      </w:pPr>
    </w:p>
    <w:p w14:paraId="58B49293" w14:textId="5B277832" w:rsidR="00050575" w:rsidRPr="00CA658B" w:rsidRDefault="00050575" w:rsidP="00C43EA7">
      <w:pPr>
        <w:pStyle w:val="CodePACKT"/>
        <w:rPr>
          <w:rStyle w:val="CodeInTextPACKT"/>
          <w:sz w:val="19"/>
          <w:szCs w:val="18"/>
          <w:lang w:val="fr-FR"/>
        </w:rPr>
      </w:pPr>
      <w:r w:rsidRPr="00CA658B">
        <w:rPr>
          <w:rStyle w:val="CodeInTextPACKT"/>
          <w:sz w:val="19"/>
          <w:szCs w:val="18"/>
          <w:lang w:val="fr-FR"/>
        </w:rPr>
        <w:t xml:space="preserve">$Assemblies2 = [System.AppDomain]::CurrentDomain.GetAssemblies() </w:t>
      </w:r>
    </w:p>
    <w:p w14:paraId="2267F13D" w14:textId="77777777" w:rsidR="00050575" w:rsidRPr="00050575" w:rsidRDefault="00050575" w:rsidP="00C43EA7">
      <w:pPr>
        <w:pStyle w:val="CodePACKT"/>
        <w:rPr>
          <w:rStyle w:val="CodeInTextPACKT"/>
          <w:sz w:val="19"/>
          <w:szCs w:val="18"/>
        </w:rPr>
      </w:pPr>
      <w:r w:rsidRPr="00050575">
        <w:rPr>
          <w:rStyle w:val="CodeInTextPACKT"/>
          <w:sz w:val="19"/>
          <w:szCs w:val="18"/>
        </w:rPr>
        <w:t>$Assemblies2 | Where-Object Location -match $DLL</w:t>
      </w:r>
    </w:p>
    <w:p w14:paraId="089E70DA" w14:textId="77777777" w:rsidR="00050575" w:rsidRPr="00050575" w:rsidRDefault="00050575" w:rsidP="00050575">
      <w:pPr>
        <w:shd w:val="clear" w:color="auto" w:fill="FFFFFF"/>
        <w:spacing w:before="0" w:after="0" w:line="285" w:lineRule="atLeast"/>
        <w:rPr>
          <w:rStyle w:val="CodeInTextPACKT"/>
          <w:lang w:val="en-GB" w:eastAsia="en-GB"/>
        </w:rPr>
      </w:pPr>
    </w:p>
    <w:p w14:paraId="415C1DCF" w14:textId="6958429E" w:rsidR="00050575" w:rsidRPr="00050575" w:rsidRDefault="00050575" w:rsidP="00050575">
      <w:pPr>
        <w:pStyle w:val="NumberedBulletPACKT"/>
        <w:rPr>
          <w:color w:val="000000"/>
          <w:lang w:val="en-GB" w:eastAsia="en-GB"/>
        </w:rPr>
      </w:pPr>
      <w:r w:rsidRPr="00050575">
        <w:rPr>
          <w:lang w:val="en-GB" w:eastAsia="en-GB"/>
        </w:rPr>
        <w:t xml:space="preserve">Getting </w:t>
      </w:r>
      <w:ins w:id="166" w:author="Safis Editor" w:date="2022-09-15T23:09:00Z">
        <w:r w:rsidR="004547AD">
          <w:rPr>
            <w:lang w:val="en-GB" w:eastAsia="en-GB"/>
          </w:rPr>
          <w:t xml:space="preserve">the </w:t>
        </w:r>
      </w:ins>
      <w:r w:rsidRPr="00050575">
        <w:rPr>
          <w:lang w:val="en-GB" w:eastAsia="en-GB"/>
        </w:rPr>
        <w:t>details of a PowerShell command inside a module DLL</w:t>
      </w:r>
      <w:ins w:id="167" w:author="Safis Editor" w:date="2022-09-15T23:09:00Z">
        <w:r w:rsidR="004547AD">
          <w:rPr>
            <w:lang w:val="en-GB" w:eastAsia="en-GB"/>
          </w:rPr>
          <w:t>:</w:t>
        </w:r>
      </w:ins>
    </w:p>
    <w:p w14:paraId="5A4D1B91" w14:textId="77777777" w:rsidR="00050575" w:rsidRPr="00050575" w:rsidRDefault="00050575" w:rsidP="00C43EA7">
      <w:pPr>
        <w:pStyle w:val="CodePACKT"/>
      </w:pPr>
    </w:p>
    <w:p w14:paraId="05F05409" w14:textId="5318E936" w:rsidR="00050575" w:rsidRPr="00050575" w:rsidRDefault="00050575" w:rsidP="00C43EA7">
      <w:pPr>
        <w:pStyle w:val="CodePACKT"/>
      </w:pPr>
      <w:commentRangeStart w:id="168"/>
      <w:r w:rsidRPr="00050575">
        <w:t>$Commands = $Assemblies |</w:t>
      </w:r>
    </w:p>
    <w:p w14:paraId="6FD49BD5" w14:textId="77777777" w:rsidR="00050575" w:rsidRPr="00050575" w:rsidRDefault="00050575" w:rsidP="00C43EA7">
      <w:pPr>
        <w:pStyle w:val="CodePACKT"/>
      </w:pPr>
      <w:r w:rsidRPr="00050575">
        <w:t xml:space="preserve">               Where-Object Location -match </w:t>
      </w:r>
      <w:proofErr w:type="spellStart"/>
      <w:r w:rsidRPr="00050575">
        <w:t>Commands.Management</w:t>
      </w:r>
      <w:proofErr w:type="spellEnd"/>
      <w:r w:rsidRPr="00050575">
        <w:t>\.</w:t>
      </w:r>
      <w:proofErr w:type="spellStart"/>
      <w:r w:rsidRPr="00050575">
        <w:t>dll</w:t>
      </w:r>
      <w:commentRangeEnd w:id="168"/>
      <w:proofErr w:type="spellEnd"/>
      <w:r w:rsidR="00680B34">
        <w:rPr>
          <w:rStyle w:val="CommentReference"/>
          <w:rFonts w:ascii="Palatino" w:hAnsi="Palatino"/>
          <w:lang w:eastAsia="en-US"/>
        </w:rPr>
        <w:commentReference w:id="168"/>
      </w:r>
    </w:p>
    <w:p w14:paraId="4A6B2DEB" w14:textId="77777777" w:rsidR="00050575" w:rsidRPr="00050575" w:rsidRDefault="00050575" w:rsidP="00C43EA7">
      <w:pPr>
        <w:pStyle w:val="CodePACKT"/>
      </w:pPr>
      <w:r w:rsidRPr="00050575">
        <w:t>$</w:t>
      </w:r>
      <w:proofErr w:type="spellStart"/>
      <w:r w:rsidRPr="00050575">
        <w:t>Commands.GetTypes</w:t>
      </w:r>
      <w:proofErr w:type="spellEnd"/>
      <w:r w:rsidRPr="00050575">
        <w:t xml:space="preserve">() | </w:t>
      </w:r>
    </w:p>
    <w:p w14:paraId="6F15255E" w14:textId="0286D8ED" w:rsidR="00050575" w:rsidRPr="00050575" w:rsidRDefault="00050575" w:rsidP="00C43EA7">
      <w:pPr>
        <w:pStyle w:val="CodePACKT"/>
      </w:pPr>
      <w:r w:rsidRPr="00050575">
        <w:t xml:space="preserve">  Where-Object Name -match </w:t>
      </w:r>
      <w:del w:id="169" w:author="Safis Editor" w:date="2022-09-15T23:10:00Z">
        <w:r w:rsidRPr="00050575" w:rsidDel="004547AD">
          <w:delText>"</w:delText>
        </w:r>
      </w:del>
      <w:ins w:id="170" w:author="Safis Editor" w:date="2022-09-15T23:10:00Z">
        <w:r w:rsidR="004547AD">
          <w:t>“</w:t>
        </w:r>
      </w:ins>
      <w:proofErr w:type="spellStart"/>
      <w:r w:rsidRPr="00050575">
        <w:t>Addcontentcommand</w:t>
      </w:r>
      <w:proofErr w:type="spellEnd"/>
      <w:r w:rsidRPr="00050575">
        <w:t>$</w:t>
      </w:r>
      <w:del w:id="171" w:author="Safis Editor" w:date="2022-09-15T23:10:00Z">
        <w:r w:rsidRPr="00050575" w:rsidDel="004547AD">
          <w:delText>"</w:delText>
        </w:r>
      </w:del>
      <w:ins w:id="172" w:author="Safis Editor" w:date="2022-09-15T23:10:00Z">
        <w:r w:rsidR="004547AD">
          <w:t>”</w:t>
        </w:r>
      </w:ins>
      <w:r w:rsidRPr="00050575">
        <w:t xml:space="preserve"> </w:t>
      </w:r>
    </w:p>
    <w:p w14:paraId="1D255C42" w14:textId="567B9CD1" w:rsidR="00987230" w:rsidRDefault="00987230" w:rsidP="00987230">
      <w:pPr>
        <w:pStyle w:val="Heading2"/>
        <w:numPr>
          <w:ilvl w:val="1"/>
          <w:numId w:val="3"/>
        </w:numPr>
        <w:tabs>
          <w:tab w:val="left" w:pos="0"/>
        </w:tabs>
      </w:pPr>
      <w:r>
        <w:lastRenderedPageBreak/>
        <w:t>How it works</w:t>
      </w:r>
      <w:del w:id="173" w:author="Safis Editor" w:date="2022-09-15T23:10:00Z">
        <w:r w:rsidDel="004547AD">
          <w:delText>...</w:delText>
        </w:r>
      </w:del>
      <w:ins w:id="174" w:author="Safis Editor" w:date="2022-09-15T23:10:00Z">
        <w:r w:rsidR="004547AD">
          <w:t>…</w:t>
        </w:r>
      </w:ins>
    </w:p>
    <w:p w14:paraId="05F3E429" w14:textId="13098A7B" w:rsidR="00901907" w:rsidRDefault="00901907" w:rsidP="00901907">
      <w:pPr>
        <w:pStyle w:val="NormalPACKT"/>
        <w:rPr>
          <w:lang w:val="en-GB"/>
        </w:rPr>
      </w:pPr>
      <w:r>
        <w:rPr>
          <w:lang w:val="en-GB"/>
        </w:rPr>
        <w:t xml:space="preserve">In </w:t>
      </w:r>
      <w:r w:rsidRPr="0059250D">
        <w:rPr>
          <w:rStyle w:val="ItalicsPACKT"/>
        </w:rPr>
        <w:t>step 1</w:t>
      </w:r>
      <w:r>
        <w:rPr>
          <w:lang w:val="en-GB"/>
        </w:rPr>
        <w:t xml:space="preserve">, </w:t>
      </w:r>
      <w:r w:rsidR="00E6300C" w:rsidRPr="00E6300C">
        <w:rPr>
          <w:lang w:val="en-GB"/>
        </w:rPr>
        <w:t xml:space="preserve">you use the </w:t>
      </w:r>
      <w:proofErr w:type="spellStart"/>
      <w:r w:rsidR="00E6300C" w:rsidRPr="00E6300C">
        <w:rPr>
          <w:rStyle w:val="CodeInTextPACKT"/>
          <w:lang w:val="en-GB"/>
        </w:rPr>
        <w:t>GetAssemblies</w:t>
      </w:r>
      <w:proofErr w:type="spellEnd"/>
      <w:r w:rsidR="00E6300C" w:rsidRPr="00E6300C">
        <w:rPr>
          <w:rStyle w:val="CodeInTextPACKT"/>
          <w:lang w:val="en-GB"/>
        </w:rPr>
        <w:t>()</w:t>
      </w:r>
      <w:r w:rsidR="00E6300C" w:rsidRPr="00E6300C">
        <w:rPr>
          <w:lang w:val="en-GB"/>
        </w:rPr>
        <w:t xml:space="preserve"> </w:t>
      </w:r>
      <w:r w:rsidR="00E6300C">
        <w:rPr>
          <w:lang w:val="en-GB"/>
        </w:rPr>
        <w:t xml:space="preserve">static </w:t>
      </w:r>
      <w:r w:rsidR="00E6300C" w:rsidRPr="00E6300C">
        <w:rPr>
          <w:lang w:val="en-GB"/>
        </w:rPr>
        <w:t xml:space="preserve">method to return all the assemblies currently loaded by PowerShell. Then you output a count of the assemblies </w:t>
      </w:r>
      <w:r w:rsidR="00E305D4">
        <w:rPr>
          <w:lang w:val="en-GB"/>
        </w:rPr>
        <w:t>pres</w:t>
      </w:r>
      <w:r w:rsidR="00E6300C" w:rsidRPr="00E6300C">
        <w:rPr>
          <w:lang w:val="en-GB"/>
        </w:rPr>
        <w:t>ently loaded, which looks like this:</w:t>
      </w:r>
    </w:p>
    <w:p w14:paraId="13AE6544" w14:textId="2B0CAD2D" w:rsidR="00CF1629" w:rsidRDefault="0059250D" w:rsidP="006D7550">
      <w:pPr>
        <w:pStyle w:val="FigurePACKT"/>
      </w:pPr>
      <w:r w:rsidRPr="006D7550">
        <w:rPr>
          <w:noProof/>
        </w:rPr>
        <w:drawing>
          <wp:inline distT="0" distB="0" distL="0" distR="0" wp14:anchorId="205C6DE4" wp14:editId="4402FEBF">
            <wp:extent cx="4635427" cy="6619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927" cy="663912"/>
                    </a:xfrm>
                    <a:prstGeom prst="rect">
                      <a:avLst/>
                    </a:prstGeom>
                  </pic:spPr>
                </pic:pic>
              </a:graphicData>
            </a:graphic>
          </wp:inline>
        </w:drawing>
      </w:r>
    </w:p>
    <w:p w14:paraId="5B86166D" w14:textId="79ED1981" w:rsidR="00974FF9" w:rsidRPr="00DC6325" w:rsidRDefault="00974FF9" w:rsidP="00177FA6">
      <w:pPr>
        <w:pStyle w:val="FigureCaptionPACKT"/>
        <w:rPr>
          <w:szCs w:val="28"/>
        </w:rPr>
      </w:pPr>
      <w:r w:rsidRPr="00DC6325">
        <w:rPr>
          <w:szCs w:val="28"/>
        </w:rPr>
        <w:t xml:space="preserve">Figure </w:t>
      </w:r>
      <w:r>
        <w:rPr>
          <w:szCs w:val="28"/>
        </w:rPr>
        <w:t>3</w:t>
      </w:r>
      <w:r w:rsidRPr="00DC6325">
        <w:rPr>
          <w:szCs w:val="28"/>
        </w:rPr>
        <w:t>.</w:t>
      </w:r>
      <w:r>
        <w:rPr>
          <w:szCs w:val="28"/>
        </w:rPr>
        <w:t>3</w:t>
      </w:r>
      <w:r w:rsidRPr="00DC6325">
        <w:rPr>
          <w:szCs w:val="28"/>
        </w:rPr>
        <w:t xml:space="preserve">: </w:t>
      </w:r>
      <w:r w:rsidR="00E6300C">
        <w:rPr>
          <w:szCs w:val="28"/>
        </w:rPr>
        <w:t>Counting loaded assemblies</w:t>
      </w:r>
    </w:p>
    <w:p w14:paraId="42172A37" w14:textId="17F86BB7" w:rsidR="00974FF9" w:rsidRDefault="00974FF9" w:rsidP="00974FF9">
      <w:pPr>
        <w:pStyle w:val="LayoutInformationPACKT"/>
        <w:rPr>
          <w:noProof/>
        </w:rPr>
      </w:pPr>
      <w:r>
        <w:t xml:space="preserve">Insert </w:t>
      </w:r>
      <w:r w:rsidRPr="00C41783">
        <w:t>image</w:t>
      </w:r>
      <w:r>
        <w:t xml:space="preserve"> </w:t>
      </w:r>
      <w:r>
        <w:rPr>
          <w:noProof/>
        </w:rPr>
        <w:t>B18878_03</w:t>
      </w:r>
      <w:r w:rsidRPr="00023EAD">
        <w:rPr>
          <w:noProof/>
        </w:rPr>
        <w:t>_</w:t>
      </w:r>
      <w:r>
        <w:rPr>
          <w:noProof/>
        </w:rPr>
        <w:t>03.png</w:t>
      </w:r>
    </w:p>
    <w:p w14:paraId="4FBCE448" w14:textId="41DD1F7A" w:rsidR="00E6300C" w:rsidRDefault="00E6300C" w:rsidP="00E6300C">
      <w:pPr>
        <w:pStyle w:val="NormalPACKT"/>
      </w:pPr>
      <w:r>
        <w:t xml:space="preserve">In </w:t>
      </w:r>
      <w:r w:rsidRPr="00E6300C">
        <w:rPr>
          <w:rStyle w:val="ItalicsPACKT"/>
        </w:rPr>
        <w:t>step 2</w:t>
      </w:r>
      <w:r>
        <w:t>, you look at the first ten loaded assemblies, with output like this:</w:t>
      </w:r>
    </w:p>
    <w:p w14:paraId="5B0D5A4B" w14:textId="19169C07" w:rsidR="00E6300C" w:rsidRDefault="00E6300C" w:rsidP="00E6300C">
      <w:pPr>
        <w:pStyle w:val="FigurePACKT"/>
      </w:pPr>
      <w:r w:rsidRPr="00E6300C">
        <w:rPr>
          <w:noProof/>
        </w:rPr>
        <w:drawing>
          <wp:inline distT="0" distB="0" distL="0" distR="0" wp14:anchorId="136C80A1" wp14:editId="185ACC86">
            <wp:extent cx="3633147" cy="1457526"/>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102" cy="1460717"/>
                    </a:xfrm>
                    <a:prstGeom prst="rect">
                      <a:avLst/>
                    </a:prstGeom>
                  </pic:spPr>
                </pic:pic>
              </a:graphicData>
            </a:graphic>
          </wp:inline>
        </w:drawing>
      </w:r>
    </w:p>
    <w:p w14:paraId="1952A738" w14:textId="1A1A39B3"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4</w:t>
      </w:r>
      <w:r w:rsidRPr="00DC6325">
        <w:rPr>
          <w:szCs w:val="28"/>
        </w:rPr>
        <w:t xml:space="preserve">: </w:t>
      </w:r>
      <w:r>
        <w:rPr>
          <w:szCs w:val="28"/>
        </w:rPr>
        <w:t>Viewing the first ten loaded assemblies</w:t>
      </w:r>
    </w:p>
    <w:p w14:paraId="12E5CF1C" w14:textId="1DE9AD11" w:rsidR="00E6300C" w:rsidRDefault="00E6300C" w:rsidP="00E6300C">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9D62F7">
        <w:rPr>
          <w:noProof/>
        </w:rPr>
        <w:t>4</w:t>
      </w:r>
      <w:r>
        <w:rPr>
          <w:noProof/>
        </w:rPr>
        <w:t>.png</w:t>
      </w:r>
    </w:p>
    <w:p w14:paraId="75DF79DA" w14:textId="58B2363E" w:rsidR="00E6300C" w:rsidRDefault="00E6300C" w:rsidP="00E6300C">
      <w:pPr>
        <w:pStyle w:val="NormalPACKT"/>
      </w:pPr>
      <w:r w:rsidRPr="00E6300C">
        <w:t xml:space="preserve">In </w:t>
      </w:r>
      <w:r w:rsidRPr="00E6300C">
        <w:rPr>
          <w:rStyle w:val="ItalicsPACKT"/>
        </w:rPr>
        <w:t>step 3</w:t>
      </w:r>
      <w:r w:rsidRPr="00E6300C">
        <w:t>, you examine the assemblies loaded into Windows PowerShell 5.1, which looks like this:</w:t>
      </w:r>
    </w:p>
    <w:p w14:paraId="47D7DB04" w14:textId="10BCEA1E" w:rsidR="00E6300C" w:rsidRDefault="009D62F7" w:rsidP="009D62F7">
      <w:pPr>
        <w:pStyle w:val="FigurePACKT"/>
      </w:pPr>
      <w:r>
        <w:rPr>
          <w:noProof/>
        </w:rPr>
        <w:drawing>
          <wp:inline distT="0" distB="0" distL="0" distR="0" wp14:anchorId="3A6E4D07" wp14:editId="102A5DD3">
            <wp:extent cx="3628914" cy="104653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869" cy="1058350"/>
                    </a:xfrm>
                    <a:prstGeom prst="rect">
                      <a:avLst/>
                    </a:prstGeom>
                  </pic:spPr>
                </pic:pic>
              </a:graphicData>
            </a:graphic>
          </wp:inline>
        </w:drawing>
      </w:r>
    </w:p>
    <w:p w14:paraId="18F6C221" w14:textId="40DFF319"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5</w:t>
      </w:r>
      <w:r w:rsidRPr="00DC6325">
        <w:rPr>
          <w:szCs w:val="28"/>
        </w:rPr>
        <w:t xml:space="preserve">: </w:t>
      </w:r>
      <w:r>
        <w:rPr>
          <w:szCs w:val="28"/>
        </w:rPr>
        <w:t>Counting assemblies loaded in Windows PowerShell</w:t>
      </w:r>
    </w:p>
    <w:p w14:paraId="159BE6ED" w14:textId="679A3E6D" w:rsidR="00E6300C" w:rsidRDefault="00E6300C"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05.png</w:t>
      </w:r>
    </w:p>
    <w:p w14:paraId="2359CB8B" w14:textId="57DA76CE" w:rsidR="009D62F7" w:rsidRDefault="009D62F7" w:rsidP="009D62F7">
      <w:pPr>
        <w:pStyle w:val="NormalPACKT"/>
      </w:pPr>
      <w:r>
        <w:t xml:space="preserve">In </w:t>
      </w:r>
      <w:r w:rsidRPr="009D62F7">
        <w:rPr>
          <w:rStyle w:val="ItalicsPACKT"/>
        </w:rPr>
        <w:t>step 4</w:t>
      </w:r>
      <w:r>
        <w:t>,</w:t>
      </w:r>
      <w:r w:rsidRPr="009D62F7">
        <w:t xml:space="preserve"> you examine the </w:t>
      </w:r>
      <w:r w:rsidRPr="009D62F7">
        <w:rPr>
          <w:rStyle w:val="CodeInTextPACKT"/>
        </w:rPr>
        <w:t>Microsoft.PowerShell.*</w:t>
      </w:r>
      <w:r w:rsidRPr="009D62F7">
        <w:t xml:space="preserve"> assemblies in PowerShell 5.1, which looks like this:</w:t>
      </w:r>
    </w:p>
    <w:p w14:paraId="730CAE80" w14:textId="28E47D6D" w:rsidR="009D62F7" w:rsidRDefault="009D62F7" w:rsidP="009D62F7">
      <w:pPr>
        <w:pStyle w:val="FigurePACKT"/>
      </w:pPr>
      <w:r>
        <w:rPr>
          <w:noProof/>
        </w:rPr>
        <w:drawing>
          <wp:inline distT="0" distB="0" distL="0" distR="0" wp14:anchorId="60AC8BEC" wp14:editId="78A82CD7">
            <wp:extent cx="3257873" cy="7666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534" cy="771740"/>
                    </a:xfrm>
                    <a:prstGeom prst="rect">
                      <a:avLst/>
                    </a:prstGeom>
                  </pic:spPr>
                </pic:pic>
              </a:graphicData>
            </a:graphic>
          </wp:inline>
        </w:drawing>
      </w:r>
    </w:p>
    <w:p w14:paraId="5085F575" w14:textId="026CB58B"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6</w:t>
      </w:r>
      <w:r w:rsidRPr="00DC6325">
        <w:rPr>
          <w:szCs w:val="28"/>
        </w:rPr>
        <w:t xml:space="preserve">: </w:t>
      </w:r>
      <w:r>
        <w:rPr>
          <w:szCs w:val="28"/>
        </w:rPr>
        <w:t>Examining the Microsoft.PowerShell.* assemblies in Windows PowerShell</w:t>
      </w:r>
    </w:p>
    <w:p w14:paraId="3E267447" w14:textId="00A1F2F0"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06.png</w:t>
      </w:r>
    </w:p>
    <w:p w14:paraId="3D7F1CF0" w14:textId="1F7D53C4" w:rsidR="009D62F7" w:rsidRDefault="009D62F7" w:rsidP="009D62F7">
      <w:pPr>
        <w:pStyle w:val="NormalPACKT"/>
      </w:pPr>
      <w:r>
        <w:t xml:space="preserve">The </w:t>
      </w:r>
      <w:r w:rsidRPr="009D62F7">
        <w:rPr>
          <w:rStyle w:val="CodeInTextPACKT"/>
        </w:rPr>
        <w:t>Microsoft.PowerShell.Management</w:t>
      </w:r>
      <w:r>
        <w:t xml:space="preserve"> PowerShell module contains numerous core PowerShell commands. In </w:t>
      </w:r>
      <w:r w:rsidRPr="009D62F7">
        <w:rPr>
          <w:rStyle w:val="ItalicsPACKT"/>
        </w:rPr>
        <w:t>step 6</w:t>
      </w:r>
      <w:r>
        <w:t xml:space="preserve">, you examine the details of this module, as returned by </w:t>
      </w:r>
      <w:r w:rsidRPr="009D62F7">
        <w:rPr>
          <w:rStyle w:val="CodeInTextPACKT"/>
        </w:rPr>
        <w:t>Get-Module</w:t>
      </w:r>
      <w:r>
        <w:t>, with output like this:</w:t>
      </w:r>
    </w:p>
    <w:p w14:paraId="26033783" w14:textId="693A7AF1" w:rsidR="009D62F7" w:rsidRDefault="00840D57" w:rsidP="00CC2D12">
      <w:pPr>
        <w:pStyle w:val="FigurePACKT"/>
      </w:pPr>
      <w:r>
        <w:rPr>
          <w:noProof/>
        </w:rPr>
        <w:lastRenderedPageBreak/>
        <w:drawing>
          <wp:inline distT="0" distB="0" distL="0" distR="0" wp14:anchorId="4020D2EB" wp14:editId="36DC6241">
            <wp:extent cx="4598169" cy="15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711" cy="1552572"/>
                    </a:xfrm>
                    <a:prstGeom prst="rect">
                      <a:avLst/>
                    </a:prstGeom>
                  </pic:spPr>
                </pic:pic>
              </a:graphicData>
            </a:graphic>
          </wp:inline>
        </w:drawing>
      </w:r>
    </w:p>
    <w:p w14:paraId="4ED3A0FA" w14:textId="5AC1C399"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7</w:t>
      </w:r>
      <w:r w:rsidRPr="00DC6325">
        <w:rPr>
          <w:szCs w:val="28"/>
        </w:rPr>
        <w:t xml:space="preserve">: </w:t>
      </w:r>
      <w:r>
        <w:rPr>
          <w:szCs w:val="28"/>
        </w:rPr>
        <w:t>Examining the Microsoft.PowerShell.Management module</w:t>
      </w:r>
    </w:p>
    <w:p w14:paraId="27D3802C" w14:textId="53F56D0D"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07.png</w:t>
      </w:r>
    </w:p>
    <w:p w14:paraId="699D33A8" w14:textId="39488694" w:rsidR="009D62F7" w:rsidRDefault="006773ED" w:rsidP="009D62F7">
      <w:pPr>
        <w:pStyle w:val="NormalPACKT"/>
      </w:pPr>
      <w:r w:rsidRPr="006773ED">
        <w:t xml:space="preserve">In </w:t>
      </w:r>
      <w:r w:rsidRPr="006773ED">
        <w:rPr>
          <w:rStyle w:val="ItalicsPACKT"/>
        </w:rPr>
        <w:t>step 6</w:t>
      </w:r>
      <w:r w:rsidRPr="006773ED">
        <w:t>, you view the</w:t>
      </w:r>
      <w:r>
        <w:t xml:space="preserve"> module</w:t>
      </w:r>
      <w:r w:rsidRPr="006773ED">
        <w:t xml:space="preserve"> manifest for the </w:t>
      </w:r>
      <w:r w:rsidRPr="006773ED">
        <w:rPr>
          <w:rStyle w:val="CodeInTextPACKT"/>
        </w:rPr>
        <w:t>Microsoft.PowerShell.Management</w:t>
      </w:r>
      <w:r w:rsidRPr="006773ED">
        <w:t xml:space="preserve"> </w:t>
      </w:r>
      <w:r>
        <w:t xml:space="preserve">PowerShell </w:t>
      </w:r>
      <w:r w:rsidRPr="006773ED">
        <w:t xml:space="preserve">module. The figure below shows the first </w:t>
      </w:r>
      <w:r w:rsidR="00840D57">
        <w:t>twenty</w:t>
      </w:r>
      <w:r w:rsidR="00840D57" w:rsidRPr="006773ED">
        <w:t xml:space="preserve"> </w:t>
      </w:r>
      <w:r w:rsidRPr="006773ED">
        <w:t>lines of the manifest, which look like this:</w:t>
      </w:r>
    </w:p>
    <w:p w14:paraId="6D9C4ABF" w14:textId="3D97CDFF" w:rsidR="009D62F7" w:rsidRDefault="006773ED" w:rsidP="006773ED">
      <w:pPr>
        <w:pStyle w:val="FigurePACKT"/>
      </w:pPr>
      <w:r>
        <w:rPr>
          <w:noProof/>
        </w:rPr>
        <w:drawing>
          <wp:inline distT="0" distB="0" distL="0" distR="0" wp14:anchorId="35A1E6FB" wp14:editId="4DAB5328">
            <wp:extent cx="2857276" cy="2458134"/>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0658" cy="2461044"/>
                    </a:xfrm>
                    <a:prstGeom prst="rect">
                      <a:avLst/>
                    </a:prstGeom>
                  </pic:spPr>
                </pic:pic>
              </a:graphicData>
            </a:graphic>
          </wp:inline>
        </w:drawing>
      </w:r>
    </w:p>
    <w:p w14:paraId="70223B2F" w14:textId="1493F1D4"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Pr>
          <w:szCs w:val="28"/>
        </w:rPr>
        <w:t>8</w:t>
      </w:r>
      <w:r w:rsidRPr="00DC6325">
        <w:rPr>
          <w:szCs w:val="28"/>
        </w:rPr>
        <w:t xml:space="preserve">: </w:t>
      </w:r>
      <w:r>
        <w:rPr>
          <w:szCs w:val="28"/>
        </w:rPr>
        <w:t>Examining the module manifest for the Microsoft.PowerShell.Management module</w:t>
      </w:r>
    </w:p>
    <w:p w14:paraId="6C45637F" w14:textId="174B701A"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8</w:t>
      </w:r>
      <w:r>
        <w:rPr>
          <w:noProof/>
        </w:rPr>
        <w:t>.png</w:t>
      </w:r>
    </w:p>
    <w:p w14:paraId="03C67925" w14:textId="0D2CF476" w:rsidR="006773ED" w:rsidRDefault="006773ED" w:rsidP="006773ED">
      <w:pPr>
        <w:pStyle w:val="NormalPACKT"/>
      </w:pPr>
      <w:r w:rsidRPr="006773ED">
        <w:t xml:space="preserve">In </w:t>
      </w:r>
      <w:r w:rsidRPr="008D1273">
        <w:rPr>
          <w:rStyle w:val="ItalicsPACKT"/>
        </w:rPr>
        <w:t>step 7</w:t>
      </w:r>
      <w:r w:rsidRPr="006773ED">
        <w:t xml:space="preserve">, you </w:t>
      </w:r>
      <w:r w:rsidR="008D1273">
        <w:t xml:space="preserve">import the </w:t>
      </w:r>
      <w:r w:rsidR="008D1273" w:rsidRPr="008D1273">
        <w:rPr>
          <w:rStyle w:val="CodeInTextPACKT"/>
        </w:rPr>
        <w:t>Microsoft.PowerShell</w:t>
      </w:r>
      <w:r w:rsidR="006D7550">
        <w:rPr>
          <w:rStyle w:val="CodeInTextPACKT"/>
        </w:rPr>
        <w:t>.</w:t>
      </w:r>
      <w:r w:rsidR="008D1273" w:rsidRPr="008D1273">
        <w:rPr>
          <w:rStyle w:val="CodeInTextPACKT"/>
        </w:rPr>
        <w:t>Management</w:t>
      </w:r>
      <w:r w:rsidR="008D1273">
        <w:t xml:space="preserve"> module, </w:t>
      </w:r>
      <w:r w:rsidRPr="006773ED">
        <w:t xml:space="preserve">extract the name of the DLL implementing </w:t>
      </w:r>
      <w:r w:rsidR="008D1273">
        <w:t xml:space="preserve">the </w:t>
      </w:r>
      <w:r w:rsidRPr="006773ED">
        <w:t>module</w:t>
      </w:r>
      <w:ins w:id="175" w:author="Safis Editor" w:date="2022-09-15T23:10:00Z">
        <w:r w:rsidR="004547AD">
          <w:t>,</w:t>
        </w:r>
      </w:ins>
      <w:r w:rsidRPr="006773ED">
        <w:t xml:space="preserve"> and </w:t>
      </w:r>
      <w:r w:rsidR="008D1273">
        <w:t>discover its supporting DLL, with output like this:</w:t>
      </w:r>
    </w:p>
    <w:p w14:paraId="02BFE388" w14:textId="268F5962" w:rsidR="006773ED" w:rsidRPr="00DC6325" w:rsidRDefault="006773ED">
      <w:pPr>
        <w:pStyle w:val="FigureCaptionPACKT"/>
        <w:rPr>
          <w:szCs w:val="28"/>
        </w:rPr>
        <w:pPrChange w:id="176" w:author="Safis Editor" w:date="2022-09-15T23:10:00Z">
          <w:pPr>
            <w:pStyle w:val="NormalPACKT"/>
          </w:pPr>
        </w:pPrChange>
      </w:pPr>
      <w:commentRangeStart w:id="177"/>
      <w:r w:rsidRPr="00DC6325">
        <w:rPr>
          <w:szCs w:val="28"/>
        </w:rPr>
        <w:t xml:space="preserve">Figure </w:t>
      </w:r>
      <w:r>
        <w:rPr>
          <w:szCs w:val="28"/>
        </w:rPr>
        <w:t>3</w:t>
      </w:r>
      <w:r w:rsidRPr="00DC6325">
        <w:rPr>
          <w:szCs w:val="28"/>
        </w:rPr>
        <w:t>.</w:t>
      </w:r>
      <w:r w:rsidR="008D1273">
        <w:rPr>
          <w:szCs w:val="28"/>
        </w:rPr>
        <w:t>9</w:t>
      </w:r>
      <w:r w:rsidRPr="00DC6325">
        <w:rPr>
          <w:szCs w:val="28"/>
        </w:rPr>
        <w:t xml:space="preserve">: </w:t>
      </w:r>
      <w:r>
        <w:rPr>
          <w:szCs w:val="28"/>
        </w:rPr>
        <w:t xml:space="preserve">Examining </w:t>
      </w:r>
      <w:r w:rsidR="008D1273">
        <w:rPr>
          <w:szCs w:val="28"/>
        </w:rPr>
        <w:t>a module’s supporting DLL</w:t>
      </w:r>
      <w:commentRangeEnd w:id="177"/>
      <w:r w:rsidR="004547AD">
        <w:rPr>
          <w:rStyle w:val="CommentReference"/>
          <w:rFonts w:ascii="Arial" w:hAnsi="Arial" w:cs="Arial"/>
          <w:bCs/>
          <w:lang w:val="en-US"/>
        </w:rPr>
        <w:commentReference w:id="177"/>
      </w:r>
    </w:p>
    <w:p w14:paraId="16889061" w14:textId="6464DAD8"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9</w:t>
      </w:r>
      <w:r>
        <w:rPr>
          <w:noProof/>
        </w:rPr>
        <w:t>.png</w:t>
      </w:r>
    </w:p>
    <w:p w14:paraId="0C2C6CEF" w14:textId="63B6FA01" w:rsidR="008D1273" w:rsidRDefault="008D1273" w:rsidP="008D1273">
      <w:pPr>
        <w:pStyle w:val="NormalPACKT"/>
      </w:pPr>
      <w:r>
        <w:t xml:space="preserve">In </w:t>
      </w:r>
      <w:r w:rsidRPr="008D1273">
        <w:rPr>
          <w:rStyle w:val="ItalicsPACKT"/>
        </w:rPr>
        <w:t>step 8</w:t>
      </w:r>
      <w:r>
        <w:t xml:space="preserve">, you find the assembly that contains the cmdlets in the </w:t>
      </w:r>
      <w:r>
        <w:rPr>
          <w:rStyle w:val="CodeInTextPACKT"/>
        </w:rPr>
        <w:t>Microsoft.PowerShell.Management</w:t>
      </w:r>
      <w:r>
        <w:t xml:space="preserve"> module, which looks like this:</w:t>
      </w:r>
    </w:p>
    <w:p w14:paraId="7DA1E049" w14:textId="58A27EC6" w:rsidR="008D1273" w:rsidRDefault="00EF6D5E" w:rsidP="00EF6D5E">
      <w:pPr>
        <w:pStyle w:val="FigurePACKT"/>
      </w:pPr>
      <w:r>
        <w:rPr>
          <w:noProof/>
        </w:rPr>
        <w:drawing>
          <wp:inline distT="0" distB="0" distL="0" distR="0" wp14:anchorId="6CE65907" wp14:editId="283A1165">
            <wp:extent cx="3442867" cy="679724"/>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0838" cy="681298"/>
                    </a:xfrm>
                    <a:prstGeom prst="rect">
                      <a:avLst/>
                    </a:prstGeom>
                  </pic:spPr>
                </pic:pic>
              </a:graphicData>
            </a:graphic>
          </wp:inline>
        </w:drawing>
      </w:r>
    </w:p>
    <w:p w14:paraId="537B9C7A" w14:textId="3663FB07" w:rsidR="008D1273" w:rsidRPr="00DC6325" w:rsidRDefault="008D1273" w:rsidP="00177FA6">
      <w:pPr>
        <w:pStyle w:val="FigureCaptionPACKT"/>
        <w:rPr>
          <w:szCs w:val="28"/>
        </w:rPr>
      </w:pPr>
      <w:r w:rsidRPr="00DC6325">
        <w:rPr>
          <w:szCs w:val="28"/>
        </w:rPr>
        <w:t xml:space="preserve">Figure </w:t>
      </w:r>
      <w:r>
        <w:rPr>
          <w:szCs w:val="28"/>
        </w:rPr>
        <w:t>3</w:t>
      </w:r>
      <w:r w:rsidRPr="00DC6325">
        <w:rPr>
          <w:szCs w:val="28"/>
        </w:rPr>
        <w:t>.</w:t>
      </w:r>
      <w:r>
        <w:rPr>
          <w:szCs w:val="28"/>
        </w:rPr>
        <w:t>10</w:t>
      </w:r>
      <w:r w:rsidRPr="00DC6325">
        <w:rPr>
          <w:szCs w:val="28"/>
        </w:rPr>
        <w:t xml:space="preserve">: </w:t>
      </w:r>
      <w:r>
        <w:rPr>
          <w:szCs w:val="28"/>
        </w:rPr>
        <w:t>Examining a module’s supporting DLL</w:t>
      </w:r>
    </w:p>
    <w:p w14:paraId="482ED44E" w14:textId="7590D320" w:rsidR="008D1273" w:rsidRDefault="008D1273" w:rsidP="008D1273">
      <w:pPr>
        <w:pStyle w:val="LayoutInformationPACKT"/>
        <w:rPr>
          <w:noProof/>
        </w:rPr>
      </w:pPr>
      <w:r>
        <w:t xml:space="preserve">Insert </w:t>
      </w:r>
      <w:r w:rsidRPr="00C41783">
        <w:t>image</w:t>
      </w:r>
      <w:r>
        <w:t xml:space="preserve"> </w:t>
      </w:r>
      <w:r>
        <w:rPr>
          <w:noProof/>
        </w:rPr>
        <w:t>B18878_03</w:t>
      </w:r>
      <w:r w:rsidRPr="00023EAD">
        <w:rPr>
          <w:noProof/>
        </w:rPr>
        <w:t>_</w:t>
      </w:r>
      <w:r>
        <w:rPr>
          <w:noProof/>
        </w:rPr>
        <w:t>10.png</w:t>
      </w:r>
    </w:p>
    <w:p w14:paraId="4694BF4C" w14:textId="3CCA5FEC" w:rsidR="008D1273" w:rsidRDefault="00EF6D5E" w:rsidP="008D1273">
      <w:pPr>
        <w:pStyle w:val="NormalPACKT"/>
      </w:pPr>
      <w:r>
        <w:t xml:space="preserve">In </w:t>
      </w:r>
      <w:r w:rsidRPr="00EF6D5E">
        <w:rPr>
          <w:rStyle w:val="ItalicsPACKT"/>
        </w:rPr>
        <w:t>step 9</w:t>
      </w:r>
      <w:r>
        <w:t xml:space="preserve">, </w:t>
      </w:r>
      <w:r w:rsidRPr="00EF6D5E">
        <w:t xml:space="preserve">you discover the name of the class that implements the </w:t>
      </w:r>
      <w:r w:rsidRPr="00EF6D5E">
        <w:rPr>
          <w:rStyle w:val="CodeInTextPACKT"/>
        </w:rPr>
        <w:t>Add-Content</w:t>
      </w:r>
      <w:r w:rsidRPr="00EF6D5E">
        <w:t xml:space="preserve"> command, which looks like this:</w:t>
      </w:r>
    </w:p>
    <w:p w14:paraId="3ACEBCE6" w14:textId="6856758D" w:rsidR="00EF6D5E" w:rsidRDefault="004064F3" w:rsidP="00EF6D5E">
      <w:pPr>
        <w:pStyle w:val="FigurePACKT"/>
      </w:pPr>
      <w:r>
        <w:rPr>
          <w:noProof/>
        </w:rPr>
        <w:lastRenderedPageBreak/>
        <w:drawing>
          <wp:inline distT="0" distB="0" distL="0" distR="0" wp14:anchorId="6AAA9EA4" wp14:editId="72469B36">
            <wp:extent cx="4665085" cy="15712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677" cy="1573106"/>
                    </a:xfrm>
                    <a:prstGeom prst="rect">
                      <a:avLst/>
                    </a:prstGeom>
                  </pic:spPr>
                </pic:pic>
              </a:graphicData>
            </a:graphic>
          </wp:inline>
        </w:drawing>
      </w:r>
    </w:p>
    <w:p w14:paraId="0F606EC3" w14:textId="768E32CA"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11</w:t>
      </w:r>
      <w:r w:rsidRPr="00DC6325">
        <w:rPr>
          <w:szCs w:val="28"/>
        </w:rPr>
        <w:t xml:space="preserve">: </w:t>
      </w:r>
      <w:r>
        <w:rPr>
          <w:szCs w:val="28"/>
        </w:rPr>
        <w:t>Examining a module’s supporting DLL</w:t>
      </w:r>
    </w:p>
    <w:p w14:paraId="0185DA27" w14:textId="436C6D77"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11.png</w:t>
      </w:r>
    </w:p>
    <w:p w14:paraId="7111723B" w14:textId="694E1516" w:rsidR="00987230" w:rsidRDefault="00987230" w:rsidP="00987230">
      <w:pPr>
        <w:pStyle w:val="Heading2"/>
      </w:pPr>
      <w:r>
        <w:t>There's more...</w:t>
      </w:r>
    </w:p>
    <w:p w14:paraId="71EF7809" w14:textId="2E9E465E" w:rsidR="00EF6D5E" w:rsidRPr="00EF6D5E" w:rsidRDefault="00EF6D5E" w:rsidP="00EF6D5E">
      <w:pPr>
        <w:pStyle w:val="NormalPACKT"/>
        <w:rPr>
          <w:lang w:val="en-GB"/>
        </w:rPr>
      </w:pPr>
      <w:r w:rsidRPr="00EF6D5E">
        <w:rPr>
          <w:lang w:val="en-GB"/>
        </w:rPr>
        <w:t xml:space="preserve">In this recipe, you have seen the .NET assemblies used by PowerShell. These consist of both </w:t>
      </w:r>
      <w:del w:id="178" w:author="Safis Editor" w:date="2022-09-15T22:45:00Z">
        <w:r w:rsidRPr="00EF6D5E" w:rsidDel="00CA010A">
          <w:rPr>
            <w:lang w:val="en-GB"/>
          </w:rPr>
          <w:delText xml:space="preserve">the </w:delText>
        </w:r>
      </w:del>
      <w:r w:rsidRPr="00EF6D5E">
        <w:rPr>
          <w:lang w:val="en-GB"/>
        </w:rPr>
        <w:t>.NET Framework assemblies (i.e.</w:t>
      </w:r>
      <w:r w:rsidR="006D7550">
        <w:rPr>
          <w:lang w:val="en-GB"/>
        </w:rPr>
        <w:t>,</w:t>
      </w:r>
      <w:r w:rsidRPr="00EF6D5E">
        <w:rPr>
          <w:lang w:val="en-GB"/>
        </w:rPr>
        <w:t xml:space="preserve"> the </w:t>
      </w:r>
      <w:del w:id="179" w:author="Safis Editor" w:date="2022-09-15T23:12:00Z">
        <w:r w:rsidDel="004547AD">
          <w:rPr>
            <w:lang w:val="en-GB"/>
          </w:rPr>
          <w:delText>Base Class Libraries</w:delText>
        </w:r>
      </w:del>
      <w:ins w:id="180" w:author="Safis Editor" w:date="2022-09-15T23:12:00Z">
        <w:r w:rsidR="004547AD">
          <w:rPr>
            <w:lang w:val="en-GB"/>
          </w:rPr>
          <w:t>BCLs</w:t>
        </w:r>
      </w:ins>
      <w:r>
        <w:rPr>
          <w:lang w:val="en-GB"/>
        </w:rPr>
        <w:t>) a</w:t>
      </w:r>
      <w:r w:rsidRPr="00EF6D5E">
        <w:rPr>
          <w:lang w:val="en-GB"/>
        </w:rPr>
        <w:t xml:space="preserve">nd the assemblies </w:t>
      </w:r>
      <w:del w:id="181" w:author="Safis Editor" w:date="2022-09-15T23:12:00Z">
        <w:r w:rsidRPr="00EF6D5E" w:rsidDel="004547AD">
          <w:rPr>
            <w:lang w:val="en-GB"/>
          </w:rPr>
          <w:delText xml:space="preserve">which </w:delText>
        </w:r>
      </w:del>
      <w:ins w:id="182" w:author="Safis Editor" w:date="2022-09-15T23:12:00Z">
        <w:r w:rsidR="004547AD">
          <w:rPr>
            <w:lang w:val="en-GB"/>
          </w:rPr>
          <w:t>that</w:t>
        </w:r>
        <w:r w:rsidR="004547AD" w:rsidRPr="00EF6D5E">
          <w:rPr>
            <w:lang w:val="en-GB"/>
          </w:rPr>
          <w:t xml:space="preserve"> </w:t>
        </w:r>
      </w:ins>
      <w:r w:rsidRPr="00EF6D5E">
        <w:rPr>
          <w:lang w:val="en-GB"/>
        </w:rPr>
        <w:t xml:space="preserve">implement PowerShell commands. For example, you find the </w:t>
      </w:r>
      <w:r w:rsidRPr="00EF6D5E">
        <w:rPr>
          <w:rStyle w:val="CodeInTextPACKT"/>
          <w:lang w:val="en-GB"/>
        </w:rPr>
        <w:t>Add-Content</w:t>
      </w:r>
      <w:r w:rsidRPr="00EF6D5E">
        <w:rPr>
          <w:lang w:val="en-GB"/>
        </w:rPr>
        <w:t xml:space="preserve"> cmdlet in the </w:t>
      </w:r>
      <w:r>
        <w:rPr>
          <w:lang w:val="en-GB"/>
        </w:rPr>
        <w:t xml:space="preserve">PowerShell module </w:t>
      </w:r>
      <w:r w:rsidRPr="00EF6D5E">
        <w:rPr>
          <w:rStyle w:val="CodeInTextPACKT"/>
          <w:lang w:val="en-GB"/>
        </w:rPr>
        <w:t>Microsoft.PowerShell.Management</w:t>
      </w:r>
      <w:r w:rsidRPr="00EF6D5E">
        <w:rPr>
          <w:lang w:val="en-GB"/>
        </w:rPr>
        <w:t xml:space="preserve">. </w:t>
      </w:r>
    </w:p>
    <w:p w14:paraId="0ADCEE67" w14:textId="36389C1A" w:rsidR="00EF6D5E" w:rsidRPr="00EF6D5E" w:rsidRDefault="00EF6D5E" w:rsidP="00EF6D5E">
      <w:pPr>
        <w:pStyle w:val="NormalPACKT"/>
        <w:rPr>
          <w:lang w:val="en-GB"/>
        </w:rPr>
      </w:pPr>
      <w:r w:rsidRPr="00EF6D5E">
        <w:rPr>
          <w:lang w:val="en-GB"/>
        </w:rPr>
        <w:t xml:space="preserve">In </w:t>
      </w:r>
      <w:r w:rsidRPr="00EF6D5E">
        <w:rPr>
          <w:rStyle w:val="ItalicsPACKT"/>
          <w:lang w:val="en-GB"/>
        </w:rPr>
        <w:t>step 1</w:t>
      </w:r>
      <w:r w:rsidRPr="00EF6D5E">
        <w:rPr>
          <w:lang w:val="en-GB"/>
        </w:rPr>
        <w:t xml:space="preserve">, you use the </w:t>
      </w:r>
      <w:proofErr w:type="spellStart"/>
      <w:r w:rsidRPr="00521ADF">
        <w:rPr>
          <w:rStyle w:val="CodeInTextPACKT"/>
          <w:lang w:val="en-GB"/>
        </w:rPr>
        <w:t>GetAssemblies</w:t>
      </w:r>
      <w:proofErr w:type="spellEnd"/>
      <w:r w:rsidRPr="00521ADF">
        <w:rPr>
          <w:rStyle w:val="CodeInTextPACKT"/>
          <w:lang w:val="en-GB"/>
        </w:rPr>
        <w:t>()</w:t>
      </w:r>
      <w:r w:rsidRPr="00EF6D5E">
        <w:rPr>
          <w:lang w:val="en-GB"/>
        </w:rPr>
        <w:t xml:space="preserve"> </w:t>
      </w:r>
      <w:r w:rsidR="00521ADF">
        <w:rPr>
          <w:lang w:val="en-GB"/>
        </w:rPr>
        <w:t xml:space="preserve">static </w:t>
      </w:r>
      <w:r w:rsidRPr="00EF6D5E">
        <w:rPr>
          <w:lang w:val="en-GB"/>
        </w:rPr>
        <w:t>method to return all the assemblies currently loaded by PowerShell 7.</w:t>
      </w:r>
      <w:r w:rsidR="00521ADF">
        <w:rPr>
          <w:lang w:val="en-GB"/>
        </w:rPr>
        <w:t>2</w:t>
      </w:r>
      <w:r w:rsidRPr="00EF6D5E">
        <w:rPr>
          <w:lang w:val="en-GB"/>
        </w:rPr>
        <w:t xml:space="preserve">. As you can see, the syntax is different from calling PowerShell cmdlets. </w:t>
      </w:r>
    </w:p>
    <w:p w14:paraId="58B2A614" w14:textId="63DCF44C" w:rsidR="00EF6D5E" w:rsidRPr="00EF6D5E" w:rsidRDefault="00EF6D5E" w:rsidP="00EF6D5E">
      <w:pPr>
        <w:pStyle w:val="NormalPACKT"/>
        <w:rPr>
          <w:lang w:val="en-GB"/>
        </w:rPr>
      </w:pPr>
      <w:r w:rsidRPr="00EF6D5E">
        <w:rPr>
          <w:lang w:val="en-GB"/>
        </w:rPr>
        <w:t xml:space="preserve">In </w:t>
      </w:r>
      <w:r w:rsidRPr="00521ADF">
        <w:rPr>
          <w:rStyle w:val="ItalicsPACKT"/>
          <w:lang w:val="en-GB"/>
        </w:rPr>
        <w:t>step</w:t>
      </w:r>
      <w:r w:rsidR="006D7550">
        <w:rPr>
          <w:rStyle w:val="ItalicsPACKT"/>
          <w:lang w:val="en-GB"/>
        </w:rPr>
        <w:t>s</w:t>
      </w:r>
      <w:r w:rsidRPr="00521ADF">
        <w:rPr>
          <w:rStyle w:val="ItalicsPACKT"/>
          <w:lang w:val="en-GB"/>
        </w:rPr>
        <w:t xml:space="preserve"> 3</w:t>
      </w:r>
      <w:r w:rsidRPr="00EF6D5E">
        <w:rPr>
          <w:lang w:val="en-GB"/>
        </w:rPr>
        <w:t xml:space="preserve"> and </w:t>
      </w:r>
      <w:r w:rsidRPr="00521ADF">
        <w:rPr>
          <w:rStyle w:val="ItalicsPACKT"/>
          <w:lang w:val="en-GB"/>
        </w:rPr>
        <w:t>step 4</w:t>
      </w:r>
      <w:r w:rsidRPr="00EF6D5E">
        <w:rPr>
          <w:lang w:val="en-GB"/>
        </w:rPr>
        <w:t xml:space="preserve">, you obtain and view the assemblies loaded by Windows PowerShell 5.1. As you can see, </w:t>
      </w:r>
      <w:r w:rsidR="006D7550">
        <w:rPr>
          <w:lang w:val="en-GB"/>
        </w:rPr>
        <w:t xml:space="preserve">Windows PowerShell and PowerShell 7.2 load </w:t>
      </w:r>
      <w:r w:rsidRPr="00EF6D5E">
        <w:rPr>
          <w:lang w:val="en-GB"/>
        </w:rPr>
        <w:t>different assemblies.</w:t>
      </w:r>
    </w:p>
    <w:p w14:paraId="51E3AB82" w14:textId="20AA77EC" w:rsidR="000474EF" w:rsidRDefault="00EF6D5E" w:rsidP="000474EF">
      <w:pPr>
        <w:pStyle w:val="NormalPACKT"/>
        <w:rPr>
          <w:lang w:val="en-GB"/>
        </w:rPr>
      </w:pPr>
      <w:r w:rsidRPr="00EF6D5E">
        <w:rPr>
          <w:lang w:val="en-GB"/>
        </w:rPr>
        <w:t xml:space="preserve">In </w:t>
      </w:r>
      <w:r w:rsidRPr="00521ADF">
        <w:rPr>
          <w:rStyle w:val="ItalicsPACKT"/>
          <w:lang w:val="en-GB"/>
        </w:rPr>
        <w:t>step 6</w:t>
      </w:r>
      <w:r w:rsidRPr="00EF6D5E">
        <w:rPr>
          <w:lang w:val="en-GB"/>
        </w:rPr>
        <w:t xml:space="preserve">, you view the first 20 lines of the module manifest for the </w:t>
      </w:r>
      <w:r w:rsidRPr="00521ADF">
        <w:rPr>
          <w:rStyle w:val="CodeInTextPACKT"/>
          <w:lang w:val="en-GB"/>
        </w:rPr>
        <w:t>Microsoft.PowerShell.Management</w:t>
      </w:r>
      <w:r w:rsidRPr="00EF6D5E">
        <w:rPr>
          <w:lang w:val="en-GB"/>
        </w:rPr>
        <w:t xml:space="preserve"> module. The output cuts off the complete list of cmdlets exported by the module and the long digital signature for the module manifest. </w:t>
      </w:r>
      <w:r w:rsidR="000474EF">
        <w:rPr>
          <w:lang w:val="en-GB"/>
        </w:rPr>
        <w:t xml:space="preserve">In the output, you can </w:t>
      </w:r>
      <w:r w:rsidRPr="00EF6D5E">
        <w:rPr>
          <w:lang w:val="en-GB"/>
        </w:rPr>
        <w:t>see that the</w:t>
      </w:r>
      <w:r w:rsidR="000474EF" w:rsidRPr="004547AD">
        <w:rPr>
          <w:rPrChange w:id="183" w:author="Safis Editor" w:date="2022-09-15T23:12:00Z">
            <w:rPr>
              <w:rStyle w:val="CodeInTextPACKT"/>
              <w:lang w:val="en-GB"/>
            </w:rPr>
          </w:rPrChange>
        </w:rPr>
        <w:t xml:space="preserve"> </w:t>
      </w:r>
      <w:r w:rsidR="000474EF" w:rsidRPr="00521ADF">
        <w:rPr>
          <w:rStyle w:val="CodeInTextPACKT"/>
          <w:lang w:val="en-GB"/>
        </w:rPr>
        <w:t>Microsoft.PowerShell.Management.dll</w:t>
      </w:r>
      <w:r w:rsidR="000474EF" w:rsidRPr="000474EF">
        <w:t xml:space="preserve"> contains the </w:t>
      </w:r>
      <w:r w:rsidR="000474EF">
        <w:rPr>
          <w:rStyle w:val="CodeInTextPACKT"/>
          <w:lang w:val="en-GB"/>
        </w:rPr>
        <w:t>Add-Content</w:t>
      </w:r>
      <w:r w:rsidRPr="00EF6D5E">
        <w:rPr>
          <w:lang w:val="en-GB"/>
        </w:rPr>
        <w:t xml:space="preserve"> command</w:t>
      </w:r>
      <w:r w:rsidR="000474EF">
        <w:rPr>
          <w:lang w:val="en-GB"/>
        </w:rPr>
        <w:t>.</w:t>
      </w:r>
      <w:r w:rsidRPr="00EF6D5E">
        <w:rPr>
          <w:lang w:val="en-GB"/>
        </w:rPr>
        <w:t xml:space="preserve"> </w:t>
      </w:r>
    </w:p>
    <w:p w14:paraId="738BE6D3" w14:textId="65457CBA" w:rsidR="00EF6D5E" w:rsidRPr="00EF6D5E" w:rsidRDefault="00EF6D5E" w:rsidP="00EF6D5E">
      <w:pPr>
        <w:pStyle w:val="NormalPACKT"/>
        <w:rPr>
          <w:lang w:val="en-GB"/>
        </w:rPr>
      </w:pPr>
      <w:r w:rsidRPr="00EF6D5E">
        <w:rPr>
          <w:lang w:val="en-GB"/>
        </w:rPr>
        <w:t xml:space="preserve">In </w:t>
      </w:r>
      <w:r w:rsidRPr="00521ADF">
        <w:rPr>
          <w:rStyle w:val="ItalicsPACKT"/>
          <w:lang w:val="en-GB"/>
        </w:rPr>
        <w:t>step 7</w:t>
      </w:r>
      <w:r w:rsidRPr="00EF6D5E">
        <w:rPr>
          <w:lang w:val="en-GB"/>
        </w:rPr>
        <w:t>, you discover the DLL</w:t>
      </w:r>
      <w:r w:rsidR="000474EF">
        <w:rPr>
          <w:lang w:val="en-GB"/>
        </w:rPr>
        <w:t>,</w:t>
      </w:r>
      <w:r w:rsidRPr="00EF6D5E">
        <w:rPr>
          <w:lang w:val="en-GB"/>
        </w:rPr>
        <w:t xml:space="preserve"> which implements</w:t>
      </w:r>
      <w:r w:rsidR="000474EF">
        <w:rPr>
          <w:lang w:val="en-GB"/>
        </w:rPr>
        <w:t xml:space="preserve">, among others, </w:t>
      </w:r>
      <w:r w:rsidRPr="00EF6D5E">
        <w:rPr>
          <w:lang w:val="en-GB"/>
        </w:rPr>
        <w:t xml:space="preserve">the </w:t>
      </w:r>
      <w:r w:rsidRPr="00521ADF">
        <w:rPr>
          <w:rStyle w:val="CodeInTextPACKT"/>
          <w:lang w:val="en-GB"/>
        </w:rPr>
        <w:t>Add-Content</w:t>
      </w:r>
      <w:r w:rsidRPr="00EF6D5E">
        <w:rPr>
          <w:lang w:val="en-GB"/>
        </w:rPr>
        <w:t xml:space="preserve"> cmdlet</w:t>
      </w:r>
      <w:r w:rsidR="000474EF">
        <w:rPr>
          <w:lang w:val="en-GB"/>
        </w:rPr>
        <w:t>,</w:t>
      </w:r>
      <w:r w:rsidRPr="00EF6D5E">
        <w:rPr>
          <w:lang w:val="en-GB"/>
        </w:rPr>
        <w:t xml:space="preserve"> and in </w:t>
      </w:r>
      <w:r w:rsidRPr="00521ADF">
        <w:rPr>
          <w:rStyle w:val="ItalicsPACKT"/>
          <w:lang w:val="en-GB"/>
        </w:rPr>
        <w:t>step 8</w:t>
      </w:r>
      <w:r w:rsidRPr="00EF6D5E">
        <w:rPr>
          <w:lang w:val="en-GB"/>
        </w:rPr>
        <w:t xml:space="preserve">, you can see that the assembly is loaded. In </w:t>
      </w:r>
      <w:r w:rsidRPr="00521ADF">
        <w:rPr>
          <w:rStyle w:val="ItalicsPACKT"/>
          <w:lang w:val="en-GB"/>
        </w:rPr>
        <w:t>step 9</w:t>
      </w:r>
      <w:r w:rsidRPr="00EF6D5E">
        <w:rPr>
          <w:lang w:val="en-GB"/>
        </w:rPr>
        <w:t xml:space="preserve">, you can discover that the </w:t>
      </w:r>
      <w:r w:rsidRPr="00521ADF">
        <w:rPr>
          <w:rStyle w:val="CodeInTextPACKT"/>
          <w:lang w:val="en-GB"/>
        </w:rPr>
        <w:t>Add-Content</w:t>
      </w:r>
      <w:r w:rsidRPr="00EF6D5E">
        <w:rPr>
          <w:lang w:val="en-GB"/>
        </w:rPr>
        <w:t xml:space="preserve"> </w:t>
      </w:r>
      <w:r w:rsidR="00521ADF">
        <w:rPr>
          <w:lang w:val="en-GB"/>
        </w:rPr>
        <w:t>PowerShell cmdlet is</w:t>
      </w:r>
      <w:r w:rsidRPr="00EF6D5E">
        <w:rPr>
          <w:lang w:val="en-GB"/>
        </w:rPr>
        <w:t xml:space="preserve"> implemented by the </w:t>
      </w:r>
      <w:r w:rsidRPr="00521ADF">
        <w:rPr>
          <w:rStyle w:val="CodeInTextPACKT"/>
          <w:lang w:val="en-GB"/>
        </w:rPr>
        <w:t>AddContentCommand</w:t>
      </w:r>
      <w:r w:rsidRPr="00EF6D5E">
        <w:rPr>
          <w:lang w:val="en-GB"/>
        </w:rPr>
        <w:t xml:space="preserve"> class within the Assembly’s DLL. For the curious, navigate to </w:t>
      </w:r>
      <w:r w:rsidRPr="00521ADF">
        <w:rPr>
          <w:rStyle w:val="URLPACKTChar"/>
          <w:lang w:val="en-GB"/>
        </w:rPr>
        <w:t>https://github.com/PowerShell/PowerShell/blob/master/src/Microsoft.PowerShell.Commands.Management/commands/management/AddContentCommand.cs</w:t>
      </w:r>
      <w:r w:rsidRPr="00EF6D5E">
        <w:rPr>
          <w:lang w:val="en-GB"/>
        </w:rPr>
        <w:t>, where you can read the source code for this cmdlet.</w:t>
      </w:r>
    </w:p>
    <w:p w14:paraId="23C62F7C" w14:textId="775712B2" w:rsidR="00936D34" w:rsidRDefault="00936D34" w:rsidP="00936D34">
      <w:pPr>
        <w:pStyle w:val="Heading1"/>
        <w:tabs>
          <w:tab w:val="left" w:pos="0"/>
        </w:tabs>
      </w:pPr>
      <w:r>
        <w:t xml:space="preserve">Exploring .NET </w:t>
      </w:r>
      <w:r w:rsidR="00D34AAC">
        <w:t>Classes</w:t>
      </w:r>
    </w:p>
    <w:p w14:paraId="085A607E" w14:textId="5C65AEED" w:rsidR="00A84B6E" w:rsidRPr="004547AD" w:rsidRDefault="00A84B6E" w:rsidP="00A84B6E">
      <w:pPr>
        <w:pStyle w:val="NormalPACKT"/>
        <w:rPr>
          <w:lang w:val="en-GB"/>
        </w:rPr>
      </w:pPr>
      <w:r w:rsidRPr="00A84B6E">
        <w:rPr>
          <w:lang w:val="en-GB"/>
        </w:rPr>
        <w:t>With .NET, a class defines an object</w:t>
      </w:r>
      <w:r>
        <w:rPr>
          <w:lang w:val="en-GB"/>
        </w:rPr>
        <w:t xml:space="preserve"> in terms of properties, methods, etc</w:t>
      </w:r>
      <w:r w:rsidRPr="00A84B6E">
        <w:rPr>
          <w:lang w:val="en-GB"/>
        </w:rPr>
        <w:t xml:space="preserve">. Objects and object occurrences are fundamental to PowerShell, where cmdlets produce and consume objects. </w:t>
      </w:r>
      <w:r>
        <w:rPr>
          <w:lang w:val="en-GB"/>
        </w:rPr>
        <w:t>T</w:t>
      </w:r>
      <w:r w:rsidRPr="00A84B6E">
        <w:rPr>
          <w:lang w:val="en-GB"/>
        </w:rPr>
        <w:t xml:space="preserve">he </w:t>
      </w:r>
      <w:r w:rsidRPr="00A84B6E">
        <w:rPr>
          <w:rStyle w:val="CodeInTextPACKT"/>
          <w:lang w:val="en-GB"/>
        </w:rPr>
        <w:t>Get-Process</w:t>
      </w:r>
      <w:r w:rsidRPr="00A84B6E">
        <w:rPr>
          <w:lang w:val="en-GB"/>
        </w:rPr>
        <w:t xml:space="preserve"> command returns objects of the </w:t>
      </w:r>
      <w:del w:id="184" w:author="Safis Editor" w:date="2022-09-15T23:13:00Z">
        <w:r w:rsidRPr="00A84B6E" w:rsidDel="004547AD">
          <w:rPr>
            <w:lang w:val="en-GB"/>
          </w:rPr>
          <w:delText xml:space="preserve">class </w:delText>
        </w:r>
      </w:del>
      <w:proofErr w:type="spellStart"/>
      <w:r w:rsidRPr="00A84B6E">
        <w:rPr>
          <w:rStyle w:val="CodeInTextPACKT"/>
          <w:lang w:val="en-GB"/>
        </w:rPr>
        <w:t>System.Diagnostics.Process</w:t>
      </w:r>
      <w:proofErr w:type="spellEnd"/>
      <w:ins w:id="185" w:author="Safis Editor" w:date="2022-09-15T23:13:00Z">
        <w:r w:rsidR="004547AD" w:rsidRPr="004547AD">
          <w:rPr>
            <w:lang w:val="en-GB"/>
          </w:rPr>
          <w:t xml:space="preserve"> </w:t>
        </w:r>
        <w:r w:rsidR="004547AD" w:rsidRPr="00A84B6E">
          <w:rPr>
            <w:lang w:val="en-GB"/>
          </w:rPr>
          <w:t>class</w:t>
        </w:r>
      </w:ins>
      <w:r w:rsidRPr="00A84B6E">
        <w:rPr>
          <w:lang w:val="en-GB"/>
        </w:rPr>
        <w:t xml:space="preserve">. </w:t>
      </w:r>
      <w:r>
        <w:rPr>
          <w:lang w:val="en-GB"/>
        </w:rPr>
        <w:t xml:space="preserve">When you </w:t>
      </w:r>
      <w:r w:rsidRPr="00A84B6E">
        <w:rPr>
          <w:lang w:val="en-GB"/>
        </w:rPr>
        <w:t>use</w:t>
      </w:r>
      <w:r w:rsidRPr="004547AD">
        <w:rPr>
          <w:rPrChange w:id="186" w:author="Safis Editor" w:date="2022-09-15T23:13:00Z">
            <w:rPr>
              <w:rStyle w:val="CodeInTextPACKT"/>
              <w:lang w:val="en-GB"/>
            </w:rPr>
          </w:rPrChange>
        </w:rPr>
        <w:t xml:space="preserve"> </w:t>
      </w:r>
      <w:r w:rsidRPr="00A84B6E">
        <w:rPr>
          <w:rStyle w:val="CodeInTextPACKT"/>
          <w:lang w:val="en-GB"/>
        </w:rPr>
        <w:t>Get-</w:t>
      </w:r>
      <w:proofErr w:type="spellStart"/>
      <w:r w:rsidRPr="00A84B6E">
        <w:rPr>
          <w:rStyle w:val="CodeInTextPACKT"/>
          <w:lang w:val="en-GB"/>
        </w:rPr>
        <w:t>ChildItem</w:t>
      </w:r>
      <w:proofErr w:type="spellEnd"/>
      <w:r w:rsidRPr="00A84B6E">
        <w:rPr>
          <w:lang w:val="en-GB"/>
        </w:rPr>
        <w:t xml:space="preserve"> to return files and folders, the output is a set of objects based on the </w:t>
      </w:r>
      <w:del w:id="187" w:author="Safis Editor" w:date="2022-09-15T23:13:00Z">
        <w:r w:rsidRPr="00A84B6E" w:rsidDel="004547AD">
          <w:rPr>
            <w:lang w:val="en-GB"/>
          </w:rPr>
          <w:delText xml:space="preserve">class </w:delText>
        </w:r>
      </w:del>
      <w:proofErr w:type="spellStart"/>
      <w:r w:rsidRPr="009E1BB1">
        <w:rPr>
          <w:rStyle w:val="CodeInTextPACKT"/>
          <w:lang w:val="en-GB"/>
        </w:rPr>
        <w:t>System.IO.FileInfo</w:t>
      </w:r>
      <w:proofErr w:type="spellEnd"/>
      <w:r w:rsidRPr="00A84B6E">
        <w:rPr>
          <w:lang w:val="en-GB"/>
        </w:rPr>
        <w:t xml:space="preserve"> and </w:t>
      </w:r>
      <w:proofErr w:type="spellStart"/>
      <w:r w:rsidRPr="009E1BB1">
        <w:rPr>
          <w:rStyle w:val="CodeInTextPACKT"/>
          <w:lang w:val="en-GB"/>
        </w:rPr>
        <w:t>System.IO.DirectoryInfo</w:t>
      </w:r>
      <w:proofErr w:type="spellEnd"/>
      <w:del w:id="188" w:author="Safis Editor" w:date="2022-09-15T23:13:00Z">
        <w:r w:rsidRPr="00A84B6E" w:rsidDel="004547AD">
          <w:rPr>
            <w:lang w:val="en-GB"/>
          </w:rPr>
          <w:delText>.</w:delText>
        </w:r>
      </w:del>
      <w:ins w:id="189" w:author="Safis Editor" w:date="2022-09-15T23:13:00Z">
        <w:r w:rsidR="004547AD">
          <w:rPr>
            <w:lang w:val="en-GB"/>
          </w:rPr>
          <w:t xml:space="preserve"> classes.</w:t>
        </w:r>
      </w:ins>
    </w:p>
    <w:p w14:paraId="0E3469DD" w14:textId="434B8D7B" w:rsidR="00A84B6E" w:rsidRPr="00A84B6E" w:rsidRDefault="00A84B6E" w:rsidP="00A84B6E">
      <w:pPr>
        <w:pStyle w:val="NormalPACKT"/>
        <w:rPr>
          <w:lang w:val="en-GB"/>
        </w:rPr>
      </w:pPr>
      <w:r w:rsidRPr="00A84B6E">
        <w:rPr>
          <w:lang w:val="en-GB"/>
        </w:rPr>
        <w:t xml:space="preserve">In most cases, your console activities and scripts </w:t>
      </w:r>
      <w:r w:rsidR="0019101C">
        <w:rPr>
          <w:lang w:val="en-GB"/>
        </w:rPr>
        <w:t>use</w:t>
      </w:r>
      <w:r w:rsidRPr="00A84B6E">
        <w:rPr>
          <w:lang w:val="en-GB"/>
        </w:rPr>
        <w:t xml:space="preserve"> the objects created automatically by PowerShell commands. But you can also use the </w:t>
      </w:r>
      <w:r w:rsidRPr="0019101C">
        <w:rPr>
          <w:rStyle w:val="CodeInTextPACKT"/>
        </w:rPr>
        <w:t>New-Object</w:t>
      </w:r>
      <w:r w:rsidRPr="00A84B6E">
        <w:rPr>
          <w:lang w:val="en-GB"/>
        </w:rPr>
        <w:t xml:space="preserve"> command to create occurrences of any class as necessary. This book shows numerous examples of creating an object using </w:t>
      </w:r>
      <w:r w:rsidRPr="0019101C">
        <w:rPr>
          <w:rStyle w:val="CodeInTextPACKT"/>
        </w:rPr>
        <w:t>New-Object</w:t>
      </w:r>
      <w:r w:rsidRPr="00A84B6E">
        <w:rPr>
          <w:lang w:val="en-GB"/>
        </w:rPr>
        <w:t>.</w:t>
      </w:r>
    </w:p>
    <w:p w14:paraId="0BCDFD95" w14:textId="428ED5D6" w:rsidR="00A84B6E" w:rsidRPr="00A84B6E" w:rsidRDefault="00A84B6E" w:rsidP="00A84B6E">
      <w:pPr>
        <w:pStyle w:val="NormalPACKT"/>
        <w:rPr>
          <w:lang w:val="en-GB"/>
        </w:rPr>
      </w:pPr>
      <w:r w:rsidRPr="00A84B6E">
        <w:rPr>
          <w:lang w:val="en-GB"/>
        </w:rPr>
        <w:t xml:space="preserve">Within .NET, you have two kinds of object definitions: .NET classes and .NET types. A type defines a simple object that lives, at runtime, on your CPU’s stack. Classes, being more complex, live in the global heap. The global heap is a large area of memory </w:t>
      </w:r>
      <w:r w:rsidR="00387689">
        <w:rPr>
          <w:lang w:val="en-GB"/>
        </w:rPr>
        <w:t>that</w:t>
      </w:r>
      <w:r w:rsidRPr="00A84B6E">
        <w:rPr>
          <w:lang w:val="en-GB"/>
        </w:rPr>
        <w:t xml:space="preserve"> .NET uses to hold object occurrences during a PowerShell session. In almost all cases, the difference between type and class is probably not overly relevant to IT </w:t>
      </w:r>
      <w:ins w:id="190" w:author="Safis Editor" w:date="2022-09-15T23:14:00Z">
        <w:r w:rsidR="004547AD">
          <w:rPr>
            <w:lang w:val="en-GB"/>
          </w:rPr>
          <w:t>p</w:t>
        </w:r>
      </w:ins>
      <w:del w:id="191" w:author="Safis Editor" w:date="2022-09-15T23:14:00Z">
        <w:r w:rsidRPr="00A84B6E" w:rsidDel="004547AD">
          <w:rPr>
            <w:lang w:val="en-GB"/>
          </w:rPr>
          <w:delText>P</w:delText>
        </w:r>
      </w:del>
      <w:r w:rsidRPr="00A84B6E">
        <w:rPr>
          <w:lang w:val="en-GB"/>
        </w:rPr>
        <w:t xml:space="preserve">rofessionals using PowerShell. </w:t>
      </w:r>
    </w:p>
    <w:p w14:paraId="7885FCBD" w14:textId="3E3C348A" w:rsidR="00A84B6E" w:rsidRPr="00A84B6E" w:rsidRDefault="00A84B6E" w:rsidP="00A84B6E">
      <w:pPr>
        <w:pStyle w:val="NormalPACKT"/>
        <w:rPr>
          <w:lang w:val="en-GB"/>
        </w:rPr>
      </w:pPr>
      <w:r w:rsidRPr="00A84B6E">
        <w:rPr>
          <w:lang w:val="en-GB"/>
        </w:rPr>
        <w:lastRenderedPageBreak/>
        <w:t xml:space="preserve">After a script or even a part of a script has run, .NET can tidy up the global heap in a process known as garbage collection. The garbage collection process is also not important for IT </w:t>
      </w:r>
      <w:r w:rsidR="0019101C">
        <w:rPr>
          <w:lang w:val="en-GB"/>
        </w:rPr>
        <w:t>professional</w:t>
      </w:r>
      <w:r w:rsidRPr="00A84B6E">
        <w:rPr>
          <w:lang w:val="en-GB"/>
        </w:rPr>
        <w:t>s</w:t>
      </w:r>
      <w:r w:rsidR="0019101C">
        <w:rPr>
          <w:lang w:val="en-GB"/>
        </w:rPr>
        <w:t xml:space="preserve"> (in most cases)</w:t>
      </w:r>
      <w:r w:rsidRPr="00A84B6E">
        <w:rPr>
          <w:lang w:val="en-GB"/>
        </w:rPr>
        <w:t xml:space="preserve">. The scripts you see in this book, for example, are not generally impacted by the garbage collection process, nor are most production scripts. For more information on the garbage collection process in .NET, see </w:t>
      </w:r>
      <w:r w:rsidRPr="004846EF">
        <w:rPr>
          <w:rStyle w:val="URLPACKTChar"/>
          <w:lang w:val="en-GB"/>
        </w:rPr>
        <w:t>https://docs.microsoft.com/dotnet/standard/garbage-collection/</w:t>
      </w:r>
      <w:r w:rsidRPr="00A84B6E">
        <w:rPr>
          <w:lang w:val="en-GB"/>
        </w:rPr>
        <w:t xml:space="preserve">. </w:t>
      </w:r>
    </w:p>
    <w:p w14:paraId="473DE708" w14:textId="542F4113" w:rsidR="00A84B6E" w:rsidRPr="00A84B6E" w:rsidRDefault="00A84B6E" w:rsidP="00A84B6E">
      <w:pPr>
        <w:pStyle w:val="NormalPACKT"/>
        <w:rPr>
          <w:lang w:val="en-GB"/>
        </w:rPr>
      </w:pPr>
      <w:r w:rsidRPr="00A84B6E">
        <w:rPr>
          <w:lang w:val="en-GB"/>
        </w:rPr>
        <w:t xml:space="preserve">There are cases where the GC process can impact performance. For example, the </w:t>
      </w:r>
      <w:proofErr w:type="spellStart"/>
      <w:r w:rsidRPr="00387689">
        <w:rPr>
          <w:rStyle w:val="CodeInTextPACKT"/>
          <w:lang w:val="en-GB"/>
        </w:rPr>
        <w:t>System.Array</w:t>
      </w:r>
      <w:proofErr w:type="spellEnd"/>
      <w:r w:rsidRPr="00A84B6E">
        <w:rPr>
          <w:lang w:val="en-GB"/>
        </w:rPr>
        <w:t xml:space="preserve"> class creates objects of fixed length</w:t>
      </w:r>
      <w:r w:rsidR="004846EF">
        <w:rPr>
          <w:lang w:val="en-GB"/>
        </w:rPr>
        <w:t xml:space="preserve"> within the global heap</w:t>
      </w:r>
      <w:r w:rsidRPr="00A84B6E">
        <w:rPr>
          <w:lang w:val="en-GB"/>
        </w:rPr>
        <w:t xml:space="preserve">. If you add an item to an array, .NET creates a new copy of the array (including the addition) and </w:t>
      </w:r>
      <w:r w:rsidR="004846EF">
        <w:rPr>
          <w:lang w:val="en-GB"/>
        </w:rPr>
        <w:t>marks the old one for removal</w:t>
      </w:r>
      <w:r w:rsidRPr="00A84B6E">
        <w:rPr>
          <w:lang w:val="en-GB"/>
        </w:rPr>
        <w:t>. If you a</w:t>
      </w:r>
      <w:r w:rsidR="000474EF">
        <w:rPr>
          <w:lang w:val="en-GB"/>
        </w:rPr>
        <w:t>dd</w:t>
      </w:r>
      <w:r w:rsidRPr="00A84B6E">
        <w:rPr>
          <w:lang w:val="en-GB"/>
        </w:rPr>
        <w:t xml:space="preserve"> a few items to the array, the performance hit is negligible. But if you are adding millions of occurrences, the performance can suffer significantly. </w:t>
      </w:r>
      <w:r w:rsidR="000474EF">
        <w:rPr>
          <w:lang w:val="en-GB"/>
        </w:rPr>
        <w:t xml:space="preserve">You can use the </w:t>
      </w:r>
      <w:proofErr w:type="spellStart"/>
      <w:r w:rsidR="000474EF" w:rsidRPr="000474EF">
        <w:rPr>
          <w:rStyle w:val="CodeInTextPACKT"/>
        </w:rPr>
        <w:t>ArrayList</w:t>
      </w:r>
      <w:proofErr w:type="spellEnd"/>
      <w:r w:rsidR="000474EF">
        <w:rPr>
          <w:lang w:val="en-GB"/>
        </w:rPr>
        <w:t xml:space="preserve"> class to avoid thi</w:t>
      </w:r>
      <w:r w:rsidRPr="00A84B6E">
        <w:rPr>
          <w:lang w:val="en-GB"/>
        </w:rPr>
        <w:t xml:space="preserve">s, which supports adding/removing items from an array without the performance penalty. For more information on GC and performance, see </w:t>
      </w:r>
      <w:r w:rsidRPr="00CA658B">
        <w:rPr>
          <w:rStyle w:val="URLPACKTChar"/>
        </w:rPr>
        <w:t>https://docs.microsoft.com/en-us/dotnet/standard/garbage-collection/performance</w:t>
      </w:r>
      <w:r w:rsidRPr="00A84B6E">
        <w:rPr>
          <w:lang w:val="en-GB"/>
        </w:rPr>
        <w:t>.</w:t>
      </w:r>
    </w:p>
    <w:p w14:paraId="7ECFC779" w14:textId="4271E4E3" w:rsidR="00A84B6E" w:rsidRPr="00A84B6E" w:rsidRDefault="00A84B6E" w:rsidP="00A84B6E">
      <w:pPr>
        <w:pStyle w:val="NormalPACKT"/>
        <w:rPr>
          <w:lang w:val="en-GB"/>
        </w:rPr>
      </w:pPr>
      <w:r w:rsidRPr="00A84B6E">
        <w:rPr>
          <w:lang w:val="en-GB"/>
        </w:rPr>
        <w:t xml:space="preserve">In .NET, occurrences of every class or type can include members, including </w:t>
      </w:r>
      <w:del w:id="192" w:author="Safis Editor" w:date="2022-09-15T23:14:00Z">
        <w:r w:rsidRPr="00A84B6E" w:rsidDel="00083B64">
          <w:rPr>
            <w:lang w:val="en-GB"/>
          </w:rPr>
          <w:delText>P</w:delText>
        </w:r>
      </w:del>
      <w:ins w:id="193" w:author="Safis Editor" w:date="2022-09-15T23:14:00Z">
        <w:r w:rsidR="00083B64">
          <w:rPr>
            <w:lang w:val="en-GB"/>
          </w:rPr>
          <w:t>p</w:t>
        </w:r>
      </w:ins>
      <w:r w:rsidRPr="00A84B6E">
        <w:rPr>
          <w:lang w:val="en-GB"/>
        </w:rPr>
        <w:t xml:space="preserve">roperties, </w:t>
      </w:r>
      <w:del w:id="194" w:author="Safis Editor" w:date="2022-09-15T23:14:00Z">
        <w:r w:rsidRPr="00A84B6E" w:rsidDel="00083B64">
          <w:rPr>
            <w:lang w:val="en-GB"/>
          </w:rPr>
          <w:delText>M</w:delText>
        </w:r>
      </w:del>
      <w:ins w:id="195" w:author="Safis Editor" w:date="2022-09-15T23:14:00Z">
        <w:r w:rsidR="00083B64">
          <w:rPr>
            <w:lang w:val="en-GB"/>
          </w:rPr>
          <w:t>m</w:t>
        </w:r>
      </w:ins>
      <w:r w:rsidRPr="00A84B6E">
        <w:rPr>
          <w:lang w:val="en-GB"/>
        </w:rPr>
        <w:t xml:space="preserve">ethods, and  </w:t>
      </w:r>
      <w:del w:id="196" w:author="Safis Editor" w:date="2022-09-15T23:14:00Z">
        <w:r w:rsidRPr="00A84B6E" w:rsidDel="00083B64">
          <w:rPr>
            <w:lang w:val="en-GB"/>
          </w:rPr>
          <w:delText>E</w:delText>
        </w:r>
      </w:del>
      <w:ins w:id="197" w:author="Safis Editor" w:date="2022-09-15T23:14:00Z">
        <w:r w:rsidR="00083B64">
          <w:rPr>
            <w:lang w:val="en-GB"/>
          </w:rPr>
          <w:t>e</w:t>
        </w:r>
      </w:ins>
      <w:r w:rsidRPr="00A84B6E">
        <w:rPr>
          <w:lang w:val="en-GB"/>
        </w:rPr>
        <w:t xml:space="preserve">vents. A property is an attribute of an occurrence of a class. An occurrence of the  </w:t>
      </w:r>
      <w:proofErr w:type="spellStart"/>
      <w:r w:rsidRPr="007D202C">
        <w:rPr>
          <w:rStyle w:val="CodeInTextPACKT"/>
          <w:lang w:val="en-GB"/>
        </w:rPr>
        <w:t>System.IO.FileInfo</w:t>
      </w:r>
      <w:proofErr w:type="spellEnd"/>
      <w:r w:rsidRPr="00A84B6E">
        <w:rPr>
          <w:lang w:val="en-GB"/>
        </w:rPr>
        <w:t xml:space="preserve"> object, for example, has a </w:t>
      </w:r>
      <w:r w:rsidRPr="007D202C">
        <w:rPr>
          <w:rStyle w:val="CodeInTextPACKT"/>
          <w:lang w:val="en-GB"/>
        </w:rPr>
        <w:t>FullName</w:t>
      </w:r>
      <w:r w:rsidRPr="00A84B6E">
        <w:rPr>
          <w:lang w:val="en-GB"/>
        </w:rPr>
        <w:t xml:space="preserve"> property. A method is effectively a function you can call </w:t>
      </w:r>
      <w:del w:id="198" w:author="Safis Editor" w:date="2022-09-15T23:15:00Z">
        <w:r w:rsidRPr="00A84B6E" w:rsidDel="00083B64">
          <w:rPr>
            <w:lang w:val="en-GB"/>
          </w:rPr>
          <w:delText xml:space="preserve">which </w:delText>
        </w:r>
      </w:del>
      <w:ins w:id="199" w:author="Safis Editor" w:date="2022-09-15T23:15:00Z">
        <w:r w:rsidR="00083B64">
          <w:rPr>
            <w:lang w:val="en-GB"/>
          </w:rPr>
          <w:t>that</w:t>
        </w:r>
        <w:r w:rsidR="00083B64" w:rsidRPr="00A84B6E">
          <w:rPr>
            <w:lang w:val="en-GB"/>
          </w:rPr>
          <w:t xml:space="preserve"> </w:t>
        </w:r>
      </w:ins>
      <w:r w:rsidRPr="00A84B6E">
        <w:rPr>
          <w:lang w:val="en-GB"/>
        </w:rPr>
        <w:t xml:space="preserve">can do something to an object occurrence. You look at .NET </w:t>
      </w:r>
      <w:ins w:id="200" w:author="Safis Editor" w:date="2022-09-15T23:15:00Z">
        <w:r w:rsidR="00083B64">
          <w:rPr>
            <w:lang w:val="en-GB"/>
          </w:rPr>
          <w:t>m</w:t>
        </w:r>
      </w:ins>
      <w:del w:id="201" w:author="Safis Editor" w:date="2022-09-15T23:15:00Z">
        <w:r w:rsidRPr="00A84B6E" w:rsidDel="00083B64">
          <w:rPr>
            <w:lang w:val="en-GB"/>
          </w:rPr>
          <w:delText>M</w:delText>
        </w:r>
      </w:del>
      <w:r w:rsidRPr="00A84B6E">
        <w:rPr>
          <w:lang w:val="en-GB"/>
        </w:rPr>
        <w:t xml:space="preserve">ethods in </w:t>
      </w:r>
      <w:commentRangeStart w:id="202"/>
      <w:r w:rsidRPr="00A84B6E">
        <w:rPr>
          <w:lang w:val="en-GB"/>
        </w:rPr>
        <w:t>“Leveraging .NET Methods</w:t>
      </w:r>
      <w:r w:rsidR="00BD595D">
        <w:rPr>
          <w:lang w:val="en-GB"/>
        </w:rPr>
        <w:t>.”</w:t>
      </w:r>
      <w:commentRangeEnd w:id="202"/>
      <w:r w:rsidR="00083B64">
        <w:rPr>
          <w:rStyle w:val="CommentReference"/>
          <w:rFonts w:ascii="Arial" w:hAnsi="Arial" w:cs="Arial"/>
          <w:bCs/>
        </w:rPr>
        <w:commentReference w:id="202"/>
      </w:r>
      <w:r w:rsidRPr="00A84B6E">
        <w:rPr>
          <w:lang w:val="en-GB"/>
        </w:rPr>
        <w:t xml:space="preserve"> With .NET, an event </w:t>
      </w:r>
      <w:r w:rsidR="00BD595D">
        <w:rPr>
          <w:lang w:val="en-GB"/>
        </w:rPr>
        <w:t>can happen to an object occurrence, such as</w:t>
      </w:r>
      <w:r w:rsidRPr="00A84B6E">
        <w:rPr>
          <w:lang w:val="en-GB"/>
        </w:rPr>
        <w:t xml:space="preserve"> when </w:t>
      </w:r>
      <w:r w:rsidR="00BD595D">
        <w:rPr>
          <w:lang w:val="en-GB"/>
        </w:rPr>
        <w:t xml:space="preserve">Windows generates </w:t>
      </w:r>
      <w:r w:rsidRPr="00A84B6E">
        <w:rPr>
          <w:lang w:val="en-GB"/>
        </w:rPr>
        <w:t xml:space="preserve">an event when a Windows process </w:t>
      </w:r>
      <w:r w:rsidR="00BD595D">
        <w:rPr>
          <w:lang w:val="en-GB"/>
        </w:rPr>
        <w:t>terminates</w:t>
      </w:r>
      <w:r w:rsidRPr="00A84B6E">
        <w:rPr>
          <w:lang w:val="en-GB"/>
        </w:rPr>
        <w:t xml:space="preserve">. </w:t>
      </w:r>
      <w:r w:rsidR="00BD595D">
        <w:rPr>
          <w:lang w:val="en-GB"/>
        </w:rPr>
        <w:t xml:space="preserve">This book does not cover </w:t>
      </w:r>
      <w:r w:rsidRPr="00A84B6E">
        <w:rPr>
          <w:lang w:val="en-GB"/>
        </w:rPr>
        <w:t>.NET events</w:t>
      </w:r>
      <w:r w:rsidR="00BD595D">
        <w:rPr>
          <w:lang w:val="en-GB"/>
        </w:rPr>
        <w:t>; however,</w:t>
      </w:r>
      <w:r w:rsidRPr="00A84B6E">
        <w:rPr>
          <w:lang w:val="en-GB"/>
        </w:rPr>
        <w:t xml:space="preserve"> </w:t>
      </w:r>
      <w:r w:rsidR="00BD595D">
        <w:rPr>
          <w:lang w:val="en-GB"/>
        </w:rPr>
        <w:t xml:space="preserve">a later chapter in this book discusses </w:t>
      </w:r>
      <w:r w:rsidRPr="00A84B6E">
        <w:rPr>
          <w:lang w:val="en-GB"/>
        </w:rPr>
        <w:t>using WMI events</w:t>
      </w:r>
      <w:r w:rsidR="00BD595D">
        <w:rPr>
          <w:lang w:val="en-GB"/>
        </w:rPr>
        <w:t>.</w:t>
      </w:r>
    </w:p>
    <w:p w14:paraId="04246406" w14:textId="26770D98" w:rsidR="00A84B6E" w:rsidRPr="00A84B6E" w:rsidRDefault="00A84B6E" w:rsidP="00A84B6E">
      <w:pPr>
        <w:pStyle w:val="NormalPACKT"/>
        <w:rPr>
          <w:lang w:val="en-GB"/>
        </w:rPr>
      </w:pPr>
      <w:r w:rsidRPr="00A84B6E">
        <w:rPr>
          <w:lang w:val="en-GB"/>
        </w:rPr>
        <w:t xml:space="preserve">You can quickly determine an object’s class (or type) by piping the output of any cmdlet, or an object,  to the </w:t>
      </w:r>
      <w:r w:rsidRPr="007D202C">
        <w:rPr>
          <w:rStyle w:val="CodeInTextPACKT"/>
          <w:lang w:val="en-GB"/>
        </w:rPr>
        <w:t>Get-Member</w:t>
      </w:r>
      <w:r w:rsidRPr="00A84B6E">
        <w:rPr>
          <w:lang w:val="en-GB"/>
        </w:rPr>
        <w:t xml:space="preserve"> cmdlet. The </w:t>
      </w:r>
      <w:r w:rsidRPr="007D202C">
        <w:rPr>
          <w:rStyle w:val="CodeInTextPACKT"/>
          <w:lang w:val="en-GB"/>
        </w:rPr>
        <w:t>Get-Member</w:t>
      </w:r>
      <w:r w:rsidRPr="00A84B6E">
        <w:rPr>
          <w:lang w:val="en-GB"/>
        </w:rPr>
        <w:t xml:space="preserve"> cmdlet uses a feature of .NET, reflection, to look inside and give you a definitive statement of what that object contains. This feature is invaluable </w:t>
      </w:r>
      <w:ins w:id="203" w:author="Safis Editor" w:date="2022-09-15T23:15:00Z">
        <w:r w:rsidR="00AB1C0A">
          <w:rPr>
            <w:lang w:val="en-GB"/>
          </w:rPr>
          <w:t>–</w:t>
        </w:r>
      </w:ins>
      <w:del w:id="204" w:author="Safis Editor" w:date="2022-09-15T23:15:00Z">
        <w:r w:rsidRPr="00A84B6E" w:rsidDel="00AB1C0A">
          <w:rPr>
            <w:lang w:val="en-GB"/>
          </w:rPr>
          <w:delText>-</w:delText>
        </w:r>
      </w:del>
      <w:r w:rsidRPr="00A84B6E">
        <w:rPr>
          <w:lang w:val="en-GB"/>
        </w:rPr>
        <w:t xml:space="preserve"> instead of guessing where in some piece of string output your script can find the full name of a file, you can discover the </w:t>
      </w:r>
      <w:r w:rsidRPr="007D202C">
        <w:rPr>
          <w:rStyle w:val="CodeInTextPACKT"/>
          <w:lang w:val="en-GB"/>
        </w:rPr>
        <w:t>FullName</w:t>
      </w:r>
      <w:r w:rsidRPr="00A84B6E">
        <w:rPr>
          <w:lang w:val="en-GB"/>
        </w:rPr>
        <w:t xml:space="preserve"> property, a string</w:t>
      </w:r>
      <w:r w:rsidR="00E416FD">
        <w:rPr>
          <w:lang w:val="en-GB"/>
        </w:rPr>
        <w:t>,</w:t>
      </w:r>
      <w:r w:rsidRPr="00A84B6E">
        <w:rPr>
          <w:lang w:val="en-GB"/>
        </w:rPr>
        <w:t xml:space="preserve"> or the </w:t>
      </w:r>
      <w:r w:rsidRPr="007D202C">
        <w:rPr>
          <w:rStyle w:val="CodeInTextPACKT"/>
          <w:lang w:val="en-GB"/>
        </w:rPr>
        <w:t>Length</w:t>
      </w:r>
      <w:r w:rsidRPr="00A84B6E">
        <w:rPr>
          <w:lang w:val="en-GB"/>
        </w:rPr>
        <w:t xml:space="preserve"> property, which is unambiguously an integer. Reflection and the </w:t>
      </w:r>
      <w:r w:rsidRPr="007D202C">
        <w:rPr>
          <w:rStyle w:val="CodeInTextPACKT"/>
          <w:lang w:val="en-GB"/>
        </w:rPr>
        <w:t>Get-Member</w:t>
      </w:r>
      <w:r w:rsidRPr="00A84B6E">
        <w:rPr>
          <w:lang w:val="en-GB"/>
        </w:rPr>
        <w:t xml:space="preserve"> cmdlet help you to discover the properties and other members of a given object.</w:t>
      </w:r>
    </w:p>
    <w:p w14:paraId="031DDF6C" w14:textId="13C5A708" w:rsidR="00A84B6E" w:rsidRPr="00A84B6E" w:rsidRDefault="007D202C" w:rsidP="00A84B6E">
      <w:pPr>
        <w:pStyle w:val="NormalPACKT"/>
        <w:rPr>
          <w:lang w:val="en-GB"/>
        </w:rPr>
      </w:pPr>
      <w:r>
        <w:rPr>
          <w:lang w:val="en-GB"/>
        </w:rPr>
        <w:t xml:space="preserve">As mentioned earlier, </w:t>
      </w:r>
      <w:r w:rsidR="00A84B6E" w:rsidRPr="00A84B6E">
        <w:rPr>
          <w:lang w:val="en-GB"/>
        </w:rPr>
        <w:t xml:space="preserve">.NET classes can have static properties and static methods. Static properties/methods are aspects of the class of a whole as opposed to a specific class instance. A static property is a fixed constant value, such as the maximum and minimum values for a 32-bit signed integer or the value of Pi. A static method is independent of any specific instance. For example, the </w:t>
      </w:r>
      <w:r w:rsidR="00A84B6E" w:rsidRPr="007D202C">
        <w:rPr>
          <w:rStyle w:val="CodeInTextPACKT"/>
          <w:lang w:val="en-GB"/>
        </w:rPr>
        <w:t>Parse()</w:t>
      </w:r>
      <w:r w:rsidR="00A84B6E" w:rsidRPr="00A84B6E">
        <w:rPr>
          <w:lang w:val="en-GB"/>
        </w:rPr>
        <w:t xml:space="preserve"> method of the </w:t>
      </w:r>
      <w:r w:rsidR="00A84B6E" w:rsidRPr="007D202C">
        <w:rPr>
          <w:rStyle w:val="CodeInTextPACKT"/>
          <w:lang w:val="en-GB"/>
        </w:rPr>
        <w:t>INT32</w:t>
      </w:r>
      <w:r w:rsidR="00A84B6E" w:rsidRPr="00A84B6E">
        <w:rPr>
          <w:lang w:val="en-GB"/>
        </w:rPr>
        <w:t xml:space="preserve"> class can parse a string to ensure it is a value 32-bit signed integer. In most cases, you use static methods to create object instances or do something related to the class, such as parsing a string to determine if it is a valid 32-bit integer.</w:t>
      </w:r>
    </w:p>
    <w:p w14:paraId="62752B7A" w14:textId="584A9144" w:rsidR="00A84B6E" w:rsidRPr="00A84B6E" w:rsidRDefault="009366D5" w:rsidP="00A84B6E">
      <w:pPr>
        <w:pStyle w:val="NormalPACKT"/>
        <w:rPr>
          <w:lang w:val="en-GB"/>
        </w:rPr>
      </w:pPr>
      <w:r>
        <w:rPr>
          <w:lang w:val="en-GB"/>
        </w:rPr>
        <w:t>This recipe looks</w:t>
      </w:r>
      <w:r w:rsidR="00A84B6E" w:rsidRPr="00A84B6E">
        <w:rPr>
          <w:lang w:val="en-GB"/>
        </w:rPr>
        <w:t xml:space="preserve"> at some everyday objects created automatically by PowerShell. </w:t>
      </w:r>
      <w:r>
        <w:rPr>
          <w:lang w:val="en-GB"/>
        </w:rPr>
        <w:t xml:space="preserve">The recipe also </w:t>
      </w:r>
      <w:r w:rsidR="00A84B6E" w:rsidRPr="00A84B6E">
        <w:rPr>
          <w:lang w:val="en-GB"/>
        </w:rPr>
        <w:t>examine</w:t>
      </w:r>
      <w:r>
        <w:rPr>
          <w:lang w:val="en-GB"/>
        </w:rPr>
        <w:t>s</w:t>
      </w:r>
      <w:r w:rsidR="00A84B6E" w:rsidRPr="00A84B6E">
        <w:rPr>
          <w:lang w:val="en-GB"/>
        </w:rPr>
        <w:t xml:space="preserve"> the static fields of the [Int] .NET class.</w:t>
      </w:r>
    </w:p>
    <w:p w14:paraId="0518748D" w14:textId="77777777" w:rsidR="00936D34" w:rsidRDefault="00936D34" w:rsidP="00936D34">
      <w:pPr>
        <w:pStyle w:val="Heading2"/>
        <w:tabs>
          <w:tab w:val="left" w:pos="0"/>
        </w:tabs>
      </w:pPr>
      <w:r>
        <w:t>Getting ready</w:t>
      </w:r>
    </w:p>
    <w:p w14:paraId="163C0A29" w14:textId="77777777" w:rsidR="00936D34" w:rsidRPr="009D0F10" w:rsidRDefault="00936D34" w:rsidP="00936D34">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85E7E92" w14:textId="018F0083" w:rsidR="00936D34" w:rsidRDefault="00936D34" w:rsidP="00936D34">
      <w:pPr>
        <w:pStyle w:val="Heading2"/>
        <w:tabs>
          <w:tab w:val="left" w:pos="0"/>
        </w:tabs>
      </w:pPr>
      <w:r>
        <w:t>How to do it...</w:t>
      </w:r>
    </w:p>
    <w:p w14:paraId="7F83E9A9" w14:textId="2EBF96D1" w:rsidR="00830EFC" w:rsidRPr="00830EFC" w:rsidRDefault="00830EFC" w:rsidP="00212135">
      <w:pPr>
        <w:pStyle w:val="NumberedBulletPACKT"/>
        <w:numPr>
          <w:ilvl w:val="0"/>
          <w:numId w:val="12"/>
        </w:numPr>
        <w:rPr>
          <w:color w:val="000000"/>
          <w:lang w:val="en-GB" w:eastAsia="en-GB"/>
        </w:rPr>
      </w:pPr>
      <w:r w:rsidRPr="00830EFC">
        <w:rPr>
          <w:lang w:val="en-GB" w:eastAsia="en-GB"/>
        </w:rPr>
        <w:t xml:space="preserve">Creating a </w:t>
      </w:r>
      <w:proofErr w:type="spellStart"/>
      <w:r w:rsidR="004D5500" w:rsidRPr="00830EFC">
        <w:rPr>
          <w:rStyle w:val="CodeInTextPACKT"/>
          <w:lang w:val="en-GB" w:eastAsia="en-GB"/>
        </w:rPr>
        <w:t>File</w:t>
      </w:r>
      <w:r w:rsidR="004D5500">
        <w:rPr>
          <w:rStyle w:val="CodeInTextPACKT"/>
          <w:lang w:val="en-GB" w:eastAsia="en-GB"/>
        </w:rPr>
        <w:t>I</w:t>
      </w:r>
      <w:r w:rsidR="004D5500" w:rsidRPr="00830EFC">
        <w:rPr>
          <w:rStyle w:val="CodeInTextPACKT"/>
          <w:lang w:val="en-GB" w:eastAsia="en-GB"/>
        </w:rPr>
        <w:t>nfo</w:t>
      </w:r>
      <w:proofErr w:type="spellEnd"/>
      <w:r w:rsidR="004D5500" w:rsidRPr="00830EFC">
        <w:rPr>
          <w:lang w:val="en-GB" w:eastAsia="en-GB"/>
        </w:rPr>
        <w:t xml:space="preserve"> </w:t>
      </w:r>
      <w:r w:rsidRPr="00830EFC">
        <w:rPr>
          <w:lang w:val="en-GB" w:eastAsia="en-GB"/>
        </w:rPr>
        <w:t>object</w:t>
      </w:r>
      <w:ins w:id="205" w:author="Safis Editor" w:date="2022-09-15T23:16:00Z">
        <w:r w:rsidR="00AB1C0A">
          <w:rPr>
            <w:lang w:val="en-GB" w:eastAsia="en-GB"/>
          </w:rPr>
          <w:t>:</w:t>
        </w:r>
      </w:ins>
    </w:p>
    <w:p w14:paraId="02EF5C1A" w14:textId="77777777" w:rsidR="00830EFC" w:rsidRPr="00830EFC" w:rsidRDefault="00830EFC" w:rsidP="00C43EA7">
      <w:pPr>
        <w:pStyle w:val="CodePACKT"/>
      </w:pPr>
    </w:p>
    <w:p w14:paraId="02A7E8DE" w14:textId="7021EF66" w:rsidR="00830EFC" w:rsidRPr="00830EFC" w:rsidRDefault="00830EFC" w:rsidP="00C43EA7">
      <w:pPr>
        <w:pStyle w:val="CodePACKT"/>
      </w:pPr>
      <w:commentRangeStart w:id="206"/>
      <w:commentRangeStart w:id="207"/>
      <w:commentRangeStart w:id="208"/>
      <w:commentRangeStart w:id="209"/>
      <w:r w:rsidRPr="00830EFC">
        <w:t>$</w:t>
      </w:r>
      <w:commentRangeEnd w:id="206"/>
      <w:r w:rsidR="004064F3" w:rsidRPr="00830EFC">
        <w:t>F</w:t>
      </w:r>
      <w:r w:rsidR="004064F3">
        <w:t>ile</w:t>
      </w:r>
      <w:r w:rsidR="004064F3" w:rsidRPr="00830EFC">
        <w:t xml:space="preserve"> </w:t>
      </w:r>
      <w:r w:rsidR="00304AEA">
        <w:rPr>
          <w:rStyle w:val="CommentReference"/>
          <w:rFonts w:ascii="Palatino" w:hAnsi="Palatino"/>
          <w:lang w:eastAsia="en-US"/>
        </w:rPr>
        <w:commentReference w:id="206"/>
      </w:r>
      <w:commentRangeEnd w:id="207"/>
      <w:r w:rsidR="004064F3">
        <w:rPr>
          <w:rStyle w:val="CommentReference"/>
          <w:rFonts w:ascii="Arial" w:hAnsi="Arial" w:cs="Arial"/>
          <w:bCs/>
          <w:lang w:val="en-US" w:eastAsia="en-US"/>
        </w:rPr>
        <w:commentReference w:id="207"/>
      </w:r>
      <w:commentRangeEnd w:id="208"/>
      <w:r w:rsidR="004064F3">
        <w:rPr>
          <w:rStyle w:val="CommentReference"/>
          <w:rFonts w:ascii="Arial" w:hAnsi="Arial" w:cs="Arial"/>
          <w:bCs/>
          <w:lang w:val="en-US" w:eastAsia="en-US"/>
        </w:rPr>
        <w:commentReference w:id="208"/>
      </w:r>
      <w:commentRangeEnd w:id="209"/>
      <w:r w:rsidR="004064F3">
        <w:rPr>
          <w:rStyle w:val="CommentReference"/>
          <w:rFonts w:ascii="Arial" w:hAnsi="Arial" w:cs="Arial"/>
          <w:bCs/>
          <w:lang w:val="en-US" w:eastAsia="en-US"/>
        </w:rPr>
        <w:commentReference w:id="209"/>
      </w:r>
      <w:r w:rsidRPr="00830EFC">
        <w:t>= Get-</w:t>
      </w:r>
      <w:proofErr w:type="spellStart"/>
      <w:r w:rsidRPr="00830EFC">
        <w:t>ChildItem</w:t>
      </w:r>
      <w:proofErr w:type="spellEnd"/>
      <w:r w:rsidRPr="00830EFC">
        <w:t xml:space="preserve"> -Path $PSHOME\pwsh.exe</w:t>
      </w:r>
    </w:p>
    <w:p w14:paraId="7E9D327C" w14:textId="06A4E227" w:rsidR="00830EFC" w:rsidRPr="00830EFC" w:rsidRDefault="00830EFC" w:rsidP="00C43EA7">
      <w:pPr>
        <w:pStyle w:val="CodePACKT"/>
      </w:pPr>
      <w:r w:rsidRPr="00830EFC">
        <w:t>$</w:t>
      </w:r>
      <w:r w:rsidR="004064F3" w:rsidRPr="00830EFC">
        <w:t>F</w:t>
      </w:r>
      <w:r w:rsidR="004064F3">
        <w:t>ile</w:t>
      </w:r>
    </w:p>
    <w:p w14:paraId="6FA6B4D5" w14:textId="77777777" w:rsidR="00830EFC" w:rsidRPr="00830EFC" w:rsidRDefault="00830EFC" w:rsidP="00C43EA7">
      <w:pPr>
        <w:pStyle w:val="CodePACKT"/>
      </w:pPr>
    </w:p>
    <w:p w14:paraId="697454F9" w14:textId="7CB9B2D2" w:rsidR="00830EFC" w:rsidRPr="00830EFC" w:rsidRDefault="00830EFC" w:rsidP="00830EFC">
      <w:pPr>
        <w:pStyle w:val="NumberedBulletPACKT"/>
        <w:rPr>
          <w:color w:val="000000"/>
          <w:lang w:val="en-GB" w:eastAsia="en-GB"/>
        </w:rPr>
      </w:pPr>
      <w:r w:rsidRPr="00830EFC">
        <w:rPr>
          <w:lang w:val="en-GB" w:eastAsia="en-GB"/>
        </w:rPr>
        <w:t>Discovering the underlying class</w:t>
      </w:r>
      <w:ins w:id="210" w:author="Safis Editor" w:date="2022-09-15T23:16:00Z">
        <w:r w:rsidR="00AB1C0A">
          <w:rPr>
            <w:lang w:val="en-GB" w:eastAsia="en-GB"/>
          </w:rPr>
          <w:t>:</w:t>
        </w:r>
      </w:ins>
    </w:p>
    <w:p w14:paraId="4ED8E73F" w14:textId="77777777" w:rsidR="00830EFC" w:rsidRPr="00830EFC" w:rsidRDefault="00830EFC" w:rsidP="00C43EA7">
      <w:pPr>
        <w:pStyle w:val="CodePACKT"/>
      </w:pPr>
    </w:p>
    <w:p w14:paraId="2EECCF91" w14:textId="42817F9F" w:rsidR="00830EFC" w:rsidRPr="00830EFC" w:rsidRDefault="00830EFC" w:rsidP="00C43EA7">
      <w:pPr>
        <w:pStyle w:val="CodePACKT"/>
      </w:pPr>
      <w:r w:rsidRPr="00830EFC">
        <w:t>$</w:t>
      </w:r>
      <w:r w:rsidR="004064F3" w:rsidRPr="00830EFC">
        <w:t>T</w:t>
      </w:r>
      <w:r w:rsidR="004064F3">
        <w:t>ype</w:t>
      </w:r>
      <w:r w:rsidR="004064F3" w:rsidRPr="00830EFC">
        <w:t xml:space="preserve"> </w:t>
      </w:r>
      <w:r w:rsidRPr="00830EFC">
        <w:t>= $</w:t>
      </w:r>
      <w:proofErr w:type="spellStart"/>
      <w:r w:rsidR="004064F3" w:rsidRPr="00830EFC">
        <w:t>F</w:t>
      </w:r>
      <w:r w:rsidR="004064F3">
        <w:t>ile</w:t>
      </w:r>
      <w:r w:rsidRPr="00830EFC">
        <w:t>.GetType</w:t>
      </w:r>
      <w:proofErr w:type="spellEnd"/>
      <w:r w:rsidRPr="00830EFC">
        <w:t>().</w:t>
      </w:r>
      <w:proofErr w:type="spellStart"/>
      <w:r w:rsidRPr="00830EFC">
        <w:t>FullName</w:t>
      </w:r>
      <w:proofErr w:type="spellEnd"/>
    </w:p>
    <w:p w14:paraId="4DE3B1DC" w14:textId="17BAA0BE" w:rsidR="00830EFC" w:rsidRPr="00830EFC" w:rsidRDefault="00830EFC" w:rsidP="00C43EA7">
      <w:pPr>
        <w:pStyle w:val="CodePACKT"/>
      </w:pPr>
      <w:r w:rsidRPr="00830EFC">
        <w:t>".NET Class name: $</w:t>
      </w:r>
      <w:r w:rsidR="004064F3" w:rsidRPr="00830EFC">
        <w:t>T</w:t>
      </w:r>
      <w:r w:rsidR="004064F3">
        <w:t>ype</w:t>
      </w:r>
      <w:r w:rsidRPr="00830EFC">
        <w:t>"</w:t>
      </w:r>
    </w:p>
    <w:p w14:paraId="332B2A00" w14:textId="77777777" w:rsidR="00830EFC" w:rsidRPr="00830EFC" w:rsidRDefault="00830EFC" w:rsidP="00C43EA7">
      <w:pPr>
        <w:pStyle w:val="CodePACKT"/>
      </w:pPr>
    </w:p>
    <w:p w14:paraId="19F71D1E" w14:textId="03DB2F7D" w:rsidR="00830EFC" w:rsidRPr="00830EFC" w:rsidRDefault="00830EFC" w:rsidP="00830EFC">
      <w:pPr>
        <w:pStyle w:val="NumberedBulletPACKT"/>
        <w:rPr>
          <w:color w:val="000000"/>
          <w:lang w:val="en-GB" w:eastAsia="en-GB"/>
        </w:rPr>
      </w:pPr>
      <w:r w:rsidRPr="00830EFC">
        <w:rPr>
          <w:lang w:val="en-GB" w:eastAsia="en-GB"/>
        </w:rPr>
        <w:lastRenderedPageBreak/>
        <w:t xml:space="preserve">Getting </w:t>
      </w:r>
      <w:ins w:id="211" w:author="Safis Editor" w:date="2022-09-15T23:16:00Z">
        <w:r w:rsidR="00AB1C0A">
          <w:rPr>
            <w:lang w:val="en-GB" w:eastAsia="en-GB"/>
          </w:rPr>
          <w:t xml:space="preserve">the </w:t>
        </w:r>
      </w:ins>
      <w:r w:rsidRPr="00830EFC">
        <w:rPr>
          <w:lang w:val="en-GB" w:eastAsia="en-GB"/>
        </w:rPr>
        <w:t xml:space="preserve">member types of </w:t>
      </w:r>
      <w:ins w:id="212" w:author="Safis Editor" w:date="2022-09-15T23:16:00Z">
        <w:r w:rsidR="00AB1C0A">
          <w:rPr>
            <w:lang w:val="en-GB" w:eastAsia="en-GB"/>
          </w:rPr>
          <w:t xml:space="preserve">the </w:t>
        </w:r>
      </w:ins>
      <w:proofErr w:type="spellStart"/>
      <w:r w:rsidRPr="00AC1FBF">
        <w:rPr>
          <w:rStyle w:val="CodeInTextPACKT"/>
        </w:rPr>
        <w:t>Fileinfo</w:t>
      </w:r>
      <w:proofErr w:type="spellEnd"/>
      <w:r w:rsidRPr="00830EFC">
        <w:rPr>
          <w:lang w:val="en-GB" w:eastAsia="en-GB"/>
        </w:rPr>
        <w:t xml:space="preserve"> object</w:t>
      </w:r>
      <w:ins w:id="213" w:author="Safis Editor" w:date="2022-09-15T23:16:00Z">
        <w:r w:rsidR="00AB1C0A">
          <w:rPr>
            <w:lang w:val="en-GB" w:eastAsia="en-GB"/>
          </w:rPr>
          <w:t>:</w:t>
        </w:r>
      </w:ins>
    </w:p>
    <w:p w14:paraId="7D6A34ED" w14:textId="77777777" w:rsidR="00AC1FBF" w:rsidRDefault="00AC1FBF" w:rsidP="00C43EA7">
      <w:pPr>
        <w:pStyle w:val="CodePACKT"/>
      </w:pPr>
    </w:p>
    <w:p w14:paraId="3824B694" w14:textId="4DBD75DF" w:rsidR="00830EFC" w:rsidRPr="00830EFC" w:rsidRDefault="00830EFC" w:rsidP="00C43EA7">
      <w:pPr>
        <w:pStyle w:val="CodePACKT"/>
      </w:pPr>
      <w:r w:rsidRPr="00830EFC">
        <w:t>$</w:t>
      </w:r>
      <w:r w:rsidR="004064F3" w:rsidRPr="00830EFC">
        <w:t>F</w:t>
      </w:r>
      <w:r w:rsidR="004064F3">
        <w:t>ile</w:t>
      </w:r>
      <w:r w:rsidR="004064F3" w:rsidRPr="00830EFC">
        <w:t xml:space="preserve"> </w:t>
      </w:r>
      <w:r w:rsidRPr="00830EFC">
        <w:t xml:space="preserve">| </w:t>
      </w:r>
    </w:p>
    <w:p w14:paraId="737D2BD2" w14:textId="77777777" w:rsidR="00830EFC" w:rsidRPr="00830EFC" w:rsidRDefault="00830EFC" w:rsidP="00C43EA7">
      <w:pPr>
        <w:pStyle w:val="CodePACKT"/>
      </w:pPr>
      <w:r w:rsidRPr="00830EFC">
        <w:t xml:space="preserve">  Get-Member | </w:t>
      </w:r>
    </w:p>
    <w:p w14:paraId="24071240" w14:textId="77777777" w:rsidR="00830EFC" w:rsidRPr="00830EFC" w:rsidRDefault="00830EFC" w:rsidP="00C43EA7">
      <w:pPr>
        <w:pStyle w:val="CodePACKT"/>
      </w:pPr>
      <w:r w:rsidRPr="00830EFC">
        <w:t>    Group-Object -Property MemberType |</w:t>
      </w:r>
    </w:p>
    <w:p w14:paraId="3E53D793" w14:textId="77777777" w:rsidR="00830EFC" w:rsidRPr="00830EFC" w:rsidRDefault="00830EFC" w:rsidP="00C43EA7">
      <w:pPr>
        <w:pStyle w:val="CodePACKT"/>
      </w:pPr>
      <w:r w:rsidRPr="00830EFC">
        <w:t>      Sort-Object -Property Count -Descending</w:t>
      </w:r>
    </w:p>
    <w:p w14:paraId="3181F054" w14:textId="77777777" w:rsidR="00830EFC" w:rsidRPr="00830EFC" w:rsidRDefault="00830EFC" w:rsidP="00C43EA7">
      <w:pPr>
        <w:pStyle w:val="CodePACKT"/>
      </w:pPr>
    </w:p>
    <w:p w14:paraId="60ED9CC2" w14:textId="28012FCB" w:rsidR="00830EFC" w:rsidRPr="00830EFC" w:rsidRDefault="00830EFC" w:rsidP="00AC1FBF">
      <w:pPr>
        <w:pStyle w:val="NumberedBulletPACKT"/>
        <w:rPr>
          <w:color w:val="000000"/>
          <w:lang w:val="en-GB" w:eastAsia="en-GB"/>
        </w:rPr>
      </w:pPr>
      <w:r w:rsidRPr="00830EFC">
        <w:rPr>
          <w:lang w:val="en-GB" w:eastAsia="en-GB"/>
        </w:rPr>
        <w:t xml:space="preserve">Discovering </w:t>
      </w:r>
      <w:ins w:id="214" w:author="Safis Editor" w:date="2022-09-15T23:16:00Z">
        <w:r w:rsidR="00AB1C0A">
          <w:rPr>
            <w:lang w:val="en-GB" w:eastAsia="en-GB"/>
          </w:rPr>
          <w:t xml:space="preserve">the </w:t>
        </w:r>
      </w:ins>
      <w:r w:rsidRPr="00830EFC">
        <w:rPr>
          <w:lang w:val="en-GB" w:eastAsia="en-GB"/>
        </w:rPr>
        <w:t>properties of a Windows service</w:t>
      </w:r>
      <w:ins w:id="215" w:author="Safis Editor" w:date="2022-09-15T23:16:00Z">
        <w:r w:rsidR="00AB1C0A">
          <w:rPr>
            <w:lang w:val="en-GB" w:eastAsia="en-GB"/>
          </w:rPr>
          <w:t>:</w:t>
        </w:r>
      </w:ins>
    </w:p>
    <w:p w14:paraId="3811067F" w14:textId="77777777" w:rsidR="00AC1FBF" w:rsidRPr="00AC1FBF" w:rsidRDefault="00AC1FBF" w:rsidP="00C43EA7">
      <w:pPr>
        <w:pStyle w:val="CodePACKT"/>
      </w:pPr>
    </w:p>
    <w:p w14:paraId="16A39AF1" w14:textId="6E406935" w:rsidR="00830EFC" w:rsidRPr="00AC1FBF" w:rsidRDefault="00830EFC" w:rsidP="00C43EA7">
      <w:pPr>
        <w:pStyle w:val="CodePACKT"/>
      </w:pPr>
      <w:r w:rsidRPr="00AC1FBF">
        <w:t xml:space="preserve">Get-Service | </w:t>
      </w:r>
    </w:p>
    <w:p w14:paraId="1D7BC893" w14:textId="77777777" w:rsidR="00830EFC" w:rsidRPr="00AC1FBF" w:rsidRDefault="00830EFC" w:rsidP="00C43EA7">
      <w:pPr>
        <w:pStyle w:val="CodePACKT"/>
      </w:pPr>
      <w:r w:rsidRPr="00AC1FBF">
        <w:t xml:space="preserve">  Get-Member -MemberType Property     </w:t>
      </w:r>
    </w:p>
    <w:p w14:paraId="30CA6BA5" w14:textId="77777777" w:rsidR="00830EFC" w:rsidRPr="00AC1FBF" w:rsidRDefault="00830EFC" w:rsidP="00C43EA7">
      <w:pPr>
        <w:pStyle w:val="CodePACKT"/>
      </w:pPr>
    </w:p>
    <w:p w14:paraId="60907447" w14:textId="00070F95" w:rsidR="00830EFC" w:rsidRPr="00830EFC" w:rsidRDefault="00830EFC" w:rsidP="00AC1FBF">
      <w:pPr>
        <w:pStyle w:val="NumberedBulletPACKT"/>
        <w:rPr>
          <w:color w:val="000000"/>
          <w:lang w:val="en-GB" w:eastAsia="en-GB"/>
        </w:rPr>
      </w:pPr>
      <w:r w:rsidRPr="00830EFC">
        <w:rPr>
          <w:lang w:val="en-GB" w:eastAsia="en-GB"/>
        </w:rPr>
        <w:t>Discovering the underlying type of an integer</w:t>
      </w:r>
      <w:ins w:id="216" w:author="Safis Editor" w:date="2022-09-15T23:16:00Z">
        <w:r w:rsidR="00AB1C0A">
          <w:rPr>
            <w:lang w:val="en-GB" w:eastAsia="en-GB"/>
          </w:rPr>
          <w:t>:</w:t>
        </w:r>
      </w:ins>
    </w:p>
    <w:p w14:paraId="2CCD4DC4" w14:textId="77777777" w:rsidR="00AC1FBF" w:rsidRPr="00AC1FBF" w:rsidRDefault="00AC1FBF" w:rsidP="00C43EA7">
      <w:pPr>
        <w:pStyle w:val="CodePACKT"/>
      </w:pPr>
    </w:p>
    <w:p w14:paraId="20C9B1BE" w14:textId="197B5DE1" w:rsidR="00830EFC" w:rsidRPr="00AC1FBF" w:rsidRDefault="00830EFC" w:rsidP="00C43EA7">
      <w:pPr>
        <w:pStyle w:val="CodePACKT"/>
      </w:pPr>
      <w:r w:rsidRPr="00AC1FBF">
        <w:t>$I = 42</w:t>
      </w:r>
    </w:p>
    <w:p w14:paraId="74B499B7" w14:textId="77777777" w:rsidR="00830EFC" w:rsidRPr="00AC1FBF" w:rsidRDefault="00830EFC" w:rsidP="00C43EA7">
      <w:pPr>
        <w:pStyle w:val="CodePACKT"/>
      </w:pPr>
      <w:r w:rsidRPr="00AC1FBF">
        <w:t>$</w:t>
      </w:r>
      <w:proofErr w:type="spellStart"/>
      <w:r w:rsidRPr="00AC1FBF">
        <w:t>IntType</w:t>
      </w:r>
      <w:proofErr w:type="spellEnd"/>
      <w:r w:rsidRPr="00AC1FBF">
        <w:t xml:space="preserve">  = $</w:t>
      </w:r>
      <w:proofErr w:type="spellStart"/>
      <w:r w:rsidRPr="00AC1FBF">
        <w:t>I.GetType</w:t>
      </w:r>
      <w:proofErr w:type="spellEnd"/>
      <w:r w:rsidRPr="00AC1FBF">
        <w:t>()</w:t>
      </w:r>
    </w:p>
    <w:p w14:paraId="4F79FD90" w14:textId="77777777" w:rsidR="00830EFC" w:rsidRPr="00AC1FBF" w:rsidRDefault="00830EFC" w:rsidP="00C43EA7">
      <w:pPr>
        <w:pStyle w:val="CodePACKT"/>
      </w:pPr>
      <w:r w:rsidRPr="00AC1FBF">
        <w:t>$TypeName = $</w:t>
      </w:r>
      <w:proofErr w:type="spellStart"/>
      <w:r w:rsidRPr="00AC1FBF">
        <w:t>IntType.FullName</w:t>
      </w:r>
      <w:proofErr w:type="spellEnd"/>
    </w:p>
    <w:p w14:paraId="16014F5D" w14:textId="77777777" w:rsidR="00830EFC" w:rsidRPr="00AC1FBF" w:rsidRDefault="00830EFC" w:rsidP="00C43EA7">
      <w:pPr>
        <w:pStyle w:val="CodePACKT"/>
      </w:pPr>
      <w:r w:rsidRPr="00AC1FBF">
        <w:t>$</w:t>
      </w:r>
      <w:proofErr w:type="spellStart"/>
      <w:r w:rsidRPr="00AC1FBF">
        <w:t>BaseType</w:t>
      </w:r>
      <w:proofErr w:type="spellEnd"/>
      <w:r w:rsidRPr="00AC1FBF">
        <w:t xml:space="preserve"> = $</w:t>
      </w:r>
      <w:proofErr w:type="spellStart"/>
      <w:r w:rsidRPr="00AC1FBF">
        <w:t>IntType.BaseType.Name</w:t>
      </w:r>
      <w:proofErr w:type="spellEnd"/>
    </w:p>
    <w:p w14:paraId="4B4E524A" w14:textId="77777777" w:rsidR="00830EFC" w:rsidRPr="00AC1FBF" w:rsidRDefault="00830EFC" w:rsidP="00C43EA7">
      <w:pPr>
        <w:pStyle w:val="CodePACKT"/>
      </w:pPr>
      <w:r w:rsidRPr="00AC1FBF">
        <w:t>".NET Class name      : $TypeName"</w:t>
      </w:r>
    </w:p>
    <w:p w14:paraId="16B7C0DE" w14:textId="77777777" w:rsidR="00830EFC" w:rsidRPr="00AC1FBF" w:rsidRDefault="00830EFC" w:rsidP="00C43EA7">
      <w:pPr>
        <w:pStyle w:val="CodePACKT"/>
      </w:pPr>
      <w:r w:rsidRPr="00AC1FBF">
        <w:t>".NET Class base type : $</w:t>
      </w:r>
      <w:proofErr w:type="spellStart"/>
      <w:r w:rsidRPr="00AC1FBF">
        <w:t>BaseType</w:t>
      </w:r>
      <w:proofErr w:type="spellEnd"/>
      <w:r w:rsidRPr="00AC1FBF">
        <w:t>"</w:t>
      </w:r>
    </w:p>
    <w:p w14:paraId="226ED247" w14:textId="77777777" w:rsidR="00830EFC" w:rsidRPr="00AC1FBF" w:rsidRDefault="00830EFC" w:rsidP="00C43EA7">
      <w:pPr>
        <w:pStyle w:val="CodePACKT"/>
      </w:pPr>
    </w:p>
    <w:p w14:paraId="1085A82A" w14:textId="1FE1404C" w:rsidR="00830EFC" w:rsidRPr="00830EFC" w:rsidRDefault="00830EFC" w:rsidP="00AC1FBF">
      <w:pPr>
        <w:pStyle w:val="NumberedBulletPACKT"/>
        <w:rPr>
          <w:color w:val="000000"/>
          <w:lang w:val="en-GB" w:eastAsia="en-GB"/>
        </w:rPr>
      </w:pPr>
      <w:r w:rsidRPr="00830EFC">
        <w:rPr>
          <w:lang w:val="en-GB" w:eastAsia="en-GB"/>
        </w:rPr>
        <w:t xml:space="preserve">Looking at </w:t>
      </w:r>
      <w:commentRangeStart w:id="217"/>
      <w:r w:rsidRPr="00830EFC">
        <w:rPr>
          <w:lang w:val="en-GB" w:eastAsia="en-GB"/>
        </w:rPr>
        <w:t xml:space="preserve">Process </w:t>
      </w:r>
      <w:commentRangeEnd w:id="217"/>
      <w:r w:rsidR="00AB1C0A">
        <w:rPr>
          <w:rStyle w:val="CommentReference"/>
          <w:rFonts w:ascii="Arial" w:hAnsi="Arial" w:cs="Arial"/>
          <w:bCs/>
        </w:rPr>
        <w:commentReference w:id="217"/>
      </w:r>
      <w:r w:rsidRPr="00830EFC">
        <w:rPr>
          <w:lang w:val="en-GB" w:eastAsia="en-GB"/>
        </w:rPr>
        <w:t>objects</w:t>
      </w:r>
      <w:ins w:id="218" w:author="Safis Editor" w:date="2022-09-15T23:16:00Z">
        <w:r w:rsidR="00AB1C0A">
          <w:rPr>
            <w:lang w:val="en-GB" w:eastAsia="en-GB"/>
          </w:rPr>
          <w:t>:</w:t>
        </w:r>
      </w:ins>
    </w:p>
    <w:p w14:paraId="01EEFD0E" w14:textId="77777777" w:rsidR="00AC1FBF" w:rsidRPr="00AC1FBF" w:rsidRDefault="00AC1FBF" w:rsidP="00C43EA7">
      <w:pPr>
        <w:pStyle w:val="CodePACKT"/>
      </w:pPr>
    </w:p>
    <w:p w14:paraId="729119D6" w14:textId="35DD4258" w:rsidR="00830EFC" w:rsidRPr="00AC1FBF" w:rsidRDefault="00830EFC" w:rsidP="00C43EA7">
      <w:pPr>
        <w:pStyle w:val="CodePACKT"/>
      </w:pPr>
      <w:commentRangeStart w:id="219"/>
      <w:r w:rsidRPr="00AC1FBF">
        <w:t>$</w:t>
      </w:r>
      <w:commentRangeEnd w:id="219"/>
      <w:proofErr w:type="spellStart"/>
      <w:r w:rsidR="004D5500" w:rsidRPr="00AC1FBF">
        <w:t>P</w:t>
      </w:r>
      <w:r w:rsidR="004D5500">
        <w:t>wsh</w:t>
      </w:r>
      <w:proofErr w:type="spellEnd"/>
      <w:r w:rsidR="004D5500" w:rsidRPr="00AC1FBF">
        <w:t xml:space="preserve"> </w:t>
      </w:r>
      <w:r w:rsidR="001F721E">
        <w:rPr>
          <w:rStyle w:val="CommentReference"/>
          <w:rFonts w:ascii="Palatino" w:hAnsi="Palatino"/>
          <w:lang w:eastAsia="en-US"/>
        </w:rPr>
        <w:commentReference w:id="219"/>
      </w:r>
      <w:r w:rsidRPr="00AC1FBF">
        <w:t>= Get-Process -Name pwsh |</w:t>
      </w:r>
    </w:p>
    <w:p w14:paraId="43992AFE" w14:textId="77777777" w:rsidR="00830EFC" w:rsidRPr="00AC1FBF" w:rsidRDefault="00830EFC" w:rsidP="00C43EA7">
      <w:pPr>
        <w:pStyle w:val="CodePACKT"/>
      </w:pPr>
      <w:r w:rsidRPr="00AC1FBF">
        <w:t>  Select-Object -First 1</w:t>
      </w:r>
    </w:p>
    <w:p w14:paraId="66131CAD" w14:textId="2D0A34DE" w:rsidR="00830EFC" w:rsidRPr="00AC1FBF" w:rsidRDefault="00830EFC" w:rsidP="00C43EA7">
      <w:pPr>
        <w:pStyle w:val="CodePACKT"/>
      </w:pPr>
      <w:r w:rsidRPr="00AC1FBF">
        <w:t>$</w:t>
      </w:r>
      <w:proofErr w:type="spellStart"/>
      <w:r w:rsidR="004D5500" w:rsidRPr="00AC1FBF">
        <w:t>P</w:t>
      </w:r>
      <w:r w:rsidR="004D5500">
        <w:t>wsh</w:t>
      </w:r>
      <w:proofErr w:type="spellEnd"/>
      <w:r w:rsidR="004D5500" w:rsidRPr="00AC1FBF">
        <w:t xml:space="preserve"> </w:t>
      </w:r>
      <w:r w:rsidRPr="00AC1FBF">
        <w:t>|</w:t>
      </w:r>
    </w:p>
    <w:p w14:paraId="064000DA" w14:textId="77777777" w:rsidR="00830EFC" w:rsidRPr="00AC1FBF" w:rsidRDefault="00830EFC" w:rsidP="00C43EA7">
      <w:pPr>
        <w:pStyle w:val="CodePACKT"/>
      </w:pPr>
      <w:r w:rsidRPr="00AC1FBF">
        <w:t xml:space="preserve">  Get-Member | </w:t>
      </w:r>
    </w:p>
    <w:p w14:paraId="606D632A" w14:textId="77777777" w:rsidR="00830EFC" w:rsidRPr="00AC1FBF" w:rsidRDefault="00830EFC" w:rsidP="00C43EA7">
      <w:pPr>
        <w:pStyle w:val="CodePACKT"/>
      </w:pPr>
      <w:r w:rsidRPr="00AC1FBF">
        <w:t>    Group-Object -Property MemberType |</w:t>
      </w:r>
    </w:p>
    <w:p w14:paraId="5F823665" w14:textId="77777777" w:rsidR="00830EFC" w:rsidRPr="00AC1FBF" w:rsidRDefault="00830EFC" w:rsidP="00C43EA7">
      <w:pPr>
        <w:pStyle w:val="CodePACKT"/>
      </w:pPr>
      <w:r w:rsidRPr="00AC1FBF">
        <w:t>      Sort-Object -Property Count -Descending</w:t>
      </w:r>
    </w:p>
    <w:p w14:paraId="216DAF5D" w14:textId="77777777" w:rsidR="00830EFC" w:rsidRPr="00AC1FBF" w:rsidRDefault="00830EFC" w:rsidP="00C43EA7">
      <w:pPr>
        <w:pStyle w:val="CodePACKT"/>
      </w:pPr>
    </w:p>
    <w:p w14:paraId="07ED4121" w14:textId="5838FD06" w:rsidR="00830EFC" w:rsidRPr="00830EFC" w:rsidRDefault="00830EFC" w:rsidP="00AC1FBF">
      <w:pPr>
        <w:pStyle w:val="NumberedBulletPACKT"/>
        <w:rPr>
          <w:color w:val="000000"/>
          <w:lang w:val="en-GB" w:eastAsia="en-GB"/>
        </w:rPr>
      </w:pPr>
      <w:r w:rsidRPr="00830EFC">
        <w:rPr>
          <w:lang w:val="en-GB" w:eastAsia="en-GB"/>
        </w:rPr>
        <w:t>Looking at static properties within a class</w:t>
      </w:r>
      <w:ins w:id="220" w:author="Safis Editor" w:date="2022-09-15T23:17:00Z">
        <w:r w:rsidR="00AB1C0A">
          <w:rPr>
            <w:lang w:val="en-GB" w:eastAsia="en-GB"/>
          </w:rPr>
          <w:t>:</w:t>
        </w:r>
      </w:ins>
    </w:p>
    <w:p w14:paraId="07F5E524" w14:textId="77777777" w:rsidR="00AC1FBF" w:rsidRPr="00AC1FBF" w:rsidRDefault="00AC1FBF" w:rsidP="00C43EA7">
      <w:pPr>
        <w:pStyle w:val="CodePACKT"/>
      </w:pPr>
    </w:p>
    <w:p w14:paraId="33E84743" w14:textId="6951F376" w:rsidR="00830EFC" w:rsidRPr="007C55EC" w:rsidRDefault="00830EFC" w:rsidP="00C43EA7">
      <w:pPr>
        <w:pStyle w:val="CodePACKT"/>
        <w:rPr>
          <w:lang w:val="fr-FR"/>
          <w:rPrChange w:id="221" w:author="Liam Draper" w:date="2022-09-21T10:32:00Z">
            <w:rPr/>
          </w:rPrChange>
        </w:rPr>
      </w:pPr>
      <w:r w:rsidRPr="007C55EC">
        <w:rPr>
          <w:lang w:val="fr-FR"/>
          <w:rPrChange w:id="222" w:author="Liam Draper" w:date="2022-09-21T10:32:00Z">
            <w:rPr/>
          </w:rPrChange>
        </w:rPr>
        <w:t>$Max = [Int32]::</w:t>
      </w:r>
      <w:proofErr w:type="spellStart"/>
      <w:r w:rsidRPr="007C55EC">
        <w:rPr>
          <w:lang w:val="fr-FR"/>
          <w:rPrChange w:id="223" w:author="Liam Draper" w:date="2022-09-21T10:32:00Z">
            <w:rPr/>
          </w:rPrChange>
        </w:rPr>
        <w:t>MaxValue</w:t>
      </w:r>
      <w:proofErr w:type="spellEnd"/>
    </w:p>
    <w:p w14:paraId="7102989F" w14:textId="77777777" w:rsidR="00830EFC" w:rsidRPr="007C55EC" w:rsidRDefault="00830EFC" w:rsidP="00C43EA7">
      <w:pPr>
        <w:pStyle w:val="CodePACKT"/>
        <w:rPr>
          <w:lang w:val="fr-FR"/>
          <w:rPrChange w:id="224" w:author="Liam Draper" w:date="2022-09-21T10:32:00Z">
            <w:rPr/>
          </w:rPrChange>
        </w:rPr>
      </w:pPr>
      <w:r w:rsidRPr="007C55EC">
        <w:rPr>
          <w:lang w:val="fr-FR"/>
          <w:rPrChange w:id="225" w:author="Liam Draper" w:date="2022-09-21T10:32:00Z">
            <w:rPr/>
          </w:rPrChange>
        </w:rPr>
        <w:t>$Min = [Int32]::</w:t>
      </w:r>
      <w:proofErr w:type="spellStart"/>
      <w:r w:rsidRPr="007C55EC">
        <w:rPr>
          <w:lang w:val="fr-FR"/>
          <w:rPrChange w:id="226" w:author="Liam Draper" w:date="2022-09-21T10:32:00Z">
            <w:rPr/>
          </w:rPrChange>
        </w:rPr>
        <w:t>MinValue</w:t>
      </w:r>
      <w:proofErr w:type="spellEnd"/>
    </w:p>
    <w:p w14:paraId="0BA61050" w14:textId="77777777" w:rsidR="00830EFC" w:rsidRPr="00AC1FBF" w:rsidRDefault="00830EFC" w:rsidP="00C43EA7">
      <w:pPr>
        <w:pStyle w:val="CodePACKT"/>
      </w:pPr>
      <w:r w:rsidRPr="00AC1FBF">
        <w:t>"Minimum value [$Min]"</w:t>
      </w:r>
    </w:p>
    <w:p w14:paraId="7CCC8CF9" w14:textId="77777777" w:rsidR="00830EFC" w:rsidRPr="00AC1FBF" w:rsidRDefault="00830EFC" w:rsidP="00C43EA7">
      <w:pPr>
        <w:pStyle w:val="CodePACKT"/>
      </w:pPr>
      <w:r w:rsidRPr="00AC1FBF">
        <w:t>"Maximum value [$Max]"</w:t>
      </w:r>
    </w:p>
    <w:p w14:paraId="7C2A58F0" w14:textId="19F387C6" w:rsidR="00936D34" w:rsidRDefault="00936D34" w:rsidP="00936D34">
      <w:pPr>
        <w:pStyle w:val="Heading2"/>
        <w:numPr>
          <w:ilvl w:val="1"/>
          <w:numId w:val="3"/>
        </w:numPr>
        <w:tabs>
          <w:tab w:val="left" w:pos="0"/>
        </w:tabs>
      </w:pPr>
      <w:r>
        <w:t>How it works...</w:t>
      </w:r>
    </w:p>
    <w:p w14:paraId="2EAC8289" w14:textId="011BBBD9" w:rsidR="00EF6D5E" w:rsidRDefault="00EB4BF5" w:rsidP="00EF6D5E">
      <w:pPr>
        <w:pStyle w:val="NormalPACKT"/>
        <w:rPr>
          <w:lang w:val="en-GB"/>
        </w:rPr>
      </w:pPr>
      <w:r>
        <w:rPr>
          <w:lang w:val="en-GB"/>
        </w:rPr>
        <w:t xml:space="preserve">In </w:t>
      </w:r>
      <w:r w:rsidRPr="00712C79">
        <w:rPr>
          <w:rStyle w:val="ItalicsPACKT"/>
        </w:rPr>
        <w:t>step 1</w:t>
      </w:r>
      <w:r>
        <w:rPr>
          <w:lang w:val="en-GB"/>
        </w:rPr>
        <w:t xml:space="preserve">, you </w:t>
      </w:r>
      <w:r w:rsidR="00EB6CF2">
        <w:rPr>
          <w:lang w:val="en-GB"/>
        </w:rPr>
        <w:t xml:space="preserve">use the </w:t>
      </w:r>
      <w:r w:rsidR="00EB6CF2" w:rsidRPr="00EB6CF2">
        <w:rPr>
          <w:rStyle w:val="CodeInTextPACKT"/>
        </w:rPr>
        <w:t>Get-</w:t>
      </w:r>
      <w:proofErr w:type="spellStart"/>
      <w:r w:rsidR="00EB6CF2" w:rsidRPr="00EB6CF2">
        <w:rPr>
          <w:rStyle w:val="CodeInTextPACKT"/>
        </w:rPr>
        <w:t>ChildItem</w:t>
      </w:r>
      <w:proofErr w:type="spellEnd"/>
      <w:r w:rsidR="00EB6CF2">
        <w:rPr>
          <w:lang w:val="en-GB"/>
        </w:rPr>
        <w:t xml:space="preserve"> cmdlet to return a </w:t>
      </w:r>
      <w:proofErr w:type="spellStart"/>
      <w:r w:rsidR="00EB6CF2" w:rsidRPr="00EB6CF2">
        <w:rPr>
          <w:rStyle w:val="CodeInTextPACKT"/>
        </w:rPr>
        <w:t>Fileinfo</w:t>
      </w:r>
      <w:proofErr w:type="spellEnd"/>
      <w:r w:rsidR="00EB6CF2">
        <w:rPr>
          <w:lang w:val="en-GB"/>
        </w:rPr>
        <w:t xml:space="preserve"> object. When you examine the object</w:t>
      </w:r>
      <w:r w:rsidR="00712C79">
        <w:rPr>
          <w:lang w:val="en-GB"/>
        </w:rPr>
        <w:t xml:space="preserve"> created by the cmdlet,</w:t>
      </w:r>
      <w:r w:rsidR="00EB6CF2">
        <w:rPr>
          <w:lang w:val="en-GB"/>
        </w:rPr>
        <w:t xml:space="preserve"> it looks like this:</w:t>
      </w:r>
    </w:p>
    <w:p w14:paraId="1B001C4B" w14:textId="75011818" w:rsidR="00EB6CF2" w:rsidRDefault="004D5500" w:rsidP="00EF6D5E">
      <w:pPr>
        <w:pStyle w:val="FigurePACKT"/>
        <w:rPr>
          <w:szCs w:val="28"/>
        </w:rPr>
      </w:pPr>
      <w:r w:rsidRPr="004D5500">
        <w:rPr>
          <w:noProof/>
        </w:rPr>
        <w:t xml:space="preserve"> </w:t>
      </w:r>
      <w:r>
        <w:rPr>
          <w:noProof/>
        </w:rPr>
        <w:drawing>
          <wp:inline distT="0" distB="0" distL="0" distR="0" wp14:anchorId="14512CAA" wp14:editId="1ED52BD9">
            <wp:extent cx="3916470" cy="1289948"/>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2528" cy="1291943"/>
                    </a:xfrm>
                    <a:prstGeom prst="rect">
                      <a:avLst/>
                    </a:prstGeom>
                  </pic:spPr>
                </pic:pic>
              </a:graphicData>
            </a:graphic>
          </wp:inline>
        </w:drawing>
      </w:r>
    </w:p>
    <w:p w14:paraId="2C6170EC" w14:textId="306002B2"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12</w:t>
      </w:r>
      <w:r w:rsidRPr="00DC6325">
        <w:rPr>
          <w:szCs w:val="28"/>
        </w:rPr>
        <w:t xml:space="preserve">: </w:t>
      </w:r>
      <w:r w:rsidR="00712C79">
        <w:rPr>
          <w:szCs w:val="28"/>
        </w:rPr>
        <w:t xml:space="preserve">Creating a </w:t>
      </w:r>
      <w:proofErr w:type="spellStart"/>
      <w:r w:rsidR="00712C79">
        <w:rPr>
          <w:szCs w:val="28"/>
        </w:rPr>
        <w:t>FileI</w:t>
      </w:r>
      <w:ins w:id="227" w:author="Safis Editor" w:date="2022-09-15T23:17:00Z">
        <w:r w:rsidR="00AB1C0A">
          <w:rPr>
            <w:szCs w:val="28"/>
          </w:rPr>
          <w:t>n</w:t>
        </w:r>
      </w:ins>
      <w:del w:id="228" w:author="Safis Editor" w:date="2022-09-15T23:17:00Z">
        <w:r w:rsidR="00712C79" w:rsidDel="00AB1C0A">
          <w:rPr>
            <w:szCs w:val="28"/>
          </w:rPr>
          <w:delText>N</w:delText>
        </w:r>
      </w:del>
      <w:r w:rsidR="00712C79">
        <w:rPr>
          <w:szCs w:val="28"/>
        </w:rPr>
        <w:t>fo</w:t>
      </w:r>
      <w:proofErr w:type="spellEnd"/>
      <w:r w:rsidR="00712C79">
        <w:rPr>
          <w:szCs w:val="28"/>
        </w:rPr>
        <w:t xml:space="preserve"> object</w:t>
      </w:r>
    </w:p>
    <w:p w14:paraId="3135EA6C" w14:textId="68B1A46E"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12.png</w:t>
      </w:r>
    </w:p>
    <w:p w14:paraId="65EC1152" w14:textId="20BDD32B" w:rsidR="00EF6D5E" w:rsidRDefault="00EB6CF2" w:rsidP="00EF6D5E">
      <w:pPr>
        <w:pStyle w:val="NormalPACKT"/>
      </w:pPr>
      <w:r>
        <w:t xml:space="preserve">In </w:t>
      </w:r>
      <w:r w:rsidRPr="00EB6CF2">
        <w:rPr>
          <w:rStyle w:val="ItalicsPACKT"/>
        </w:rPr>
        <w:t xml:space="preserve">step </w:t>
      </w:r>
      <w:r w:rsidR="00712C79" w:rsidRPr="00EB6CF2">
        <w:rPr>
          <w:rStyle w:val="ItalicsPACKT"/>
        </w:rPr>
        <w:t>2</w:t>
      </w:r>
      <w:r w:rsidR="00712C79">
        <w:t xml:space="preserve">, you use the </w:t>
      </w:r>
      <w:r w:rsidR="00712C79" w:rsidRPr="00712C79">
        <w:rPr>
          <w:rStyle w:val="CodeInTextPACKT"/>
        </w:rPr>
        <w:t>Get-Type()</w:t>
      </w:r>
      <w:r w:rsidR="00712C79">
        <w:t xml:space="preserve"> method to return the full class name of the </w:t>
      </w:r>
      <w:r w:rsidR="00712C79" w:rsidRPr="00712C79">
        <w:rPr>
          <w:rStyle w:val="CodeInTextPACKT"/>
        </w:rPr>
        <w:t>$File</w:t>
      </w:r>
      <w:r w:rsidR="00712C79">
        <w:t xml:space="preserve"> object, which looks like this:</w:t>
      </w:r>
    </w:p>
    <w:p w14:paraId="5437F9BD" w14:textId="2C04C51E" w:rsidR="00712C79" w:rsidRDefault="006D5128" w:rsidP="00712C79">
      <w:pPr>
        <w:pStyle w:val="FigurePACKT"/>
      </w:pPr>
      <w:r w:rsidRPr="006D5128">
        <w:rPr>
          <w:noProof/>
        </w:rPr>
        <w:lastRenderedPageBreak/>
        <w:t xml:space="preserve"> </w:t>
      </w:r>
      <w:r>
        <w:rPr>
          <w:noProof/>
        </w:rPr>
        <w:drawing>
          <wp:inline distT="0" distB="0" distL="0" distR="0" wp14:anchorId="4FF71A27" wp14:editId="03AC1460">
            <wp:extent cx="3133289" cy="648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2817" cy="656179"/>
                    </a:xfrm>
                    <a:prstGeom prst="rect">
                      <a:avLst/>
                    </a:prstGeom>
                  </pic:spPr>
                </pic:pic>
              </a:graphicData>
            </a:graphic>
          </wp:inline>
        </w:drawing>
      </w:r>
    </w:p>
    <w:p w14:paraId="2167A01C" w14:textId="5FB5C75D"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13</w:t>
      </w:r>
      <w:r w:rsidRPr="00DC6325">
        <w:rPr>
          <w:szCs w:val="28"/>
        </w:rPr>
        <w:t xml:space="preserve">: </w:t>
      </w:r>
      <w:r>
        <w:rPr>
          <w:szCs w:val="28"/>
        </w:rPr>
        <w:t>Viewing the underlying class name</w:t>
      </w:r>
    </w:p>
    <w:p w14:paraId="1F762113" w14:textId="65A55A4C" w:rsidR="00712C79" w:rsidRDefault="00712C79" w:rsidP="00712C79">
      <w:pPr>
        <w:pStyle w:val="LayoutInformationPACKT"/>
        <w:rPr>
          <w:noProof/>
        </w:rPr>
      </w:pPr>
      <w:r>
        <w:t xml:space="preserve">Insert </w:t>
      </w:r>
      <w:r w:rsidRPr="00C41783">
        <w:t>image</w:t>
      </w:r>
      <w:r>
        <w:t xml:space="preserve"> </w:t>
      </w:r>
      <w:r>
        <w:rPr>
          <w:noProof/>
        </w:rPr>
        <w:t>B18878_03</w:t>
      </w:r>
      <w:r w:rsidRPr="00023EAD">
        <w:rPr>
          <w:noProof/>
        </w:rPr>
        <w:t>_</w:t>
      </w:r>
      <w:r>
        <w:rPr>
          <w:noProof/>
        </w:rPr>
        <w:t>13.png</w:t>
      </w:r>
    </w:p>
    <w:p w14:paraId="53528FE8" w14:textId="24B9E4EF" w:rsidR="00712C79" w:rsidRDefault="00712C79" w:rsidP="00EF6D5E">
      <w:pPr>
        <w:pStyle w:val="NormalPACKT"/>
      </w:pPr>
      <w:r>
        <w:t xml:space="preserve">In </w:t>
      </w:r>
      <w:r w:rsidRPr="00712C79">
        <w:rPr>
          <w:rStyle w:val="ItalicsPACKT"/>
        </w:rPr>
        <w:t>step 3</w:t>
      </w:r>
      <w:r>
        <w:t xml:space="preserve">, you get the different types of members in an instance of a </w:t>
      </w:r>
      <w:proofErr w:type="spellStart"/>
      <w:r w:rsidRPr="00712C79">
        <w:rPr>
          <w:rStyle w:val="CodeInTextPACKT"/>
        </w:rPr>
        <w:t>FileInfo</w:t>
      </w:r>
      <w:proofErr w:type="spellEnd"/>
      <w:r>
        <w:t xml:space="preserve"> class. You can see the </w:t>
      </w:r>
      <w:r w:rsidR="009366D5">
        <w:t>other</w:t>
      </w:r>
      <w:r>
        <w:t xml:space="preserve"> member types in the output like this:</w:t>
      </w:r>
    </w:p>
    <w:p w14:paraId="1AC662F9" w14:textId="0AEA740E" w:rsidR="00712C79" w:rsidRDefault="00261896" w:rsidP="00261896">
      <w:pPr>
        <w:pStyle w:val="FigurePACKT"/>
      </w:pPr>
      <w:r>
        <w:rPr>
          <w:noProof/>
        </w:rPr>
        <w:drawing>
          <wp:inline distT="0" distB="0" distL="0" distR="0" wp14:anchorId="5F72E432" wp14:editId="25C20FAF">
            <wp:extent cx="4647972" cy="1213746"/>
            <wp:effectExtent l="0" t="0" r="63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161" cy="1216146"/>
                    </a:xfrm>
                    <a:prstGeom prst="rect">
                      <a:avLst/>
                    </a:prstGeom>
                  </pic:spPr>
                </pic:pic>
              </a:graphicData>
            </a:graphic>
          </wp:inline>
        </w:drawing>
      </w:r>
    </w:p>
    <w:p w14:paraId="2F59A08E" w14:textId="5C1B6EDC"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14</w:t>
      </w:r>
      <w:r w:rsidRPr="00DC6325">
        <w:rPr>
          <w:szCs w:val="28"/>
        </w:rPr>
        <w:t xml:space="preserve">: </w:t>
      </w:r>
      <w:r>
        <w:rPr>
          <w:szCs w:val="28"/>
        </w:rPr>
        <w:t xml:space="preserve">Viewing the member types of a </w:t>
      </w:r>
      <w:proofErr w:type="spellStart"/>
      <w:r>
        <w:rPr>
          <w:szCs w:val="28"/>
        </w:rPr>
        <w:t>FileInfo</w:t>
      </w:r>
      <w:proofErr w:type="spellEnd"/>
      <w:r>
        <w:rPr>
          <w:szCs w:val="28"/>
        </w:rPr>
        <w:t xml:space="preserve"> object</w:t>
      </w:r>
    </w:p>
    <w:p w14:paraId="03DC20A3" w14:textId="473C102D" w:rsidR="00712C79" w:rsidRDefault="00712C79" w:rsidP="00712C79">
      <w:pPr>
        <w:pStyle w:val="NormalPACKT"/>
        <w:rPr>
          <w:rFonts w:ascii="Arial" w:hAnsi="Arial"/>
          <w:b/>
          <w:noProof/>
          <w:color w:val="FF0000"/>
          <w:sz w:val="28"/>
          <w:szCs w:val="28"/>
        </w:rPr>
      </w:pPr>
      <w:r w:rsidRPr="00261896">
        <w:rPr>
          <w:rFonts w:ascii="Arial" w:hAnsi="Arial"/>
          <w:b/>
          <w:noProof/>
          <w:color w:val="FF0000"/>
          <w:sz w:val="28"/>
          <w:szCs w:val="28"/>
        </w:rPr>
        <w:t>Insert image B18878_03_14.png</w:t>
      </w:r>
    </w:p>
    <w:p w14:paraId="66455A53" w14:textId="65E4BADC" w:rsidR="00261896" w:rsidRDefault="00261896" w:rsidP="00261896">
      <w:pPr>
        <w:pStyle w:val="NormalPACKT"/>
      </w:pPr>
      <w:r>
        <w:t xml:space="preserve">In </w:t>
      </w:r>
      <w:r w:rsidRPr="00261896">
        <w:rPr>
          <w:rStyle w:val="ItalicsPACKT"/>
        </w:rPr>
        <w:t>step 4</w:t>
      </w:r>
      <w:r>
        <w:t xml:space="preserve">, you examine the properties of an object representing a Windows </w:t>
      </w:r>
      <w:ins w:id="229" w:author="Safis Editor" w:date="2022-09-15T23:17:00Z">
        <w:r w:rsidR="00AB1C0A">
          <w:t>s</w:t>
        </w:r>
      </w:ins>
      <w:del w:id="230" w:author="Safis Editor" w:date="2022-09-15T23:17:00Z">
        <w:r w:rsidDel="00AB1C0A">
          <w:delText>S</w:delText>
        </w:r>
      </w:del>
      <w:r>
        <w:t>ervice, looking like this:</w:t>
      </w:r>
    </w:p>
    <w:p w14:paraId="08C78FCE" w14:textId="14B92634" w:rsidR="00261896" w:rsidRDefault="00261896" w:rsidP="00261896">
      <w:pPr>
        <w:pStyle w:val="FigurePACKT"/>
      </w:pPr>
      <w:r>
        <w:rPr>
          <w:noProof/>
        </w:rPr>
        <w:drawing>
          <wp:inline distT="0" distB="0" distL="0" distR="0" wp14:anchorId="1DFB48D9" wp14:editId="290B0B90">
            <wp:extent cx="2973428" cy="189751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599" cy="1904003"/>
                    </a:xfrm>
                    <a:prstGeom prst="rect">
                      <a:avLst/>
                    </a:prstGeom>
                  </pic:spPr>
                </pic:pic>
              </a:graphicData>
            </a:graphic>
          </wp:inline>
        </w:drawing>
      </w:r>
    </w:p>
    <w:p w14:paraId="66666363" w14:textId="125743E9"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15</w:t>
      </w:r>
      <w:r w:rsidRPr="00DC6325">
        <w:rPr>
          <w:szCs w:val="28"/>
        </w:rPr>
        <w:t xml:space="preserve">: </w:t>
      </w:r>
      <w:r>
        <w:rPr>
          <w:szCs w:val="28"/>
        </w:rPr>
        <w:t>Viewing the properties of a Windows service object</w:t>
      </w:r>
    </w:p>
    <w:p w14:paraId="00FFA9E1" w14:textId="6F65892A"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5</w:t>
      </w:r>
      <w:r w:rsidRPr="00261896">
        <w:rPr>
          <w:rFonts w:ascii="Arial" w:hAnsi="Arial"/>
          <w:b/>
          <w:noProof/>
          <w:color w:val="FF0000"/>
          <w:sz w:val="28"/>
          <w:szCs w:val="28"/>
        </w:rPr>
        <w:t>.png</w:t>
      </w:r>
    </w:p>
    <w:p w14:paraId="4B0DAB03" w14:textId="137D5254" w:rsidR="00261896" w:rsidRDefault="00261896" w:rsidP="00261896">
      <w:pPr>
        <w:pStyle w:val="NormalPACKT"/>
      </w:pPr>
      <w:r>
        <w:t xml:space="preserve">In </w:t>
      </w:r>
      <w:r w:rsidRPr="00DD6C3F">
        <w:rPr>
          <w:rStyle w:val="ItalicsPACKT"/>
        </w:rPr>
        <w:t>step 5</w:t>
      </w:r>
      <w:r>
        <w:t xml:space="preserve">, you examine the underlying type of a 32-bit </w:t>
      </w:r>
      <w:r w:rsidR="00DD6C3F">
        <w:t>integer</w:t>
      </w:r>
      <w:r>
        <w:t>, with output like this:</w:t>
      </w:r>
    </w:p>
    <w:p w14:paraId="15E638E6" w14:textId="1620B7DA" w:rsidR="00261896" w:rsidRDefault="00DD6C3F" w:rsidP="00DD6C3F">
      <w:pPr>
        <w:pStyle w:val="FigurePACKT"/>
      </w:pPr>
      <w:r>
        <w:rPr>
          <w:noProof/>
        </w:rPr>
        <w:drawing>
          <wp:inline distT="0" distB="0" distL="0" distR="0" wp14:anchorId="0039DBD9" wp14:editId="6FC39E6B">
            <wp:extent cx="2594415" cy="1063357"/>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742" cy="1069639"/>
                    </a:xfrm>
                    <a:prstGeom prst="rect">
                      <a:avLst/>
                    </a:prstGeom>
                  </pic:spPr>
                </pic:pic>
              </a:graphicData>
            </a:graphic>
          </wp:inline>
        </w:drawing>
      </w:r>
    </w:p>
    <w:p w14:paraId="55AAEFAB" w14:textId="78014844"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w:t>
      </w:r>
      <w:r w:rsidR="00DD6C3F">
        <w:rPr>
          <w:szCs w:val="28"/>
        </w:rPr>
        <w:t>6</w:t>
      </w:r>
      <w:r w:rsidRPr="00DC6325">
        <w:rPr>
          <w:szCs w:val="28"/>
        </w:rPr>
        <w:t xml:space="preserve">: </w:t>
      </w:r>
      <w:r>
        <w:rPr>
          <w:szCs w:val="28"/>
        </w:rPr>
        <w:t xml:space="preserve">Viewing the </w:t>
      </w:r>
      <w:r w:rsidR="00DD6C3F">
        <w:rPr>
          <w:szCs w:val="28"/>
        </w:rPr>
        <w:t>class name for a 32-bit integer</w:t>
      </w:r>
    </w:p>
    <w:p w14:paraId="19B95235" w14:textId="0E91223C"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sidR="00DD6C3F">
        <w:rPr>
          <w:rFonts w:ascii="Arial" w:hAnsi="Arial"/>
          <w:b/>
          <w:noProof/>
          <w:color w:val="FF0000"/>
          <w:sz w:val="28"/>
          <w:szCs w:val="28"/>
        </w:rPr>
        <w:t>6</w:t>
      </w:r>
      <w:r w:rsidRPr="00261896">
        <w:rPr>
          <w:rFonts w:ascii="Arial" w:hAnsi="Arial"/>
          <w:b/>
          <w:noProof/>
          <w:color w:val="FF0000"/>
          <w:sz w:val="28"/>
          <w:szCs w:val="28"/>
        </w:rPr>
        <w:t>.png</w:t>
      </w:r>
    </w:p>
    <w:p w14:paraId="70A06E0E" w14:textId="660952AF" w:rsidR="00261896" w:rsidRDefault="00DD6C3F" w:rsidP="00261896">
      <w:pPr>
        <w:pStyle w:val="NormalPACKT"/>
      </w:pPr>
      <w:r>
        <w:t xml:space="preserve">In </w:t>
      </w:r>
      <w:r w:rsidRPr="00DD6C3F">
        <w:rPr>
          <w:rStyle w:val="ItalicsPACKT"/>
        </w:rPr>
        <w:t>step 6</w:t>
      </w:r>
      <w:r>
        <w:t>, you look at the different member types within an object representing a Windows process, with the following output:</w:t>
      </w:r>
    </w:p>
    <w:p w14:paraId="53CC774B" w14:textId="59DDAAB4" w:rsidR="00DD6C3F" w:rsidRDefault="00817C70" w:rsidP="00DD6C3F">
      <w:pPr>
        <w:pStyle w:val="FigurePACKT"/>
      </w:pPr>
      <w:r w:rsidRPr="00817C70">
        <w:rPr>
          <w:noProof/>
        </w:rPr>
        <w:lastRenderedPageBreak/>
        <w:t xml:space="preserve"> </w:t>
      </w:r>
      <w:r>
        <w:rPr>
          <w:noProof/>
        </w:rPr>
        <w:drawing>
          <wp:inline distT="0" distB="0" distL="0" distR="0" wp14:anchorId="1E30D41E" wp14:editId="0CF37D90">
            <wp:extent cx="4180971" cy="11807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6700" cy="1185175"/>
                    </a:xfrm>
                    <a:prstGeom prst="rect">
                      <a:avLst/>
                    </a:prstGeom>
                  </pic:spPr>
                </pic:pic>
              </a:graphicData>
            </a:graphic>
          </wp:inline>
        </w:drawing>
      </w:r>
    </w:p>
    <w:p w14:paraId="3B81EDA1" w14:textId="0ED5837F"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17</w:t>
      </w:r>
      <w:r w:rsidRPr="00DC6325">
        <w:rPr>
          <w:szCs w:val="28"/>
        </w:rPr>
        <w:t xml:space="preserve">: </w:t>
      </w:r>
      <w:r>
        <w:rPr>
          <w:szCs w:val="28"/>
        </w:rPr>
        <w:t>Viewing the member types of a process object</w:t>
      </w:r>
    </w:p>
    <w:p w14:paraId="02861A99" w14:textId="315D7079"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7</w:t>
      </w:r>
      <w:r w:rsidRPr="00261896">
        <w:rPr>
          <w:rFonts w:ascii="Arial" w:hAnsi="Arial"/>
          <w:b/>
          <w:noProof/>
          <w:color w:val="FF0000"/>
          <w:sz w:val="28"/>
          <w:szCs w:val="28"/>
        </w:rPr>
        <w:t>.png</w:t>
      </w:r>
    </w:p>
    <w:p w14:paraId="506B329F" w14:textId="3DCF1A1D" w:rsidR="00DD6C3F" w:rsidRDefault="00DD6C3F" w:rsidP="00261896">
      <w:pPr>
        <w:pStyle w:val="NormalPACKT"/>
      </w:pPr>
      <w:r>
        <w:t xml:space="preserve">In the final step in this recipe, </w:t>
      </w:r>
      <w:r w:rsidRPr="00DD6C3F">
        <w:rPr>
          <w:rStyle w:val="ItalicsPACKT"/>
        </w:rPr>
        <w:t>step 7</w:t>
      </w:r>
      <w:r>
        <w:t xml:space="preserve">, you examine two static properties of an </w:t>
      </w:r>
      <w:r w:rsidRPr="00DD6C3F">
        <w:rPr>
          <w:rStyle w:val="CodeInTextPACKT"/>
        </w:rPr>
        <w:t>Int32</w:t>
      </w:r>
      <w:r>
        <w:t xml:space="preserve"> object, with output like this:</w:t>
      </w:r>
    </w:p>
    <w:p w14:paraId="4D299011" w14:textId="763B6340" w:rsidR="00DD6C3F" w:rsidRDefault="009E27AF" w:rsidP="009E27AF">
      <w:pPr>
        <w:pStyle w:val="FigurePACKT"/>
      </w:pPr>
      <w:r>
        <w:rPr>
          <w:noProof/>
        </w:rPr>
        <w:drawing>
          <wp:inline distT="0" distB="0" distL="0" distR="0" wp14:anchorId="5F5B8BC1" wp14:editId="6BC1AA4B">
            <wp:extent cx="3017994" cy="950506"/>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9147" cy="960318"/>
                    </a:xfrm>
                    <a:prstGeom prst="rect">
                      <a:avLst/>
                    </a:prstGeom>
                  </pic:spPr>
                </pic:pic>
              </a:graphicData>
            </a:graphic>
          </wp:inline>
        </w:drawing>
      </w:r>
    </w:p>
    <w:p w14:paraId="13A115A8" w14:textId="359A7079"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18</w:t>
      </w:r>
      <w:r w:rsidRPr="00DC6325">
        <w:rPr>
          <w:szCs w:val="28"/>
        </w:rPr>
        <w:t xml:space="preserve">: </w:t>
      </w:r>
      <w:r>
        <w:rPr>
          <w:szCs w:val="28"/>
        </w:rPr>
        <w:t>Viewing the static properties of a 32-bit integer</w:t>
      </w:r>
    </w:p>
    <w:p w14:paraId="25C88B53" w14:textId="2AAF8D2C"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8</w:t>
      </w:r>
      <w:r w:rsidRPr="00261896">
        <w:rPr>
          <w:rFonts w:ascii="Arial" w:hAnsi="Arial"/>
          <w:b/>
          <w:noProof/>
          <w:color w:val="FF0000"/>
          <w:sz w:val="28"/>
          <w:szCs w:val="28"/>
        </w:rPr>
        <w:t>.png</w:t>
      </w:r>
    </w:p>
    <w:p w14:paraId="7FA2EE56" w14:textId="77777777" w:rsidR="00936D34" w:rsidRDefault="00936D34" w:rsidP="00936D34">
      <w:pPr>
        <w:pStyle w:val="Heading2"/>
      </w:pPr>
      <w:r>
        <w:t>There's more...</w:t>
      </w:r>
    </w:p>
    <w:p w14:paraId="3E257033" w14:textId="056A11AE" w:rsidR="009E27AF" w:rsidRDefault="009E27AF" w:rsidP="009E27AF">
      <w:pPr>
        <w:pStyle w:val="NormalPACKT"/>
        <w:rPr>
          <w:lang w:val="en-GB"/>
        </w:rPr>
      </w:pPr>
      <w:r w:rsidRPr="009E27AF">
        <w:rPr>
          <w:lang w:val="en-GB"/>
        </w:rPr>
        <w:t xml:space="preserve">In </w:t>
      </w:r>
      <w:r w:rsidRPr="009E27AF">
        <w:rPr>
          <w:rStyle w:val="ItalicsPACKT"/>
          <w:lang w:val="en-GB"/>
        </w:rPr>
        <w:t>step 1</w:t>
      </w:r>
      <w:r w:rsidRPr="009E27AF">
        <w:rPr>
          <w:lang w:val="en-GB"/>
        </w:rPr>
        <w:t xml:space="preserve">, you create a </w:t>
      </w:r>
      <w:proofErr w:type="spellStart"/>
      <w:r w:rsidRPr="009E27AF">
        <w:rPr>
          <w:rStyle w:val="CodeInTextPACKT"/>
        </w:rPr>
        <w:t>FileInfo</w:t>
      </w:r>
      <w:proofErr w:type="spellEnd"/>
      <w:r>
        <w:rPr>
          <w:lang w:val="en-GB"/>
        </w:rPr>
        <w:t xml:space="preserve"> </w:t>
      </w:r>
      <w:r w:rsidRPr="009E27AF">
        <w:rPr>
          <w:lang w:val="en-GB"/>
        </w:rPr>
        <w:t xml:space="preserve">object representing </w:t>
      </w:r>
      <w:r w:rsidRPr="009E27AF">
        <w:rPr>
          <w:rStyle w:val="CodeInTextPACKT"/>
          <w:lang w:val="en-GB"/>
        </w:rPr>
        <w:t>pwsh.exe</w:t>
      </w:r>
      <w:r w:rsidRPr="009E27AF">
        <w:rPr>
          <w:lang w:val="en-GB"/>
        </w:rPr>
        <w:t xml:space="preserve">. This object’s full type name is </w:t>
      </w:r>
      <w:proofErr w:type="spellStart"/>
      <w:r w:rsidRPr="009E27AF">
        <w:rPr>
          <w:rStyle w:val="CodeInTextPACKT"/>
          <w:lang w:val="en-GB"/>
        </w:rPr>
        <w:t>System.IO.FileInfo</w:t>
      </w:r>
      <w:proofErr w:type="spellEnd"/>
      <w:r w:rsidRPr="009E27AF">
        <w:rPr>
          <w:lang w:val="en-GB"/>
        </w:rPr>
        <w:t xml:space="preserve">. In .NET, classes live in namespaces and, in general, namespaces equate to DLLs. In this case, the object is in the </w:t>
      </w:r>
      <w:r w:rsidRPr="009E27AF">
        <w:rPr>
          <w:rStyle w:val="CodeInTextPACKT"/>
          <w:lang w:val="en-GB"/>
        </w:rPr>
        <w:t>System.IO</w:t>
      </w:r>
      <w:r w:rsidRPr="009E27AF">
        <w:rPr>
          <w:lang w:val="en-GB"/>
        </w:rPr>
        <w:t xml:space="preserve"> namespace, and the class is contained in the </w:t>
      </w:r>
      <w:r w:rsidRPr="009E27AF">
        <w:rPr>
          <w:rStyle w:val="CodeInTextPACKT"/>
          <w:lang w:val="en-GB"/>
        </w:rPr>
        <w:t>System.IO.FileSystem.DLL</w:t>
      </w:r>
      <w:r w:rsidRPr="009E27AF">
        <w:rPr>
          <w:lang w:val="en-GB"/>
        </w:rPr>
        <w:t xml:space="preserve">. </w:t>
      </w:r>
    </w:p>
    <w:p w14:paraId="7FDB8690" w14:textId="376DEE5B" w:rsidR="00936D34" w:rsidRDefault="00AB7FCD" w:rsidP="009E27AF">
      <w:pPr>
        <w:pStyle w:val="NormalPACKT"/>
        <w:rPr>
          <w:lang w:val="en-GB"/>
        </w:rPr>
      </w:pPr>
      <w:r>
        <w:rPr>
          <w:lang w:val="en-GB"/>
        </w:rPr>
        <w:t xml:space="preserve">As you use your </w:t>
      </w:r>
      <w:proofErr w:type="spellStart"/>
      <w:r>
        <w:rPr>
          <w:lang w:val="en-GB"/>
        </w:rPr>
        <w:t>favorite</w:t>
      </w:r>
      <w:proofErr w:type="spellEnd"/>
      <w:r>
        <w:rPr>
          <w:lang w:val="en-GB"/>
        </w:rPr>
        <w:t xml:space="preserve"> search engine to learn more about .NET classes that might be useful, note that many sites describe the class without the namespace, simply as the </w:t>
      </w:r>
      <w:proofErr w:type="spellStart"/>
      <w:r w:rsidRPr="00B85DB0">
        <w:rPr>
          <w:rStyle w:val="CodeInTextPACKT"/>
          <w:rPrChange w:id="231" w:author="Safis Editor" w:date="2022-09-15T23:21:00Z">
            <w:rPr>
              <w:lang w:val="en-GB"/>
            </w:rPr>
          </w:rPrChange>
        </w:rPr>
        <w:t>FileInfo</w:t>
      </w:r>
      <w:proofErr w:type="spellEnd"/>
      <w:r>
        <w:rPr>
          <w:lang w:val="en-GB"/>
        </w:rPr>
        <w:t xml:space="preserve"> class, while others spell out the class as </w:t>
      </w:r>
      <w:proofErr w:type="spellStart"/>
      <w:r w:rsidRPr="00AB7FCD">
        <w:rPr>
          <w:rStyle w:val="CodeInTextPACKT"/>
        </w:rPr>
        <w:t>System.IO.FileInfo</w:t>
      </w:r>
      <w:proofErr w:type="spellEnd"/>
      <w:r>
        <w:rPr>
          <w:lang w:val="en-GB"/>
        </w:rPr>
        <w:t>.</w:t>
      </w:r>
      <w:del w:id="232" w:author="Safis Editor" w:date="2022-09-15T23:20:00Z">
        <w:r w:rsidDel="00B85DB0">
          <w:rPr>
            <w:lang w:val="en-GB"/>
          </w:rPr>
          <w:delText xml:space="preserve"> </w:delText>
        </w:r>
      </w:del>
      <w:r>
        <w:rPr>
          <w:lang w:val="en-GB"/>
        </w:rPr>
        <w:t xml:space="preserve"> If you are using .NET class names in your scripts, a best practice is to spell out the full class name. You can discover namespace and DLL details by examining the class’s documentation – in this case, </w:t>
      </w:r>
      <w:r w:rsidRPr="00AB7FCD">
        <w:rPr>
          <w:rStyle w:val="URLPACKTChar"/>
        </w:rPr>
        <w:t>https://docs.microsoft.com/dotnet/api/system.io.fileinfo</w:t>
      </w:r>
      <w:r w:rsidR="009E27AF" w:rsidRPr="009E27AF">
        <w:rPr>
          <w:lang w:val="en-GB"/>
        </w:rPr>
        <w:t>.</w:t>
      </w:r>
    </w:p>
    <w:p w14:paraId="69691A4E" w14:textId="2DDB546D" w:rsidR="009E27AF" w:rsidRDefault="009E27AF" w:rsidP="009E27AF">
      <w:pPr>
        <w:pStyle w:val="NormalPACKT"/>
        <w:rPr>
          <w:lang w:val="en-GB"/>
        </w:rPr>
      </w:pPr>
      <w:r>
        <w:rPr>
          <w:lang w:val="en-GB"/>
        </w:rPr>
        <w:t xml:space="preserve">In </w:t>
      </w:r>
      <w:r w:rsidRPr="009E27AF">
        <w:rPr>
          <w:rStyle w:val="ItalicsPACKT"/>
        </w:rPr>
        <w:t>step 6</w:t>
      </w:r>
      <w:r>
        <w:rPr>
          <w:lang w:val="en-GB"/>
        </w:rPr>
        <w:t>, you examine the different member types you can find on a class or class instance</w:t>
      </w:r>
      <w:r w:rsidR="00E85160">
        <w:rPr>
          <w:lang w:val="en-GB"/>
        </w:rPr>
        <w:t xml:space="preserve"> for a process object</w:t>
      </w:r>
      <w:r>
        <w:rPr>
          <w:lang w:val="en-GB"/>
        </w:rPr>
        <w:t xml:space="preserve">. </w:t>
      </w:r>
      <w:r w:rsidR="00E85160">
        <w:rPr>
          <w:lang w:val="en-GB"/>
        </w:rPr>
        <w:t>Some of the</w:t>
      </w:r>
      <w:r w:rsidR="00AB7FCD">
        <w:rPr>
          <w:lang w:val="en-GB"/>
        </w:rPr>
        <w:t xml:space="preserve"> </w:t>
      </w:r>
      <w:r w:rsidR="00E85160">
        <w:rPr>
          <w:lang w:val="en-GB"/>
        </w:rPr>
        <w:t xml:space="preserve">members you can see come directly from the underlying .NET object. Others, such as </w:t>
      </w:r>
      <w:proofErr w:type="spellStart"/>
      <w:r w:rsidR="00E85160">
        <w:rPr>
          <w:lang w:val="en-GB"/>
        </w:rPr>
        <w:t>ScriptProperty</w:t>
      </w:r>
      <w:proofErr w:type="spellEnd"/>
      <w:r w:rsidR="00E85160">
        <w:rPr>
          <w:lang w:val="en-GB"/>
        </w:rPr>
        <w:t xml:space="preserve">, </w:t>
      </w:r>
      <w:proofErr w:type="spellStart"/>
      <w:r w:rsidR="00E85160">
        <w:rPr>
          <w:lang w:val="en-GB"/>
        </w:rPr>
        <w:t>AliasProperty</w:t>
      </w:r>
      <w:proofErr w:type="spellEnd"/>
      <w:r w:rsidR="00AB7FCD">
        <w:rPr>
          <w:lang w:val="en-GB"/>
        </w:rPr>
        <w:t>,</w:t>
      </w:r>
      <w:r w:rsidR="00E85160">
        <w:rPr>
          <w:lang w:val="en-GB"/>
        </w:rPr>
        <w:t xml:space="preserve"> and </w:t>
      </w:r>
      <w:proofErr w:type="spellStart"/>
      <w:r w:rsidR="00E85160">
        <w:rPr>
          <w:lang w:val="en-GB"/>
        </w:rPr>
        <w:t>CodeProperty</w:t>
      </w:r>
      <w:proofErr w:type="spellEnd"/>
      <w:r w:rsidR="00AB7FCD">
        <w:rPr>
          <w:lang w:val="en-GB"/>
        </w:rPr>
        <w:t>,</w:t>
      </w:r>
      <w:r w:rsidR="00E85160">
        <w:rPr>
          <w:lang w:val="en-GB"/>
        </w:rPr>
        <w:t xml:space="preserve"> are added by PowerShell’s </w:t>
      </w:r>
      <w:r w:rsidR="00E85160" w:rsidRPr="00B85DB0">
        <w:rPr>
          <w:b/>
          <w:bCs/>
          <w:lang w:val="en-GB"/>
          <w:rPrChange w:id="233" w:author="Safis Editor" w:date="2022-09-15T23:21:00Z">
            <w:rPr>
              <w:lang w:val="en-GB"/>
            </w:rPr>
          </w:rPrChange>
        </w:rPr>
        <w:t>Extensible Type System</w:t>
      </w:r>
      <w:r w:rsidR="00E85160">
        <w:rPr>
          <w:lang w:val="en-GB"/>
        </w:rPr>
        <w:t xml:space="preserve"> (</w:t>
      </w:r>
      <w:r w:rsidR="00E85160" w:rsidRPr="00B85DB0">
        <w:rPr>
          <w:b/>
          <w:bCs/>
          <w:lang w:val="en-GB"/>
          <w:rPrChange w:id="234" w:author="Safis Editor" w:date="2022-09-15T23:21:00Z">
            <w:rPr>
              <w:lang w:val="en-GB"/>
            </w:rPr>
          </w:rPrChange>
        </w:rPr>
        <w:t>ETS</w:t>
      </w:r>
      <w:r w:rsidR="00E85160">
        <w:rPr>
          <w:lang w:val="en-GB"/>
        </w:rPr>
        <w:t>). With the ETS</w:t>
      </w:r>
      <w:r w:rsidR="00AB7FCD">
        <w:rPr>
          <w:lang w:val="en-GB"/>
        </w:rPr>
        <w:t>,</w:t>
      </w:r>
      <w:r w:rsidR="00E85160">
        <w:rPr>
          <w:lang w:val="en-GB"/>
        </w:rPr>
        <w:t xml:space="preserve"> the developers extend the .N</w:t>
      </w:r>
      <w:ins w:id="235" w:author="Safis Editor" w:date="2022-09-15T22:46:00Z">
        <w:r w:rsidR="00CA010A">
          <w:rPr>
            <w:lang w:val="en-GB"/>
          </w:rPr>
          <w:t>ET</w:t>
        </w:r>
      </w:ins>
      <w:del w:id="236" w:author="Safis Editor" w:date="2022-09-15T22:46:00Z">
        <w:r w:rsidR="00E85160" w:rsidDel="00CA010A">
          <w:rPr>
            <w:lang w:val="en-GB"/>
          </w:rPr>
          <w:delText>et</w:delText>
        </w:r>
      </w:del>
      <w:r w:rsidR="00E85160">
        <w:rPr>
          <w:lang w:val="en-GB"/>
        </w:rPr>
        <w:t xml:space="preserve"> object with, in effect, additional properties which IT </w:t>
      </w:r>
      <w:ins w:id="237" w:author="Safis Editor" w:date="2022-09-15T23:21:00Z">
        <w:r w:rsidR="00B85DB0">
          <w:rPr>
            <w:lang w:val="en-GB"/>
          </w:rPr>
          <w:t>p</w:t>
        </w:r>
      </w:ins>
      <w:del w:id="238" w:author="Safis Editor" w:date="2022-09-15T23:21:00Z">
        <w:r w:rsidR="00E85160" w:rsidDel="00B85DB0">
          <w:rPr>
            <w:lang w:val="en-GB"/>
          </w:rPr>
          <w:delText>P</w:delText>
        </w:r>
      </w:del>
      <w:r w:rsidR="00E85160">
        <w:rPr>
          <w:lang w:val="en-GB"/>
        </w:rPr>
        <w:t>ros may fin</w:t>
      </w:r>
      <w:r w:rsidR="00AB7FCD">
        <w:rPr>
          <w:lang w:val="en-GB"/>
        </w:rPr>
        <w:t>d</w:t>
      </w:r>
      <w:r w:rsidR="00E85160">
        <w:rPr>
          <w:lang w:val="en-GB"/>
        </w:rPr>
        <w:t xml:space="preserve"> more useful. You can read about the ETS here: </w:t>
      </w:r>
      <w:r w:rsidR="00E85160" w:rsidRPr="00E85160">
        <w:rPr>
          <w:rStyle w:val="URLPACKTChar"/>
          <w:lang w:val="en-GB"/>
        </w:rPr>
        <w:t>https://powershellstation.com/2009/09/15/powershell-ets-extended-type-system</w:t>
      </w:r>
      <w:r w:rsidR="00E85160" w:rsidRPr="00B85DB0">
        <w:rPr>
          <w:rPrChange w:id="239" w:author="Safis Editor" w:date="2022-09-15T23:21:00Z">
            <w:rPr>
              <w:rStyle w:val="URLPACKTChar"/>
              <w:lang w:val="en-GB"/>
            </w:rPr>
          </w:rPrChange>
        </w:rPr>
        <w:t>.</w:t>
      </w:r>
    </w:p>
    <w:p w14:paraId="7F602250" w14:textId="7555B392" w:rsidR="00D34AAC" w:rsidRDefault="00D34AAC" w:rsidP="00D34AAC">
      <w:pPr>
        <w:pStyle w:val="Heading1"/>
        <w:tabs>
          <w:tab w:val="left" w:pos="0"/>
        </w:tabs>
      </w:pPr>
      <w:r>
        <w:t>Exploring .NET Methods</w:t>
      </w:r>
    </w:p>
    <w:p w14:paraId="6E9F7671" w14:textId="2E41051F" w:rsidR="00E85160" w:rsidRPr="00E85160" w:rsidRDefault="00E85160" w:rsidP="00E85160">
      <w:pPr>
        <w:pStyle w:val="NormalPACKT"/>
        <w:rPr>
          <w:lang w:val="en-GB"/>
        </w:rPr>
      </w:pPr>
      <w:r w:rsidRPr="00E85160">
        <w:rPr>
          <w:lang w:val="en-GB"/>
        </w:rPr>
        <w:t>With .NET, a method is some action that a .NET object occurrence</w:t>
      </w:r>
      <w:r w:rsidR="004C1012">
        <w:rPr>
          <w:lang w:val="en-GB"/>
        </w:rPr>
        <w:t xml:space="preserve"> (an instance method)</w:t>
      </w:r>
      <w:del w:id="240" w:author="Safis Editor" w:date="2022-09-15T23:31:00Z">
        <w:r w:rsidRPr="00E85160" w:rsidDel="00B85DB0">
          <w:rPr>
            <w:lang w:val="en-GB"/>
          </w:rPr>
          <w:delText>,</w:delText>
        </w:r>
      </w:del>
      <w:r w:rsidRPr="00E85160">
        <w:rPr>
          <w:lang w:val="en-GB"/>
        </w:rPr>
        <w:t xml:space="preserve"> or the class</w:t>
      </w:r>
      <w:r w:rsidR="004C1012">
        <w:rPr>
          <w:lang w:val="en-GB"/>
        </w:rPr>
        <w:t xml:space="preserve"> (a </w:t>
      </w:r>
      <w:r w:rsidR="004C2D6E">
        <w:rPr>
          <w:lang w:val="en-GB"/>
        </w:rPr>
        <w:t>s</w:t>
      </w:r>
      <w:r w:rsidR="004C1012">
        <w:rPr>
          <w:lang w:val="en-GB"/>
        </w:rPr>
        <w:t>tatic method)</w:t>
      </w:r>
      <w:r w:rsidRPr="00E85160">
        <w:rPr>
          <w:lang w:val="en-GB"/>
        </w:rPr>
        <w:t xml:space="preserve">, can perform. These methods form the basis for many PowerShell cmdlets. For example, you can stop a Windows Process by using the </w:t>
      </w:r>
      <w:r w:rsidRPr="00E85160">
        <w:rPr>
          <w:rStyle w:val="CodeInTextPACKT"/>
          <w:lang w:val="en-GB"/>
        </w:rPr>
        <w:t>Stop-Process</w:t>
      </w:r>
      <w:r w:rsidRPr="00E85160">
        <w:rPr>
          <w:lang w:val="en-GB"/>
        </w:rPr>
        <w:t xml:space="preserve"> cmdlet. The cmdlet then uses the </w:t>
      </w:r>
      <w:r w:rsidRPr="00E85160">
        <w:rPr>
          <w:rStyle w:val="CodeInTextPACKT"/>
          <w:lang w:val="en-GB"/>
        </w:rPr>
        <w:t>Kill()</w:t>
      </w:r>
      <w:r w:rsidRPr="00E85160">
        <w:rPr>
          <w:lang w:val="en-GB"/>
        </w:rPr>
        <w:t xml:space="preserve"> method of the associated Process object. As a general best practice, you should use cmdlets wherever possible. You should only use</w:t>
      </w:r>
      <w:r>
        <w:rPr>
          <w:lang w:val="en-GB"/>
        </w:rPr>
        <w:t xml:space="preserve"> </w:t>
      </w:r>
      <w:r w:rsidRPr="00E85160">
        <w:rPr>
          <w:lang w:val="en-GB"/>
        </w:rPr>
        <w:t xml:space="preserve">.NET classes and methods directly where there is no alternative.  </w:t>
      </w:r>
    </w:p>
    <w:p w14:paraId="768FC5AF" w14:textId="2825800D" w:rsidR="00E85160" w:rsidRPr="00E85160" w:rsidRDefault="00E85160" w:rsidP="00E85160">
      <w:pPr>
        <w:pStyle w:val="NormalPACKT"/>
        <w:rPr>
          <w:lang w:val="en-GB"/>
        </w:rPr>
      </w:pPr>
      <w:r w:rsidRPr="00E85160">
        <w:rPr>
          <w:lang w:val="en-GB"/>
        </w:rPr>
        <w:t xml:space="preserve">.NET methods can be beneficial for performing some operations </w:t>
      </w:r>
      <w:del w:id="241" w:author="Safis Editor" w:date="2022-09-15T23:31:00Z">
        <w:r w:rsidRPr="00E85160" w:rsidDel="00B85DB0">
          <w:rPr>
            <w:lang w:val="en-GB"/>
          </w:rPr>
          <w:delText xml:space="preserve">which </w:delText>
        </w:r>
      </w:del>
      <w:ins w:id="242" w:author="Safis Editor" w:date="2022-09-15T23:31:00Z">
        <w:r w:rsidR="00B85DB0">
          <w:rPr>
            <w:lang w:val="en-GB"/>
          </w:rPr>
          <w:t>that</w:t>
        </w:r>
        <w:r w:rsidR="00B85DB0" w:rsidRPr="00E85160">
          <w:rPr>
            <w:lang w:val="en-GB"/>
          </w:rPr>
          <w:t xml:space="preserve"> </w:t>
        </w:r>
      </w:ins>
      <w:r w:rsidRPr="00E85160">
        <w:rPr>
          <w:lang w:val="en-GB"/>
        </w:rPr>
        <w:t>have no PowerShell cmdlet</w:t>
      </w:r>
      <w:r>
        <w:rPr>
          <w:lang w:val="en-GB"/>
        </w:rPr>
        <w:t xml:space="preserve"> support</w:t>
      </w:r>
      <w:r w:rsidRPr="00E85160">
        <w:rPr>
          <w:lang w:val="en-GB"/>
        </w:rPr>
        <w:t>. And it can be useful too from the command line</w:t>
      </w:r>
      <w:r w:rsidR="004C2D6E">
        <w:rPr>
          <w:lang w:val="en-GB"/>
        </w:rPr>
        <w:t>, f</w:t>
      </w:r>
      <w:r w:rsidRPr="00E85160">
        <w:rPr>
          <w:lang w:val="en-GB"/>
        </w:rPr>
        <w:t>or example</w:t>
      </w:r>
      <w:r w:rsidR="00AB7FCD">
        <w:rPr>
          <w:lang w:val="en-GB"/>
        </w:rPr>
        <w:t>,</w:t>
      </w:r>
      <w:r w:rsidRPr="00E85160">
        <w:rPr>
          <w:lang w:val="en-GB"/>
        </w:rPr>
        <w:t xml:space="preserve"> when you wish to kill a </w:t>
      </w:r>
      <w:r w:rsidRPr="00E85160">
        <w:rPr>
          <w:lang w:val="en-GB"/>
        </w:rPr>
        <w:lastRenderedPageBreak/>
        <w:t xml:space="preserve">process. IT </w:t>
      </w:r>
      <w:ins w:id="243" w:author="Safis Editor" w:date="2022-09-15T23:31:00Z">
        <w:r w:rsidR="00B85DB0">
          <w:rPr>
            <w:lang w:val="en-GB"/>
          </w:rPr>
          <w:t>p</w:t>
        </w:r>
      </w:ins>
      <w:del w:id="244" w:author="Safis Editor" w:date="2022-09-15T23:31:00Z">
        <w:r w:rsidRPr="00E85160" w:rsidDel="00B85DB0">
          <w:rPr>
            <w:lang w:val="en-GB"/>
          </w:rPr>
          <w:delText>P</w:delText>
        </w:r>
      </w:del>
      <w:r w:rsidRPr="00E85160">
        <w:rPr>
          <w:lang w:val="en-GB"/>
        </w:rPr>
        <w:t>rofessionals are all too familiar with processes that are not responding and need to be killed, something you can do at the GUI using Task Manager. Or</w:t>
      </w:r>
      <w:r w:rsidR="00AB7FCD">
        <w:rPr>
          <w:lang w:val="en-GB"/>
        </w:rPr>
        <w:t>,</w:t>
      </w:r>
      <w:r w:rsidRPr="00E85160">
        <w:rPr>
          <w:lang w:val="en-GB"/>
        </w:rPr>
        <w:t xml:space="preserve"> with PowerShell, you can use the </w:t>
      </w:r>
      <w:r w:rsidRPr="004C1012">
        <w:rPr>
          <w:rStyle w:val="CodeInTextPACKT"/>
          <w:lang w:val="en-GB"/>
        </w:rPr>
        <w:t>Stop-Process</w:t>
      </w:r>
      <w:r w:rsidRPr="00E85160">
        <w:rPr>
          <w:lang w:val="en-GB"/>
        </w:rPr>
        <w:t xml:space="preserve"> cmdlet. At the command line, where brevity is useful, you can use </w:t>
      </w:r>
      <w:r w:rsidRPr="00B85DB0">
        <w:rPr>
          <w:rStyle w:val="CodeInTextPACKT"/>
          <w:rPrChange w:id="245" w:author="Safis Editor" w:date="2022-09-15T23:31:00Z">
            <w:rPr>
              <w:lang w:val="en-GB"/>
            </w:rPr>
          </w:rPrChange>
        </w:rPr>
        <w:t>Get-Process</w:t>
      </w:r>
      <w:r w:rsidRPr="00B85DB0">
        <w:rPr>
          <w:rPrChange w:id="246" w:author="Safis Editor" w:date="2022-09-15T23:32:00Z">
            <w:rPr>
              <w:lang w:val="en-GB"/>
            </w:rPr>
          </w:rPrChange>
        </w:rPr>
        <w:t xml:space="preserve"> </w:t>
      </w:r>
      <w:r w:rsidRPr="00E85160">
        <w:rPr>
          <w:lang w:val="en-GB"/>
        </w:rPr>
        <w:t xml:space="preserve">to find the process you want to stop and pipe the output to each process’s </w:t>
      </w:r>
      <w:r w:rsidRPr="004C1012">
        <w:rPr>
          <w:rStyle w:val="CodeInTextPACKT"/>
          <w:lang w:val="en-GB"/>
        </w:rPr>
        <w:t>Kill(</w:t>
      </w:r>
      <w:r w:rsidRPr="00B85DB0">
        <w:rPr>
          <w:rStyle w:val="CodeInTextPACKT"/>
          <w:rPrChange w:id="247" w:author="Safis Editor" w:date="2022-09-15T23:32:00Z">
            <w:rPr>
              <w:lang w:val="en-GB"/>
            </w:rPr>
          </w:rPrChange>
        </w:rPr>
        <w:t>)</w:t>
      </w:r>
      <w:r w:rsidRPr="00E85160">
        <w:rPr>
          <w:lang w:val="en-GB"/>
        </w:rPr>
        <w:t xml:space="preserve"> method. PowerShell then calls the object’s </w:t>
      </w:r>
      <w:r w:rsidRPr="004C1012">
        <w:rPr>
          <w:rStyle w:val="CodeInTextPACKT"/>
          <w:lang w:val="en-GB"/>
        </w:rPr>
        <w:t>Kill()</w:t>
      </w:r>
      <w:r w:rsidRPr="00E85160">
        <w:rPr>
          <w:lang w:val="en-GB"/>
        </w:rPr>
        <w:t xml:space="preserve"> method. </w:t>
      </w:r>
      <w:r w:rsidR="004C2D6E">
        <w:rPr>
          <w:lang w:val="en-GB"/>
        </w:rPr>
        <w:t>T</w:t>
      </w:r>
      <w:r w:rsidRPr="00E85160">
        <w:rPr>
          <w:lang w:val="en-GB"/>
        </w:rPr>
        <w:t xml:space="preserve">o help IT </w:t>
      </w:r>
      <w:ins w:id="248" w:author="Safis Editor" w:date="2022-09-15T23:32:00Z">
        <w:r w:rsidR="00B85DB0">
          <w:rPr>
            <w:lang w:val="en-GB"/>
          </w:rPr>
          <w:t>p</w:t>
        </w:r>
      </w:ins>
      <w:del w:id="249" w:author="Safis Editor" w:date="2022-09-15T23:32:00Z">
        <w:r w:rsidRPr="00E85160" w:rsidDel="00B85DB0">
          <w:rPr>
            <w:lang w:val="en-GB"/>
          </w:rPr>
          <w:delText>P</w:delText>
        </w:r>
      </w:del>
      <w:r w:rsidRPr="00E85160">
        <w:rPr>
          <w:lang w:val="en-GB"/>
        </w:rPr>
        <w:t xml:space="preserve">rofessionals, the PowerShell team created the </w:t>
      </w:r>
      <w:r w:rsidRPr="004C1012">
        <w:rPr>
          <w:rStyle w:val="CodeInTextPACKT"/>
          <w:lang w:val="en-GB"/>
        </w:rPr>
        <w:t>Kill</w:t>
      </w:r>
      <w:r w:rsidRPr="00E85160">
        <w:rPr>
          <w:lang w:val="en-GB"/>
        </w:rPr>
        <w:t xml:space="preserve"> alias to the </w:t>
      </w:r>
      <w:r w:rsidRPr="004C1012">
        <w:rPr>
          <w:rStyle w:val="CodeInTextPACKT"/>
          <w:lang w:val="en-GB"/>
        </w:rPr>
        <w:t>Stop-Process</w:t>
      </w:r>
      <w:r w:rsidRPr="00E85160">
        <w:rPr>
          <w:lang w:val="en-GB"/>
        </w:rPr>
        <w:t xml:space="preserve"> cmdlet.</w:t>
      </w:r>
      <w:del w:id="250" w:author="Safis Editor" w:date="2022-09-15T23:32:00Z">
        <w:r w:rsidRPr="00E85160" w:rsidDel="00B85DB0">
          <w:rPr>
            <w:lang w:val="en-GB"/>
          </w:rPr>
          <w:delText xml:space="preserve"> I</w:delText>
        </w:r>
      </w:del>
    </w:p>
    <w:p w14:paraId="049FB580" w14:textId="06C0F30A" w:rsidR="00E85160" w:rsidRPr="00E85160" w:rsidRDefault="00E85160" w:rsidP="00E85160">
      <w:pPr>
        <w:pStyle w:val="NormalPACKT"/>
        <w:rPr>
          <w:lang w:val="en-GB"/>
        </w:rPr>
      </w:pPr>
      <w:r w:rsidRPr="00E85160">
        <w:rPr>
          <w:lang w:val="en-GB"/>
        </w:rPr>
        <w:t>Another great example is encrypting files. Windows</w:t>
      </w:r>
      <w:r w:rsidR="004C2D6E">
        <w:rPr>
          <w:lang w:val="en-GB"/>
        </w:rPr>
        <w:t xml:space="preserve">’s </w:t>
      </w:r>
      <w:r w:rsidRPr="00E85160">
        <w:rPr>
          <w:lang w:val="en-GB"/>
        </w:rPr>
        <w:t xml:space="preserve">NTFS </w:t>
      </w:r>
      <w:r w:rsidR="004C2D6E">
        <w:rPr>
          <w:lang w:val="en-GB"/>
        </w:rPr>
        <w:t xml:space="preserve">file system includes support for the </w:t>
      </w:r>
      <w:r w:rsidRPr="00C43EA7">
        <w:rPr>
          <w:b/>
          <w:bCs/>
          <w:lang w:val="en-GB"/>
          <w:rPrChange w:id="251" w:author="Safis Editor" w:date="2022-09-15T23:35:00Z">
            <w:rPr>
              <w:lang w:val="en-GB"/>
            </w:rPr>
          </w:rPrChange>
        </w:rPr>
        <w:t>Encrypting File System</w:t>
      </w:r>
      <w:r w:rsidRPr="00E85160">
        <w:rPr>
          <w:lang w:val="en-GB"/>
        </w:rPr>
        <w:t xml:space="preserve"> (</w:t>
      </w:r>
      <w:r w:rsidRPr="00C43EA7">
        <w:rPr>
          <w:b/>
          <w:bCs/>
          <w:lang w:val="en-GB"/>
          <w:rPrChange w:id="252" w:author="Safis Editor" w:date="2022-09-15T23:35:00Z">
            <w:rPr>
              <w:lang w:val="en-GB"/>
            </w:rPr>
          </w:rPrChange>
        </w:rPr>
        <w:t>EFS</w:t>
      </w:r>
      <w:r w:rsidRPr="00E85160">
        <w:rPr>
          <w:lang w:val="en-GB"/>
        </w:rPr>
        <w:t xml:space="preserve">) feature. EFS </w:t>
      </w:r>
      <w:r w:rsidR="00AB7FCD">
        <w:rPr>
          <w:lang w:val="en-GB"/>
        </w:rPr>
        <w:t>lets you</w:t>
      </w:r>
      <w:r w:rsidRPr="00E85160">
        <w:rPr>
          <w:lang w:val="en-GB"/>
        </w:rPr>
        <w:t xml:space="preserve"> encrypt or decrypt files on your computer with encryption based on X.509 certificates. For details on the EFS and how it works, see </w:t>
      </w:r>
      <w:r w:rsidRPr="004C1012">
        <w:rPr>
          <w:rStyle w:val="URLPACKTChar"/>
          <w:lang w:val="en-GB"/>
        </w:rPr>
        <w:t>https://docs.microsoft.com/ windows/win32/</w:t>
      </w:r>
      <w:proofErr w:type="spellStart"/>
      <w:r w:rsidRPr="004C1012">
        <w:rPr>
          <w:rStyle w:val="URLPACKTChar"/>
          <w:lang w:val="en-GB"/>
        </w:rPr>
        <w:t>fileio</w:t>
      </w:r>
      <w:proofErr w:type="spellEnd"/>
      <w:r w:rsidRPr="004C1012">
        <w:rPr>
          <w:rStyle w:val="URLPACKTChar"/>
          <w:lang w:val="en-GB"/>
        </w:rPr>
        <w:t>/file-encryption</w:t>
      </w:r>
      <w:r w:rsidRPr="00E85160">
        <w:rPr>
          <w:lang w:val="en-GB"/>
        </w:rPr>
        <w:t>.</w:t>
      </w:r>
    </w:p>
    <w:p w14:paraId="7E02AAC4" w14:textId="5E3E3148" w:rsidR="00E85160" w:rsidRPr="00E85160" w:rsidRDefault="00E85160" w:rsidP="00E85160">
      <w:pPr>
        <w:pStyle w:val="NormalPACKT"/>
        <w:rPr>
          <w:lang w:val="en-GB"/>
        </w:rPr>
      </w:pPr>
      <w:r w:rsidRPr="00E85160">
        <w:rPr>
          <w:lang w:val="en-GB"/>
        </w:rPr>
        <w:t xml:space="preserve">At present, there are no cmdlets to encrypt or decrypt files. The </w:t>
      </w:r>
      <w:proofErr w:type="spellStart"/>
      <w:r w:rsidRPr="004C1012">
        <w:rPr>
          <w:rStyle w:val="CodeInTextPACKT"/>
          <w:lang w:val="en-GB"/>
        </w:rPr>
        <w:t>System.IO.FileInfo</w:t>
      </w:r>
      <w:proofErr w:type="spellEnd"/>
      <w:r w:rsidRPr="00E85160">
        <w:rPr>
          <w:lang w:val="en-GB"/>
        </w:rPr>
        <w:t xml:space="preserve"> class, however, has two methods you can use: </w:t>
      </w:r>
      <w:r w:rsidRPr="004C1012">
        <w:rPr>
          <w:rStyle w:val="CodeInTextPACKT"/>
          <w:lang w:val="en-GB"/>
        </w:rPr>
        <w:t>Encrypt()</w:t>
      </w:r>
      <w:r w:rsidRPr="00E85160">
        <w:rPr>
          <w:lang w:val="en-GB"/>
        </w:rPr>
        <w:t xml:space="preserve"> and </w:t>
      </w:r>
      <w:r w:rsidRPr="004C1012">
        <w:rPr>
          <w:rStyle w:val="CodeInTextPACKT"/>
          <w:lang w:val="en-GB"/>
        </w:rPr>
        <w:t>Decrypt()</w:t>
      </w:r>
      <w:r w:rsidRPr="004C1012">
        <w:rPr>
          <w:lang w:val="en-GB"/>
        </w:rPr>
        <w:t>.</w:t>
      </w:r>
      <w:r w:rsidR="00AB7FCD">
        <w:rPr>
          <w:lang w:val="en-GB"/>
        </w:rPr>
        <w:t xml:space="preserve"> </w:t>
      </w:r>
      <w:r w:rsidRPr="004C1012">
        <w:rPr>
          <w:lang w:val="en-GB"/>
        </w:rPr>
        <w:t>Th</w:t>
      </w:r>
      <w:r w:rsidRPr="00E85160">
        <w:rPr>
          <w:lang w:val="en-GB"/>
        </w:rPr>
        <w:t xml:space="preserve">ese </w:t>
      </w:r>
      <w:r w:rsidR="004C1012">
        <w:rPr>
          <w:lang w:val="en-GB"/>
        </w:rPr>
        <w:t xml:space="preserve">instance </w:t>
      </w:r>
      <w:r w:rsidRPr="00E85160">
        <w:rPr>
          <w:lang w:val="en-GB"/>
        </w:rPr>
        <w:t>methods encrypt and decrypt a file based on EFS certificates</w:t>
      </w:r>
      <w:r w:rsidR="004C1012">
        <w:rPr>
          <w:lang w:val="en-GB"/>
        </w:rPr>
        <w:t xml:space="preserve"> (which Windows can automatically generate)</w:t>
      </w:r>
      <w:r w:rsidRPr="00E85160">
        <w:rPr>
          <w:lang w:val="en-GB"/>
        </w:rPr>
        <w:t>. You can use these .NET methods to encrypt</w:t>
      </w:r>
      <w:r w:rsidR="004C1012">
        <w:rPr>
          <w:lang w:val="en-GB"/>
        </w:rPr>
        <w:t xml:space="preserve"> or</w:t>
      </w:r>
      <w:r w:rsidRPr="00E85160">
        <w:rPr>
          <w:lang w:val="en-GB"/>
        </w:rPr>
        <w:t xml:space="preserve"> decrypt a file without </w:t>
      </w:r>
      <w:r w:rsidR="00AB7FCD">
        <w:rPr>
          <w:lang w:val="en-GB"/>
        </w:rPr>
        <w:t>using</w:t>
      </w:r>
      <w:r w:rsidRPr="00E85160">
        <w:rPr>
          <w:lang w:val="en-GB"/>
        </w:rPr>
        <w:t xml:space="preserve"> the GUI.</w:t>
      </w:r>
    </w:p>
    <w:p w14:paraId="73D6DBF3" w14:textId="0BA03085" w:rsidR="00E85160" w:rsidRPr="00E85160" w:rsidRDefault="004C1012" w:rsidP="00E85160">
      <w:pPr>
        <w:pStyle w:val="NormalPACKT"/>
        <w:rPr>
          <w:lang w:val="en-GB"/>
        </w:rPr>
      </w:pPr>
      <w:r>
        <w:rPr>
          <w:lang w:val="en-GB"/>
        </w:rPr>
        <w:t>A</w:t>
      </w:r>
      <w:r w:rsidR="00E85160" w:rsidRPr="00E85160">
        <w:rPr>
          <w:lang w:val="en-GB"/>
        </w:rPr>
        <w:t xml:space="preserve">s you saw in </w:t>
      </w:r>
      <w:ins w:id="253" w:author="Safis Editor" w:date="2022-09-15T23:36:00Z">
        <w:r w:rsidR="00C43EA7">
          <w:rPr>
            <w:lang w:val="en-GB"/>
          </w:rPr>
          <w:t xml:space="preserve">the </w:t>
        </w:r>
      </w:ins>
      <w:del w:id="254" w:author="Safis Editor" w:date="2022-09-15T23:36:00Z">
        <w:r w:rsidR="00E85160" w:rsidRPr="00E85160" w:rsidDel="00C43EA7">
          <w:rPr>
            <w:lang w:val="en-GB"/>
          </w:rPr>
          <w:delText>“</w:delText>
        </w:r>
      </w:del>
      <w:r w:rsidR="00E85160" w:rsidRPr="004C1012">
        <w:rPr>
          <w:rStyle w:val="ItalicsPACKT"/>
          <w:lang w:val="en-GB"/>
        </w:rPr>
        <w:t>Examining .NET Classes</w:t>
      </w:r>
      <w:ins w:id="255" w:author="Safis Editor" w:date="2022-09-15T23:36:00Z">
        <w:r w:rsidR="00C43EA7">
          <w:rPr>
            <w:rStyle w:val="ItalicsPACKT"/>
            <w:lang w:val="en-GB"/>
          </w:rPr>
          <w:t xml:space="preserve"> </w:t>
        </w:r>
        <w:r w:rsidR="00C43EA7" w:rsidRPr="00C43EA7">
          <w:rPr>
            <w:rPrChange w:id="256" w:author="Safis Editor" w:date="2022-09-15T23:36:00Z">
              <w:rPr>
                <w:rStyle w:val="ItalicsPACKT"/>
                <w:lang w:val="en-GB"/>
              </w:rPr>
            </w:rPrChange>
          </w:rPr>
          <w:t>recipe</w:t>
        </w:r>
      </w:ins>
      <w:r w:rsidR="00AB7FCD">
        <w:rPr>
          <w:lang w:val="en-GB"/>
        </w:rPr>
        <w:t>,</w:t>
      </w:r>
      <w:del w:id="257" w:author="Safis Editor" w:date="2022-09-15T23:36:00Z">
        <w:r w:rsidR="00AB7FCD" w:rsidDel="00C43EA7">
          <w:rPr>
            <w:lang w:val="en-GB"/>
          </w:rPr>
          <w:delText>”</w:delText>
        </w:r>
      </w:del>
      <w:r w:rsidR="00E85160" w:rsidRPr="00E85160">
        <w:rPr>
          <w:lang w:val="en-GB"/>
        </w:rPr>
        <w:t xml:space="preserve"> you can pipe any object to the </w:t>
      </w:r>
      <w:r w:rsidR="00E85160" w:rsidRPr="004C1012">
        <w:rPr>
          <w:rStyle w:val="CodeInTextPACKT"/>
          <w:lang w:val="en-GB"/>
        </w:rPr>
        <w:t>Get-Member</w:t>
      </w:r>
      <w:r w:rsidR="00E85160" w:rsidRPr="00E85160">
        <w:rPr>
          <w:lang w:val="en-GB"/>
        </w:rPr>
        <w:t xml:space="preserve"> cmdlet to discover the methods for the object. Discovering the specific property names and property value types is simple and easy – no guessing or prayer-based text parsing, so beloved by Linux admins.</w:t>
      </w:r>
    </w:p>
    <w:p w14:paraId="26115BFD" w14:textId="77777777" w:rsidR="00D34AAC" w:rsidRDefault="00D34AAC" w:rsidP="00D34AAC">
      <w:pPr>
        <w:pStyle w:val="Heading2"/>
        <w:tabs>
          <w:tab w:val="left" w:pos="0"/>
        </w:tabs>
      </w:pPr>
      <w:r>
        <w:t>Getting ready</w:t>
      </w:r>
    </w:p>
    <w:p w14:paraId="0302B562"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9F5141F" w14:textId="0B195F9B" w:rsidR="00D34AAC" w:rsidRDefault="00D34AAC" w:rsidP="00D34AAC">
      <w:pPr>
        <w:pStyle w:val="Heading2"/>
        <w:tabs>
          <w:tab w:val="left" w:pos="0"/>
        </w:tabs>
      </w:pPr>
      <w:r>
        <w:t>How to do it...</w:t>
      </w:r>
    </w:p>
    <w:p w14:paraId="6A7A9FD0" w14:textId="42A6E232" w:rsidR="00EF4E1C" w:rsidRPr="00EF4E1C" w:rsidRDefault="00EF4E1C" w:rsidP="00EF4E1C">
      <w:pPr>
        <w:pStyle w:val="NumberedBulletPACKT"/>
        <w:numPr>
          <w:ilvl w:val="0"/>
          <w:numId w:val="13"/>
        </w:numPr>
        <w:rPr>
          <w:color w:val="000000"/>
          <w:lang w:val="en-GB" w:eastAsia="en-GB"/>
        </w:rPr>
      </w:pPr>
      <w:r w:rsidRPr="00EF4E1C">
        <w:rPr>
          <w:lang w:val="en-GB" w:eastAsia="en-GB"/>
        </w:rPr>
        <w:t>Starting Notepad</w:t>
      </w:r>
      <w:ins w:id="258" w:author="Safis Editor" w:date="2022-09-15T23:40:00Z">
        <w:r w:rsidR="00C43EA7">
          <w:rPr>
            <w:lang w:val="en-GB" w:eastAsia="en-GB"/>
          </w:rPr>
          <w:t>:</w:t>
        </w:r>
      </w:ins>
    </w:p>
    <w:p w14:paraId="5D1394A1" w14:textId="77777777" w:rsidR="00EF4E1C" w:rsidRPr="00EF4E1C" w:rsidRDefault="00EF4E1C" w:rsidP="00C43EA7">
      <w:pPr>
        <w:pStyle w:val="CodePACKT"/>
      </w:pPr>
    </w:p>
    <w:p w14:paraId="7D51D92F" w14:textId="1AC39ABA" w:rsidR="00EF4E1C" w:rsidRPr="00EF4E1C" w:rsidRDefault="00EF4E1C" w:rsidP="00C43EA7">
      <w:pPr>
        <w:pStyle w:val="CodePACKT"/>
      </w:pPr>
      <w:r w:rsidRPr="00EF4E1C">
        <w:t>notepad.exe</w:t>
      </w:r>
    </w:p>
    <w:p w14:paraId="4805CC1F" w14:textId="77777777" w:rsidR="00EF4E1C" w:rsidRPr="00EF4E1C" w:rsidRDefault="00EF4E1C" w:rsidP="00C43EA7">
      <w:pPr>
        <w:pStyle w:val="CodePACKT"/>
      </w:pPr>
    </w:p>
    <w:p w14:paraId="21749868" w14:textId="542AC153" w:rsidR="00EF4E1C" w:rsidRPr="00EF4E1C" w:rsidRDefault="00EF4E1C" w:rsidP="00EF4E1C">
      <w:pPr>
        <w:pStyle w:val="NumberedBulletPACKT"/>
        <w:rPr>
          <w:color w:val="000000"/>
          <w:lang w:val="en-GB" w:eastAsia="en-GB"/>
        </w:rPr>
      </w:pPr>
      <w:r w:rsidRPr="00EF4E1C">
        <w:rPr>
          <w:lang w:val="en-GB" w:eastAsia="en-GB"/>
        </w:rPr>
        <w:t xml:space="preserve">Obtaining </w:t>
      </w:r>
      <w:ins w:id="259" w:author="Safis Editor" w:date="2022-09-15T23:40:00Z">
        <w:r w:rsidR="00C43EA7">
          <w:rPr>
            <w:lang w:val="en-GB" w:eastAsia="en-GB"/>
          </w:rPr>
          <w:t xml:space="preserve">the </w:t>
        </w:r>
      </w:ins>
      <w:r w:rsidRPr="00EF4E1C">
        <w:rPr>
          <w:lang w:val="en-GB" w:eastAsia="en-GB"/>
        </w:rPr>
        <w:t>methods on the Notepad process</w:t>
      </w:r>
      <w:ins w:id="260" w:author="Safis Editor" w:date="2022-09-15T23:40:00Z">
        <w:r w:rsidR="00C43EA7">
          <w:rPr>
            <w:lang w:val="en-GB" w:eastAsia="en-GB"/>
          </w:rPr>
          <w:t>:</w:t>
        </w:r>
      </w:ins>
    </w:p>
    <w:p w14:paraId="555E5844" w14:textId="77777777" w:rsidR="00EF4E1C" w:rsidRPr="00EF4E1C" w:rsidRDefault="00EF4E1C" w:rsidP="00C43EA7">
      <w:pPr>
        <w:pStyle w:val="CodePACKT"/>
      </w:pPr>
    </w:p>
    <w:p w14:paraId="11078AC7" w14:textId="61034441" w:rsidR="00EF4E1C" w:rsidRPr="00EF4E1C" w:rsidRDefault="00EF4E1C" w:rsidP="00C43EA7">
      <w:pPr>
        <w:pStyle w:val="CodePACKT"/>
      </w:pPr>
      <w:r w:rsidRPr="00EF4E1C">
        <w:t>$Notepad = Get-Process -Name Notepad</w:t>
      </w:r>
    </w:p>
    <w:p w14:paraId="6963A239" w14:textId="77777777" w:rsidR="00EF4E1C" w:rsidRPr="00EF4E1C" w:rsidRDefault="00EF4E1C" w:rsidP="00C43EA7">
      <w:pPr>
        <w:pStyle w:val="CodePACKT"/>
      </w:pPr>
      <w:r w:rsidRPr="00EF4E1C">
        <w:t>$Notepad | Get-Member -MemberType Method</w:t>
      </w:r>
    </w:p>
    <w:p w14:paraId="2E534BCF" w14:textId="77777777" w:rsidR="00EF4E1C" w:rsidRPr="00EF4E1C" w:rsidRDefault="00EF4E1C" w:rsidP="00C43EA7">
      <w:pPr>
        <w:pStyle w:val="CodePACKT"/>
      </w:pPr>
    </w:p>
    <w:p w14:paraId="4C901BA4" w14:textId="64969DBE" w:rsidR="00EF4E1C" w:rsidRPr="00EF4E1C" w:rsidRDefault="00EF4E1C" w:rsidP="00EF4E1C">
      <w:pPr>
        <w:pStyle w:val="NumberedBulletPACKT"/>
        <w:rPr>
          <w:color w:val="000000"/>
          <w:lang w:val="en-GB" w:eastAsia="en-GB"/>
        </w:rPr>
      </w:pPr>
      <w:r w:rsidRPr="00EF4E1C">
        <w:rPr>
          <w:lang w:val="en-GB" w:eastAsia="en-GB"/>
        </w:rPr>
        <w:t xml:space="preserve">Using the </w:t>
      </w:r>
      <w:r w:rsidRPr="00C43EA7">
        <w:rPr>
          <w:rFonts w:ascii="Lucida Console" w:hAnsi="Lucida Console"/>
          <w:sz w:val="19"/>
          <w:szCs w:val="18"/>
          <w:lang w:val="en-GB" w:eastAsia="ar-SA"/>
          <w:rPrChange w:id="261" w:author="Safis Editor" w:date="2022-09-15T23:40:00Z">
            <w:rPr>
              <w:lang w:val="en-GB" w:eastAsia="en-GB"/>
            </w:rPr>
          </w:rPrChange>
        </w:rPr>
        <w:t>Kill()</w:t>
      </w:r>
      <w:r w:rsidRPr="00EF4E1C">
        <w:rPr>
          <w:lang w:val="en-GB" w:eastAsia="en-GB"/>
        </w:rPr>
        <w:t xml:space="preserve"> method</w:t>
      </w:r>
      <w:ins w:id="262" w:author="Safis Editor" w:date="2022-09-15T23:40:00Z">
        <w:r w:rsidR="00C43EA7">
          <w:rPr>
            <w:lang w:val="en-GB" w:eastAsia="en-GB"/>
          </w:rPr>
          <w:t>:</w:t>
        </w:r>
      </w:ins>
    </w:p>
    <w:p w14:paraId="5E29134A" w14:textId="77777777" w:rsidR="00EF4E1C" w:rsidRPr="00EF4E1C" w:rsidRDefault="00EF4E1C" w:rsidP="00C43EA7">
      <w:pPr>
        <w:pStyle w:val="CodePACKT"/>
      </w:pPr>
    </w:p>
    <w:p w14:paraId="4F813B71" w14:textId="7BC8B733" w:rsidR="00EF4E1C" w:rsidRPr="00EF4E1C" w:rsidRDefault="00EF4E1C" w:rsidP="00C43EA7">
      <w:pPr>
        <w:pStyle w:val="CodePACKT"/>
      </w:pPr>
      <w:r w:rsidRPr="00EF4E1C">
        <w:t xml:space="preserve">$Notepad | </w:t>
      </w:r>
    </w:p>
    <w:p w14:paraId="2BD2483A" w14:textId="77777777" w:rsidR="00EF4E1C" w:rsidRPr="00EF4E1C" w:rsidRDefault="00EF4E1C" w:rsidP="00C43EA7">
      <w:pPr>
        <w:pStyle w:val="CodePACKT"/>
      </w:pPr>
      <w:r w:rsidRPr="00EF4E1C">
        <w:t>  ForEach-Object {$_.Kill()}</w:t>
      </w:r>
    </w:p>
    <w:p w14:paraId="3D299B4F" w14:textId="77777777" w:rsidR="00EF4E1C" w:rsidRPr="00EF4E1C" w:rsidRDefault="00EF4E1C" w:rsidP="00C43EA7">
      <w:pPr>
        <w:pStyle w:val="CodePACKT"/>
      </w:pPr>
    </w:p>
    <w:p w14:paraId="0037EF0F" w14:textId="297A17E9" w:rsidR="00EF4E1C" w:rsidRPr="00EF4E1C" w:rsidRDefault="00EF4E1C" w:rsidP="00EF4E1C">
      <w:pPr>
        <w:pStyle w:val="NumberedBulletPACKT"/>
        <w:rPr>
          <w:color w:val="000000"/>
          <w:lang w:val="en-GB" w:eastAsia="en-GB"/>
        </w:rPr>
      </w:pPr>
      <w:r w:rsidRPr="00EF4E1C">
        <w:rPr>
          <w:lang w:val="en-GB" w:eastAsia="en-GB"/>
        </w:rPr>
        <w:t xml:space="preserve">Confirming </w:t>
      </w:r>
      <w:ins w:id="263" w:author="Safis Editor" w:date="2022-09-15T23:40:00Z">
        <w:r w:rsidR="00C43EA7">
          <w:rPr>
            <w:lang w:val="en-GB" w:eastAsia="en-GB"/>
          </w:rPr>
          <w:t xml:space="preserve">the </w:t>
        </w:r>
      </w:ins>
      <w:r w:rsidRPr="00EF4E1C">
        <w:rPr>
          <w:lang w:val="en-GB" w:eastAsia="en-GB"/>
        </w:rPr>
        <w:t xml:space="preserve">Notepad process </w:t>
      </w:r>
      <w:del w:id="264" w:author="Safis Editor" w:date="2022-09-15T23:40:00Z">
        <w:r w:rsidRPr="00EF4E1C" w:rsidDel="00C43EA7">
          <w:rPr>
            <w:lang w:val="en-GB" w:eastAsia="en-GB"/>
          </w:rPr>
          <w:delText xml:space="preserve">is </w:delText>
        </w:r>
      </w:del>
      <w:ins w:id="265" w:author="Safis Editor" w:date="2022-09-15T23:40:00Z">
        <w:r w:rsidR="00C43EA7">
          <w:rPr>
            <w:lang w:val="en-GB" w:eastAsia="en-GB"/>
          </w:rPr>
          <w:t xml:space="preserve">has been </w:t>
        </w:r>
      </w:ins>
      <w:r w:rsidRPr="00EF4E1C">
        <w:rPr>
          <w:lang w:val="en-GB" w:eastAsia="en-GB"/>
        </w:rPr>
        <w:t>destroyed</w:t>
      </w:r>
      <w:ins w:id="266" w:author="Safis Editor" w:date="2022-09-15T23:40:00Z">
        <w:r w:rsidR="00C43EA7">
          <w:rPr>
            <w:lang w:val="en-GB" w:eastAsia="en-GB"/>
          </w:rPr>
          <w:t>:</w:t>
        </w:r>
      </w:ins>
    </w:p>
    <w:p w14:paraId="6BB58C31" w14:textId="77777777" w:rsidR="00EF4E1C" w:rsidRPr="00EF4E1C" w:rsidRDefault="00EF4E1C" w:rsidP="00C43EA7">
      <w:pPr>
        <w:pStyle w:val="CodePACKT"/>
      </w:pPr>
    </w:p>
    <w:p w14:paraId="7CDABF41" w14:textId="277C6EDB" w:rsidR="00EF4E1C" w:rsidRPr="00EF4E1C" w:rsidRDefault="00EF4E1C" w:rsidP="00C43EA7">
      <w:pPr>
        <w:pStyle w:val="CodePACKT"/>
      </w:pPr>
      <w:r w:rsidRPr="00EF4E1C">
        <w:t>Get-Process -Name Notepad</w:t>
      </w:r>
    </w:p>
    <w:p w14:paraId="6EE81247" w14:textId="77777777" w:rsidR="00EF4E1C" w:rsidRPr="00EF4E1C" w:rsidRDefault="00EF4E1C" w:rsidP="00C43EA7">
      <w:pPr>
        <w:pStyle w:val="CodePACKT"/>
      </w:pPr>
    </w:p>
    <w:p w14:paraId="58122B26" w14:textId="22F04AE8" w:rsidR="00EF4E1C" w:rsidRPr="00EF4E1C" w:rsidRDefault="00EF4E1C" w:rsidP="00EF4E1C">
      <w:pPr>
        <w:pStyle w:val="NumberedBulletPACKT"/>
        <w:rPr>
          <w:color w:val="000000"/>
          <w:lang w:val="en-GB" w:eastAsia="en-GB"/>
        </w:rPr>
      </w:pPr>
      <w:r w:rsidRPr="00EF4E1C">
        <w:rPr>
          <w:lang w:val="en-GB" w:eastAsia="en-GB"/>
        </w:rPr>
        <w:t>Creating a new folder and some files</w:t>
      </w:r>
      <w:ins w:id="267" w:author="Safis Editor" w:date="2022-09-15T23:40:00Z">
        <w:r w:rsidR="00C43EA7">
          <w:rPr>
            <w:lang w:val="en-GB" w:eastAsia="en-GB"/>
          </w:rPr>
          <w:t>:</w:t>
        </w:r>
      </w:ins>
    </w:p>
    <w:p w14:paraId="4D9A174A" w14:textId="77777777" w:rsidR="00EF4E1C" w:rsidRPr="00EF4E1C" w:rsidRDefault="00EF4E1C" w:rsidP="00C43EA7">
      <w:pPr>
        <w:pStyle w:val="CodePACKT"/>
      </w:pPr>
    </w:p>
    <w:p w14:paraId="4C0E264C" w14:textId="2962C7DC" w:rsidR="00EF4E1C" w:rsidRPr="00EF4E1C" w:rsidRDefault="00EF4E1C" w:rsidP="00C43EA7">
      <w:pPr>
        <w:pStyle w:val="CodePACKT"/>
      </w:pPr>
      <w:r w:rsidRPr="00EF4E1C">
        <w:t>$Path = 'C:\Foo\Secure'</w:t>
      </w:r>
    </w:p>
    <w:p w14:paraId="55E0151D" w14:textId="77777777" w:rsidR="00EF4E1C" w:rsidRPr="00EF4E1C" w:rsidRDefault="00EF4E1C" w:rsidP="00C43EA7">
      <w:pPr>
        <w:pStyle w:val="CodePACKT"/>
      </w:pPr>
      <w:r w:rsidRPr="00EF4E1C">
        <w:t>New-Item -Path $Path -ItemType directory -</w:t>
      </w:r>
      <w:proofErr w:type="spellStart"/>
      <w:r w:rsidRPr="00EF4E1C">
        <w:t>ErrorAction</w:t>
      </w:r>
      <w:proofErr w:type="spellEnd"/>
      <w:r w:rsidRPr="00EF4E1C">
        <w:t xml:space="preserve"> </w:t>
      </w:r>
      <w:proofErr w:type="spellStart"/>
      <w:r w:rsidRPr="00EF4E1C">
        <w:t>SilentlyContinue</w:t>
      </w:r>
      <w:proofErr w:type="spellEnd"/>
      <w:r w:rsidRPr="00EF4E1C">
        <w:t xml:space="preserve">  |</w:t>
      </w:r>
    </w:p>
    <w:p w14:paraId="1096DBC5" w14:textId="77777777" w:rsidR="00EF4E1C" w:rsidRPr="00EF4E1C" w:rsidRDefault="00EF4E1C" w:rsidP="00C43EA7">
      <w:pPr>
        <w:pStyle w:val="CodePACKT"/>
      </w:pPr>
      <w:r w:rsidRPr="00EF4E1C">
        <w:t>  Out-Null</w:t>
      </w:r>
    </w:p>
    <w:p w14:paraId="0679CD11" w14:textId="77777777" w:rsidR="00EF4E1C" w:rsidRPr="00EF4E1C" w:rsidRDefault="00EF4E1C" w:rsidP="00C43EA7">
      <w:pPr>
        <w:pStyle w:val="CodePACKT"/>
      </w:pPr>
      <w:r w:rsidRPr="00EF4E1C">
        <w:t>1..3 | ForEach-Object {</w:t>
      </w:r>
    </w:p>
    <w:p w14:paraId="09BCB702" w14:textId="77777777" w:rsidR="00EF4E1C" w:rsidRPr="00EF4E1C" w:rsidRDefault="00EF4E1C" w:rsidP="00C43EA7">
      <w:pPr>
        <w:pStyle w:val="CodePACKT"/>
      </w:pPr>
      <w:r w:rsidRPr="00EF4E1C">
        <w:t>  "Secure File" | Out-File "$Path\SecureFile$_.txt"</w:t>
      </w:r>
    </w:p>
    <w:p w14:paraId="27C57330" w14:textId="77777777" w:rsidR="00EF4E1C" w:rsidRPr="00EF4E1C" w:rsidRDefault="00EF4E1C" w:rsidP="00C43EA7">
      <w:pPr>
        <w:pStyle w:val="CodePACKT"/>
      </w:pPr>
      <w:r w:rsidRPr="00EF4E1C">
        <w:t>}</w:t>
      </w:r>
    </w:p>
    <w:p w14:paraId="5CE0B966" w14:textId="77777777" w:rsidR="00EF4E1C" w:rsidRPr="00EF4E1C" w:rsidRDefault="00EF4E1C" w:rsidP="00C43EA7">
      <w:pPr>
        <w:pStyle w:val="CodePACKT"/>
      </w:pPr>
    </w:p>
    <w:p w14:paraId="34356A67" w14:textId="47C878AF" w:rsidR="00EF4E1C" w:rsidRPr="00EF4E1C" w:rsidRDefault="00EF4E1C" w:rsidP="00EF4E1C">
      <w:pPr>
        <w:pStyle w:val="NumberedBulletPACKT"/>
        <w:rPr>
          <w:color w:val="000000"/>
          <w:lang w:val="en-GB" w:eastAsia="en-GB"/>
        </w:rPr>
      </w:pPr>
      <w:r w:rsidRPr="00EF4E1C">
        <w:rPr>
          <w:lang w:val="en-GB" w:eastAsia="en-GB"/>
        </w:rPr>
        <w:t xml:space="preserve">Viewing files in </w:t>
      </w:r>
      <w:ins w:id="268" w:author="Safis Editor" w:date="2022-09-15T23:40:00Z">
        <w:r w:rsidR="00C43EA7">
          <w:rPr>
            <w:lang w:val="en-GB" w:eastAsia="en-GB"/>
          </w:rPr>
          <w:t xml:space="preserve">the </w:t>
        </w:r>
      </w:ins>
      <w:r w:rsidRPr="009366D5">
        <w:rPr>
          <w:rStyle w:val="CodeInTextPACKT"/>
        </w:rPr>
        <w:t>$Path</w:t>
      </w:r>
      <w:r w:rsidRPr="00EF4E1C">
        <w:rPr>
          <w:lang w:val="en-GB" w:eastAsia="en-GB"/>
        </w:rPr>
        <w:t xml:space="preserve"> folder</w:t>
      </w:r>
      <w:ins w:id="269" w:author="Safis Editor" w:date="2022-09-15T23:40:00Z">
        <w:r w:rsidR="00C43EA7">
          <w:rPr>
            <w:lang w:val="en-GB" w:eastAsia="en-GB"/>
          </w:rPr>
          <w:t>:</w:t>
        </w:r>
      </w:ins>
    </w:p>
    <w:p w14:paraId="5B6F026A" w14:textId="77777777" w:rsidR="00EF4E1C" w:rsidRPr="00EF4E1C" w:rsidRDefault="00EF4E1C" w:rsidP="00C43EA7">
      <w:pPr>
        <w:pStyle w:val="CodePACKT"/>
        <w:rPr>
          <w:rStyle w:val="CodeInTextPACKT"/>
          <w:sz w:val="19"/>
          <w:szCs w:val="18"/>
        </w:rPr>
      </w:pPr>
    </w:p>
    <w:p w14:paraId="003FBDED" w14:textId="151ED8C7" w:rsidR="00EF4E1C" w:rsidRPr="00EF4E1C" w:rsidRDefault="00EF4E1C" w:rsidP="00C43EA7">
      <w:pPr>
        <w:pStyle w:val="CodePACKT"/>
        <w:rPr>
          <w:rStyle w:val="CodeInTextPACKT"/>
          <w:sz w:val="19"/>
          <w:szCs w:val="18"/>
        </w:rPr>
      </w:pPr>
      <w:r w:rsidRPr="00EF4E1C">
        <w:rPr>
          <w:rStyle w:val="CodeInTextPACKT"/>
          <w:sz w:val="19"/>
          <w:szCs w:val="18"/>
        </w:rPr>
        <w:lastRenderedPageBreak/>
        <w:t>$Files = Get-ChildItem -Path $Path</w:t>
      </w:r>
    </w:p>
    <w:p w14:paraId="2865CBAC" w14:textId="77777777" w:rsidR="00EF4E1C" w:rsidRPr="00EF4E1C" w:rsidRDefault="00EF4E1C" w:rsidP="00C43EA7">
      <w:pPr>
        <w:pStyle w:val="CodePACKT"/>
        <w:rPr>
          <w:rStyle w:val="CodeInTextPACKT"/>
          <w:sz w:val="19"/>
          <w:szCs w:val="18"/>
        </w:rPr>
      </w:pPr>
      <w:r w:rsidRPr="00EF4E1C">
        <w:rPr>
          <w:rStyle w:val="CodeInTextPACKT"/>
          <w:sz w:val="19"/>
          <w:szCs w:val="18"/>
        </w:rPr>
        <w:t>$Files | Format-Table -Property Name, Attributes</w:t>
      </w:r>
    </w:p>
    <w:p w14:paraId="64433D28" w14:textId="77777777" w:rsidR="00EF4E1C" w:rsidRPr="00EF4E1C" w:rsidRDefault="00EF4E1C" w:rsidP="00C43EA7">
      <w:pPr>
        <w:pStyle w:val="CodePACKT"/>
        <w:rPr>
          <w:rStyle w:val="CodeInTextPACKT"/>
          <w:sz w:val="19"/>
          <w:szCs w:val="18"/>
        </w:rPr>
      </w:pPr>
    </w:p>
    <w:p w14:paraId="028E0E30" w14:textId="4CE04272" w:rsidR="00EF4E1C" w:rsidRPr="00EF4E1C" w:rsidRDefault="00EF4E1C" w:rsidP="00EF4E1C">
      <w:pPr>
        <w:pStyle w:val="NumberedBulletPACKT"/>
        <w:rPr>
          <w:color w:val="000000"/>
          <w:lang w:val="en-GB" w:eastAsia="en-GB"/>
        </w:rPr>
      </w:pPr>
      <w:r w:rsidRPr="00EF4E1C">
        <w:rPr>
          <w:lang w:val="en-GB" w:eastAsia="en-GB"/>
        </w:rPr>
        <w:t>Encrypting the files</w:t>
      </w:r>
      <w:ins w:id="270" w:author="Safis Editor" w:date="2022-09-15T23:40:00Z">
        <w:r w:rsidR="00C43EA7">
          <w:rPr>
            <w:lang w:val="en-GB" w:eastAsia="en-GB"/>
          </w:rPr>
          <w:t>:</w:t>
        </w:r>
      </w:ins>
    </w:p>
    <w:p w14:paraId="1F9C4014" w14:textId="77777777" w:rsidR="00EF4E1C" w:rsidRPr="00EF4E1C" w:rsidRDefault="00EF4E1C" w:rsidP="00C43EA7">
      <w:pPr>
        <w:pStyle w:val="CodePACKT"/>
      </w:pPr>
    </w:p>
    <w:p w14:paraId="1EC2F512" w14:textId="4BF54F82" w:rsidR="00EF4E1C" w:rsidRPr="00EF4E1C" w:rsidRDefault="00EF4E1C" w:rsidP="00C43EA7">
      <w:pPr>
        <w:pStyle w:val="CodePACKT"/>
      </w:pPr>
      <w:r w:rsidRPr="00EF4E1C">
        <w:t>$Files</w:t>
      </w:r>
      <w:r w:rsidR="00817C70">
        <w:t xml:space="preserve"> </w:t>
      </w:r>
      <w:r w:rsidRPr="00EF4E1C">
        <w:t>| ForEach-Object Encrypt</w:t>
      </w:r>
    </w:p>
    <w:p w14:paraId="38407EC5" w14:textId="77777777" w:rsidR="00EF4E1C" w:rsidRPr="00EF4E1C" w:rsidRDefault="00EF4E1C" w:rsidP="00C43EA7">
      <w:pPr>
        <w:pStyle w:val="CodePACKT"/>
      </w:pPr>
    </w:p>
    <w:p w14:paraId="1D4C2422" w14:textId="66FCCE87" w:rsidR="00EF4E1C" w:rsidRPr="00EF4E1C" w:rsidRDefault="00EF4E1C" w:rsidP="00EF4E1C">
      <w:pPr>
        <w:pStyle w:val="NumberedBulletPACKT"/>
        <w:rPr>
          <w:color w:val="000000"/>
          <w:lang w:val="en-GB" w:eastAsia="en-GB"/>
        </w:rPr>
      </w:pPr>
      <w:r w:rsidRPr="00EF4E1C">
        <w:rPr>
          <w:lang w:val="en-GB" w:eastAsia="en-GB"/>
        </w:rPr>
        <w:t>Viewing file attributes</w:t>
      </w:r>
      <w:ins w:id="271" w:author="Safis Editor" w:date="2022-09-15T23:40:00Z">
        <w:r w:rsidR="00C43EA7">
          <w:rPr>
            <w:lang w:val="en-GB" w:eastAsia="en-GB"/>
          </w:rPr>
          <w:t>:</w:t>
        </w:r>
      </w:ins>
    </w:p>
    <w:p w14:paraId="5671F539" w14:textId="77777777" w:rsidR="00EF4E1C" w:rsidRDefault="00EF4E1C" w:rsidP="00C43EA7">
      <w:pPr>
        <w:pStyle w:val="CodePACKT"/>
      </w:pPr>
    </w:p>
    <w:p w14:paraId="0D12FAA8" w14:textId="72D4529B" w:rsidR="00EF4E1C" w:rsidRPr="00EF4E1C" w:rsidRDefault="00EF4E1C" w:rsidP="00C43EA7">
      <w:pPr>
        <w:pStyle w:val="CodePACKT"/>
      </w:pPr>
      <w:r w:rsidRPr="00EF4E1C">
        <w:t>Get-ChildItem -Path $Path |</w:t>
      </w:r>
    </w:p>
    <w:p w14:paraId="2C26AB64" w14:textId="77777777" w:rsidR="00EF4E1C" w:rsidRPr="00EF4E1C" w:rsidRDefault="00EF4E1C" w:rsidP="00C43EA7">
      <w:pPr>
        <w:pStyle w:val="CodePACKT"/>
      </w:pPr>
      <w:r w:rsidRPr="00EF4E1C">
        <w:t>  Format-Table -Property Name, Attributes</w:t>
      </w:r>
    </w:p>
    <w:p w14:paraId="6289E32F"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5EDD6354" w14:textId="4870F0F9" w:rsidR="00EF4E1C" w:rsidRPr="00EF4E1C" w:rsidRDefault="00EF4E1C" w:rsidP="00EF4E1C">
      <w:pPr>
        <w:pStyle w:val="NumberedBulletPACKT"/>
        <w:rPr>
          <w:color w:val="000000"/>
          <w:lang w:val="en-GB" w:eastAsia="en-GB"/>
        </w:rPr>
      </w:pPr>
      <w:r w:rsidRPr="00EF4E1C">
        <w:rPr>
          <w:lang w:val="en-GB" w:eastAsia="en-GB"/>
        </w:rPr>
        <w:t>Decrypting the files</w:t>
      </w:r>
      <w:ins w:id="272" w:author="Safis Editor" w:date="2022-09-15T23:40:00Z">
        <w:r w:rsidR="00C43EA7">
          <w:rPr>
            <w:lang w:val="en-GB" w:eastAsia="en-GB"/>
          </w:rPr>
          <w:t>:</w:t>
        </w:r>
      </w:ins>
    </w:p>
    <w:p w14:paraId="49E85B5E" w14:textId="77777777" w:rsidR="00EF4E1C" w:rsidRPr="00EF4E1C" w:rsidRDefault="00EF4E1C" w:rsidP="00C43EA7">
      <w:pPr>
        <w:pStyle w:val="CodePACKT"/>
      </w:pPr>
    </w:p>
    <w:p w14:paraId="6E3884E0" w14:textId="2D08E93C" w:rsidR="00EF4E1C" w:rsidRPr="00EF4E1C" w:rsidRDefault="00EF4E1C" w:rsidP="00C43EA7">
      <w:pPr>
        <w:pStyle w:val="CodePACKT"/>
      </w:pPr>
      <w:r w:rsidRPr="00EF4E1C">
        <w:t>$Files| ForEach-Object {</w:t>
      </w:r>
    </w:p>
    <w:p w14:paraId="094E6CC8" w14:textId="77777777" w:rsidR="00EF4E1C" w:rsidRPr="00EF4E1C" w:rsidRDefault="00EF4E1C" w:rsidP="00C43EA7">
      <w:pPr>
        <w:pStyle w:val="CodePACKT"/>
      </w:pPr>
      <w:r w:rsidRPr="00EF4E1C">
        <w:t>  $_.Decrypt()</w:t>
      </w:r>
    </w:p>
    <w:p w14:paraId="20AFDB3F" w14:textId="77777777" w:rsidR="00EF4E1C" w:rsidRPr="00EF4E1C" w:rsidRDefault="00EF4E1C" w:rsidP="00C43EA7">
      <w:pPr>
        <w:pStyle w:val="CodePACKT"/>
      </w:pPr>
      <w:r w:rsidRPr="00EF4E1C">
        <w:t>}</w:t>
      </w:r>
    </w:p>
    <w:p w14:paraId="157AC845"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2261C461" w14:textId="7E496DCE" w:rsidR="00EF4E1C" w:rsidRPr="00EF4E1C" w:rsidRDefault="00EF4E1C" w:rsidP="00EF4E1C">
      <w:pPr>
        <w:pStyle w:val="NumberedBulletPACKT"/>
        <w:rPr>
          <w:color w:val="000000"/>
          <w:lang w:val="en-GB" w:eastAsia="en-GB"/>
        </w:rPr>
      </w:pPr>
      <w:r w:rsidRPr="00EF4E1C">
        <w:rPr>
          <w:lang w:val="en-GB" w:eastAsia="en-GB"/>
        </w:rPr>
        <w:t>Viewing the file attributes</w:t>
      </w:r>
      <w:ins w:id="273" w:author="Safis Editor" w:date="2022-09-15T23:41:00Z">
        <w:r w:rsidR="00C43EA7">
          <w:rPr>
            <w:lang w:val="en-GB" w:eastAsia="en-GB"/>
          </w:rPr>
          <w:t>:</w:t>
        </w:r>
      </w:ins>
    </w:p>
    <w:p w14:paraId="3A5F6F9B" w14:textId="77777777" w:rsidR="00EF4E1C" w:rsidRDefault="00EF4E1C" w:rsidP="00C43EA7">
      <w:pPr>
        <w:pStyle w:val="CodePACKT"/>
      </w:pPr>
    </w:p>
    <w:p w14:paraId="1BB77164" w14:textId="4831D259" w:rsidR="00EF4E1C" w:rsidRPr="00EF4E1C" w:rsidRDefault="00EF4E1C" w:rsidP="00C43EA7">
      <w:pPr>
        <w:pStyle w:val="CodePACKT"/>
      </w:pPr>
      <w:r w:rsidRPr="00EF4E1C">
        <w:t>Get-ChildItem -Path $Path |</w:t>
      </w:r>
    </w:p>
    <w:p w14:paraId="67757EDE" w14:textId="49EDF08B" w:rsidR="00EF4E1C" w:rsidRPr="00EF4E1C" w:rsidRDefault="00EF4E1C" w:rsidP="00C43EA7">
      <w:pPr>
        <w:pStyle w:val="CodePACKT"/>
      </w:pPr>
      <w:r w:rsidRPr="00EF4E1C">
        <w:t>  Format-Table -Property Name, Attributes</w:t>
      </w:r>
    </w:p>
    <w:p w14:paraId="6A11A07C" w14:textId="3981BDA2" w:rsidR="00D34AAC" w:rsidRDefault="00D34AAC" w:rsidP="00D34AAC">
      <w:pPr>
        <w:pStyle w:val="Heading2"/>
        <w:numPr>
          <w:ilvl w:val="1"/>
          <w:numId w:val="3"/>
        </w:numPr>
        <w:tabs>
          <w:tab w:val="left" w:pos="0"/>
        </w:tabs>
      </w:pPr>
      <w:r>
        <w:t>How it works...</w:t>
      </w:r>
    </w:p>
    <w:p w14:paraId="25451BC8" w14:textId="232947FF" w:rsidR="006E48B8" w:rsidRDefault="006E48B8" w:rsidP="006E48B8">
      <w:pPr>
        <w:pStyle w:val="NormalPACKT"/>
      </w:pPr>
      <w:r>
        <w:t xml:space="preserve">In </w:t>
      </w:r>
      <w:r w:rsidRPr="006E48B8">
        <w:rPr>
          <w:rStyle w:val="ItalicsPACKT"/>
        </w:rPr>
        <w:t>step 1</w:t>
      </w:r>
      <w:r>
        <w:t>, you start the Windows Notepad application. There is no console output, but you do see Notepad pop up like this:</w:t>
      </w:r>
    </w:p>
    <w:p w14:paraId="352201AB" w14:textId="45FA5275" w:rsidR="006E48B8" w:rsidRDefault="006E48B8" w:rsidP="006E48B8">
      <w:pPr>
        <w:pStyle w:val="FigurePACKT"/>
        <w:rPr>
          <w:szCs w:val="28"/>
        </w:rPr>
      </w:pPr>
      <w:r w:rsidRPr="006E48B8">
        <w:rPr>
          <w:noProof/>
        </w:rPr>
        <w:drawing>
          <wp:inline distT="0" distB="0" distL="0" distR="0" wp14:anchorId="2F3A3D6E" wp14:editId="5D689B50">
            <wp:extent cx="3287045" cy="1293550"/>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88757" cy="1294224"/>
                    </a:xfrm>
                    <a:prstGeom prst="rect">
                      <a:avLst/>
                    </a:prstGeom>
                  </pic:spPr>
                </pic:pic>
              </a:graphicData>
            </a:graphic>
          </wp:inline>
        </w:drawing>
      </w:r>
    </w:p>
    <w:p w14:paraId="6E45CBE6" w14:textId="024B7DFE" w:rsidR="006E48B8" w:rsidRPr="00DC6325" w:rsidRDefault="006E48B8" w:rsidP="00177FA6">
      <w:pPr>
        <w:pStyle w:val="FigureCaptionPACKT"/>
        <w:rPr>
          <w:szCs w:val="28"/>
        </w:rPr>
      </w:pPr>
      <w:r w:rsidRPr="00DC6325">
        <w:rPr>
          <w:szCs w:val="28"/>
        </w:rPr>
        <w:t xml:space="preserve">Figure </w:t>
      </w:r>
      <w:r>
        <w:rPr>
          <w:szCs w:val="28"/>
        </w:rPr>
        <w:t>3</w:t>
      </w:r>
      <w:r w:rsidRPr="00DC6325">
        <w:rPr>
          <w:szCs w:val="28"/>
        </w:rPr>
        <w:t>.</w:t>
      </w:r>
      <w:r>
        <w:rPr>
          <w:szCs w:val="28"/>
        </w:rPr>
        <w:t>19</w:t>
      </w:r>
      <w:r w:rsidRPr="00DC6325">
        <w:rPr>
          <w:szCs w:val="28"/>
        </w:rPr>
        <w:t xml:space="preserve">: </w:t>
      </w:r>
      <w:r>
        <w:rPr>
          <w:szCs w:val="28"/>
        </w:rPr>
        <w:t>Starting Note</w:t>
      </w:r>
      <w:ins w:id="274" w:author="Safis Editor" w:date="2022-09-15T23:41:00Z">
        <w:r w:rsidR="00C43EA7">
          <w:rPr>
            <w:szCs w:val="28"/>
          </w:rPr>
          <w:t>p</w:t>
        </w:r>
      </w:ins>
      <w:del w:id="275" w:author="Safis Editor" w:date="2022-09-15T23:41:00Z">
        <w:r w:rsidDel="00C43EA7">
          <w:rPr>
            <w:szCs w:val="28"/>
          </w:rPr>
          <w:delText>P</w:delText>
        </w:r>
      </w:del>
      <w:r>
        <w:rPr>
          <w:szCs w:val="28"/>
        </w:rPr>
        <w:t>ad</w:t>
      </w:r>
    </w:p>
    <w:p w14:paraId="06AC2F6B" w14:textId="7957E76B" w:rsidR="006E48B8" w:rsidRDefault="006E48B8" w:rsidP="006E48B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9</w:t>
      </w:r>
      <w:r w:rsidRPr="00261896">
        <w:rPr>
          <w:rFonts w:ascii="Arial" w:hAnsi="Arial"/>
          <w:b/>
          <w:noProof/>
          <w:color w:val="FF0000"/>
          <w:sz w:val="28"/>
          <w:szCs w:val="28"/>
        </w:rPr>
        <w:t>.png</w:t>
      </w:r>
    </w:p>
    <w:p w14:paraId="4154D395" w14:textId="0A363AF5" w:rsidR="006E48B8" w:rsidRDefault="006E48B8" w:rsidP="006E48B8">
      <w:pPr>
        <w:pStyle w:val="NormalPACKT"/>
        <w:rPr>
          <w:lang w:val="en-GB"/>
        </w:rPr>
      </w:pPr>
      <w:r>
        <w:rPr>
          <w:lang w:val="en-GB"/>
        </w:rPr>
        <w:t xml:space="preserve">In </w:t>
      </w:r>
      <w:r w:rsidRPr="00597198">
        <w:rPr>
          <w:rStyle w:val="ItalicsPACKT"/>
        </w:rPr>
        <w:t>step</w:t>
      </w:r>
      <w:r w:rsidR="00597198" w:rsidRPr="00597198">
        <w:rPr>
          <w:rStyle w:val="ItalicsPACKT"/>
        </w:rPr>
        <w:t xml:space="preserve"> 2</w:t>
      </w:r>
      <w:r w:rsidR="00597198">
        <w:rPr>
          <w:lang w:val="en-GB"/>
        </w:rPr>
        <w:t>, you obtain the methods from the object representing the Notepad process, with output like this:</w:t>
      </w:r>
    </w:p>
    <w:p w14:paraId="5D80907D" w14:textId="38A2C7EE" w:rsidR="00597198" w:rsidRDefault="00597198" w:rsidP="00597198">
      <w:pPr>
        <w:pStyle w:val="FigurePACKT"/>
      </w:pPr>
      <w:r>
        <w:rPr>
          <w:noProof/>
        </w:rPr>
        <w:drawing>
          <wp:inline distT="0" distB="0" distL="0" distR="0" wp14:anchorId="57DCD1D9" wp14:editId="5FC5ADF7">
            <wp:extent cx="4048748" cy="1958435"/>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1902" cy="1959961"/>
                    </a:xfrm>
                    <a:prstGeom prst="rect">
                      <a:avLst/>
                    </a:prstGeom>
                  </pic:spPr>
                </pic:pic>
              </a:graphicData>
            </a:graphic>
          </wp:inline>
        </w:drawing>
      </w:r>
    </w:p>
    <w:p w14:paraId="07B0B60D" w14:textId="0286D8C2" w:rsidR="00597198" w:rsidRPr="00DC6325" w:rsidRDefault="00597198" w:rsidP="00177FA6">
      <w:pPr>
        <w:pStyle w:val="FigureCaptionPACKT"/>
        <w:rPr>
          <w:szCs w:val="28"/>
        </w:rPr>
      </w:pPr>
      <w:r w:rsidRPr="00DC6325">
        <w:rPr>
          <w:szCs w:val="28"/>
        </w:rPr>
        <w:lastRenderedPageBreak/>
        <w:t xml:space="preserve">Figure </w:t>
      </w:r>
      <w:r>
        <w:rPr>
          <w:szCs w:val="28"/>
        </w:rPr>
        <w:t>3</w:t>
      </w:r>
      <w:r w:rsidRPr="00DC6325">
        <w:rPr>
          <w:szCs w:val="28"/>
        </w:rPr>
        <w:t>.</w:t>
      </w:r>
      <w:r>
        <w:rPr>
          <w:szCs w:val="28"/>
        </w:rPr>
        <w:t>20</w:t>
      </w:r>
      <w:r w:rsidRPr="00DC6325">
        <w:rPr>
          <w:szCs w:val="28"/>
        </w:rPr>
        <w:t xml:space="preserve">: </w:t>
      </w:r>
      <w:r>
        <w:rPr>
          <w:szCs w:val="28"/>
        </w:rPr>
        <w:t>Viewing Notepad’s methods</w:t>
      </w:r>
    </w:p>
    <w:p w14:paraId="2144CADF" w14:textId="25E8386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20</w:t>
      </w:r>
      <w:r w:rsidRPr="00261896">
        <w:rPr>
          <w:rFonts w:ascii="Arial" w:hAnsi="Arial"/>
          <w:b/>
          <w:noProof/>
          <w:color w:val="FF0000"/>
          <w:sz w:val="28"/>
          <w:szCs w:val="28"/>
        </w:rPr>
        <w:t>.png</w:t>
      </w:r>
    </w:p>
    <w:p w14:paraId="58C85C19" w14:textId="59B42C10" w:rsidR="00597198" w:rsidRDefault="00597198" w:rsidP="00597198">
      <w:pPr>
        <w:pStyle w:val="NormalPACKT"/>
      </w:pPr>
      <w:r w:rsidRPr="00597198">
        <w:t xml:space="preserve">With </w:t>
      </w:r>
      <w:r w:rsidRPr="00597198">
        <w:rPr>
          <w:rStyle w:val="ItalicsPACKT"/>
        </w:rPr>
        <w:t>step 3</w:t>
      </w:r>
      <w:r>
        <w:t xml:space="preserve">, you use the process’s </w:t>
      </w:r>
      <w:r w:rsidRPr="00936942">
        <w:rPr>
          <w:rStyle w:val="CodeInTextPACKT"/>
        </w:rPr>
        <w:t>Kill()</w:t>
      </w:r>
      <w:r>
        <w:t xml:space="preserve"> method to kill the Notepad process, which generates no console output, but you see the Notepad window disappear. In </w:t>
      </w:r>
      <w:r w:rsidRPr="00597198">
        <w:rPr>
          <w:rStyle w:val="ItalicsPACKT"/>
        </w:rPr>
        <w:t>step 4</w:t>
      </w:r>
      <w:r>
        <w:t>, you confirm that the Notepad process no longer exists, with output like this:</w:t>
      </w:r>
    </w:p>
    <w:p w14:paraId="7F1C0B51" w14:textId="60B9E790" w:rsidR="00597198" w:rsidRDefault="00597198" w:rsidP="00597198">
      <w:pPr>
        <w:pStyle w:val="FigurePACKT"/>
      </w:pPr>
      <w:r>
        <w:rPr>
          <w:noProof/>
        </w:rPr>
        <w:drawing>
          <wp:inline distT="0" distB="0" distL="0" distR="0" wp14:anchorId="56F56870" wp14:editId="1F89707E">
            <wp:extent cx="3255898" cy="3105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473" cy="312737"/>
                    </a:xfrm>
                    <a:prstGeom prst="rect">
                      <a:avLst/>
                    </a:prstGeom>
                  </pic:spPr>
                </pic:pic>
              </a:graphicData>
            </a:graphic>
          </wp:inline>
        </w:drawing>
      </w:r>
    </w:p>
    <w:p w14:paraId="5CD94B89" w14:textId="700B488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21</w:t>
      </w:r>
      <w:r w:rsidRPr="00DC6325">
        <w:rPr>
          <w:szCs w:val="28"/>
        </w:rPr>
        <w:t xml:space="preserve">: </w:t>
      </w:r>
      <w:r>
        <w:rPr>
          <w:szCs w:val="28"/>
        </w:rPr>
        <w:t>Ensuring the Notepad process no longer exists</w:t>
      </w:r>
    </w:p>
    <w:p w14:paraId="1733C03B" w14:textId="45BC37C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21</w:t>
      </w:r>
      <w:r w:rsidRPr="00261896">
        <w:rPr>
          <w:rFonts w:ascii="Arial" w:hAnsi="Arial"/>
          <w:b/>
          <w:noProof/>
          <w:color w:val="FF0000"/>
          <w:sz w:val="28"/>
          <w:szCs w:val="28"/>
        </w:rPr>
        <w:t>.png</w:t>
      </w:r>
    </w:p>
    <w:p w14:paraId="2C621470" w14:textId="6CFA5E81" w:rsidR="00597198" w:rsidRDefault="00597198" w:rsidP="00597198">
      <w:pPr>
        <w:pStyle w:val="NormalPACKT"/>
      </w:pPr>
      <w:r>
        <w:t xml:space="preserve">To illustrate encrypting and decrypting files using .NET methods, in </w:t>
      </w:r>
      <w:r w:rsidRPr="00597198">
        <w:rPr>
          <w:rStyle w:val="ItalicsPACKT"/>
        </w:rPr>
        <w:t>step 5</w:t>
      </w:r>
      <w:r>
        <w:t>, you create a new folder and some files</w:t>
      </w:r>
      <w:ins w:id="276" w:author="Safis Editor" w:date="2022-09-15T23:42:00Z">
        <w:r w:rsidR="00C43EA7">
          <w:t>,</w:t>
        </w:r>
      </w:ins>
      <w:r>
        <w:t xml:space="preserve"> which creates no output. In </w:t>
      </w:r>
      <w:r w:rsidRPr="00936942">
        <w:rPr>
          <w:rStyle w:val="ItalicsPACKT"/>
        </w:rPr>
        <w:t>step 6</w:t>
      </w:r>
      <w:r>
        <w:t>, you view the attributes of the three files created, with output like this:</w:t>
      </w:r>
    </w:p>
    <w:p w14:paraId="188648BC" w14:textId="3AB85CCF" w:rsidR="00597198" w:rsidRDefault="00597198" w:rsidP="00597198">
      <w:pPr>
        <w:pStyle w:val="FigurePACKT"/>
      </w:pPr>
      <w:r>
        <w:rPr>
          <w:noProof/>
        </w:rPr>
        <w:drawing>
          <wp:inline distT="0" distB="0" distL="0" distR="0" wp14:anchorId="018A2B3D" wp14:editId="5F861A00">
            <wp:extent cx="2553786" cy="9520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5081" cy="952513"/>
                    </a:xfrm>
                    <a:prstGeom prst="rect">
                      <a:avLst/>
                    </a:prstGeom>
                  </pic:spPr>
                </pic:pic>
              </a:graphicData>
            </a:graphic>
          </wp:inline>
        </w:drawing>
      </w:r>
    </w:p>
    <w:p w14:paraId="7DF327E1" w14:textId="59BB444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22</w:t>
      </w:r>
      <w:r w:rsidRPr="00DC6325">
        <w:rPr>
          <w:szCs w:val="28"/>
        </w:rPr>
        <w:t xml:space="preserve">: </w:t>
      </w:r>
      <w:r>
        <w:rPr>
          <w:szCs w:val="28"/>
        </w:rPr>
        <w:t>Viewing newly created files and their attributes</w:t>
      </w:r>
    </w:p>
    <w:p w14:paraId="744DD6CD" w14:textId="4DCD3F4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22</w:t>
      </w:r>
      <w:r w:rsidRPr="00261896">
        <w:rPr>
          <w:rFonts w:ascii="Arial" w:hAnsi="Arial"/>
          <w:b/>
          <w:noProof/>
          <w:color w:val="FF0000"/>
          <w:sz w:val="28"/>
          <w:szCs w:val="28"/>
        </w:rPr>
        <w:t>.png</w:t>
      </w:r>
    </w:p>
    <w:p w14:paraId="5601449C" w14:textId="6FF8981F" w:rsidR="00597198" w:rsidRDefault="00597198" w:rsidP="00597198">
      <w:pPr>
        <w:pStyle w:val="NormalPACKT"/>
      </w:pPr>
      <w:r w:rsidRPr="004D6B7B">
        <w:t xml:space="preserve">In </w:t>
      </w:r>
      <w:r w:rsidRPr="004D6B7B">
        <w:rPr>
          <w:rStyle w:val="ItalicsPACKT"/>
        </w:rPr>
        <w:t>step 7</w:t>
      </w:r>
      <w:r>
        <w:t xml:space="preserve">, you use the </w:t>
      </w:r>
      <w:r w:rsidRPr="004D6B7B">
        <w:rPr>
          <w:rStyle w:val="CodeInTextPACKT"/>
        </w:rPr>
        <w:t>Encrypt()</w:t>
      </w:r>
      <w:r>
        <w:t xml:space="preserve"> method to encrypt the files, generating no output. I</w:t>
      </w:r>
      <w:r w:rsidR="004D6B7B">
        <w:t>n</w:t>
      </w:r>
      <w:r>
        <w:t xml:space="preserve"> </w:t>
      </w:r>
      <w:r w:rsidRPr="004D6B7B">
        <w:rPr>
          <w:rStyle w:val="ItalicsPACKT"/>
        </w:rPr>
        <w:t>step 8</w:t>
      </w:r>
      <w:r>
        <w:t xml:space="preserve">, you view </w:t>
      </w:r>
      <w:r w:rsidR="004D6B7B">
        <w:t>the files and their attributes again</w:t>
      </w:r>
      <w:r>
        <w:t>, with this output:</w:t>
      </w:r>
    </w:p>
    <w:p w14:paraId="2EF0C770" w14:textId="1CEA8A23" w:rsidR="004D6B7B" w:rsidRDefault="004D6B7B" w:rsidP="004D6B7B">
      <w:pPr>
        <w:pStyle w:val="FigurePACKT"/>
      </w:pPr>
      <w:r>
        <w:rPr>
          <w:noProof/>
        </w:rPr>
        <w:drawing>
          <wp:inline distT="0" distB="0" distL="0" distR="0" wp14:anchorId="6CC20FFE" wp14:editId="288C712A">
            <wp:extent cx="2785927" cy="114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6677" cy="1155034"/>
                    </a:xfrm>
                    <a:prstGeom prst="rect">
                      <a:avLst/>
                    </a:prstGeom>
                  </pic:spPr>
                </pic:pic>
              </a:graphicData>
            </a:graphic>
          </wp:inline>
        </w:drawing>
      </w:r>
    </w:p>
    <w:p w14:paraId="23AF2D72" w14:textId="02C43A89"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23</w:t>
      </w:r>
      <w:r w:rsidRPr="00DC6325">
        <w:rPr>
          <w:szCs w:val="28"/>
        </w:rPr>
        <w:t xml:space="preserve">: </w:t>
      </w:r>
      <w:r>
        <w:rPr>
          <w:szCs w:val="28"/>
        </w:rPr>
        <w:t xml:space="preserve">Viewing encrypted files and file attributes </w:t>
      </w:r>
    </w:p>
    <w:p w14:paraId="126F3287" w14:textId="33EB514A" w:rsidR="004D6B7B" w:rsidRDefault="004D6B7B" w:rsidP="004D6B7B">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23</w:t>
      </w:r>
      <w:r w:rsidRPr="00261896">
        <w:rPr>
          <w:rFonts w:ascii="Arial" w:hAnsi="Arial"/>
          <w:b/>
          <w:noProof/>
          <w:color w:val="FF0000"/>
          <w:sz w:val="28"/>
          <w:szCs w:val="28"/>
        </w:rPr>
        <w:t>.png</w:t>
      </w:r>
    </w:p>
    <w:p w14:paraId="451A7960" w14:textId="2A17CFFD" w:rsidR="004D6B7B" w:rsidRDefault="004D6B7B" w:rsidP="00597198">
      <w:pPr>
        <w:pStyle w:val="NormalPACKT"/>
      </w:pPr>
      <w:r>
        <w:t xml:space="preserve">In </w:t>
      </w:r>
      <w:r w:rsidRPr="004D6B7B">
        <w:rPr>
          <w:rStyle w:val="ItalicsPACKT"/>
        </w:rPr>
        <w:t>step 9</w:t>
      </w:r>
      <w:r>
        <w:t xml:space="preserve">, you decrypt the previously encrypted files, generating no output. In the final step, </w:t>
      </w:r>
      <w:r w:rsidRPr="004D6B7B">
        <w:rPr>
          <w:rStyle w:val="ItalicsPACKT"/>
        </w:rPr>
        <w:t>step 10</w:t>
      </w:r>
      <w:r>
        <w:t>, you examine the file attributes to ensure that the files are now decrypted, with the following results:</w:t>
      </w:r>
    </w:p>
    <w:p w14:paraId="69E01E6C" w14:textId="154ABBF7" w:rsidR="004D6B7B" w:rsidRDefault="004D6B7B" w:rsidP="004D6B7B">
      <w:pPr>
        <w:pStyle w:val="FigurePACKT"/>
        <w:numPr>
          <w:ilvl w:val="0"/>
          <w:numId w:val="3"/>
        </w:numPr>
        <w:rPr>
          <w:szCs w:val="28"/>
        </w:rPr>
      </w:pPr>
      <w:r>
        <w:rPr>
          <w:noProof/>
        </w:rPr>
        <w:drawing>
          <wp:inline distT="0" distB="0" distL="0" distR="0" wp14:anchorId="6F19BAE2" wp14:editId="59784D0A">
            <wp:extent cx="2642182" cy="10925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9769" cy="1099865"/>
                    </a:xfrm>
                    <a:prstGeom prst="rect">
                      <a:avLst/>
                    </a:prstGeom>
                  </pic:spPr>
                </pic:pic>
              </a:graphicData>
            </a:graphic>
          </wp:inline>
        </w:drawing>
      </w:r>
    </w:p>
    <w:p w14:paraId="0477F532" w14:textId="5401F350"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24</w:t>
      </w:r>
      <w:r w:rsidRPr="00DC6325">
        <w:rPr>
          <w:szCs w:val="28"/>
        </w:rPr>
        <w:t xml:space="preserve">: </w:t>
      </w:r>
      <w:r>
        <w:rPr>
          <w:szCs w:val="28"/>
        </w:rPr>
        <w:t xml:space="preserve">Viewing decrypted files and file attributes </w:t>
      </w:r>
    </w:p>
    <w:p w14:paraId="21A3EA43" w14:textId="6FB6B47F" w:rsidR="00597198" w:rsidRPr="004D6B7B" w:rsidRDefault="004D6B7B" w:rsidP="00AF3143">
      <w:pPr>
        <w:pStyle w:val="NormalPACKT"/>
        <w:numPr>
          <w:ilvl w:val="0"/>
          <w:numId w:val="3"/>
        </w:numPr>
        <w:rPr>
          <w:lang w:val="en-GB"/>
        </w:rPr>
      </w:pPr>
      <w:r w:rsidRPr="004D6B7B">
        <w:rPr>
          <w:rFonts w:ascii="Arial" w:hAnsi="Arial"/>
          <w:b/>
          <w:noProof/>
          <w:color w:val="FF0000"/>
          <w:sz w:val="28"/>
          <w:szCs w:val="28"/>
        </w:rPr>
        <w:t>Insert image B18878_03_24.png</w:t>
      </w:r>
    </w:p>
    <w:p w14:paraId="4146A0DE" w14:textId="77777777" w:rsidR="00D34AAC" w:rsidRDefault="00D34AAC" w:rsidP="00D34AAC">
      <w:pPr>
        <w:pStyle w:val="Heading2"/>
      </w:pPr>
      <w:r>
        <w:lastRenderedPageBreak/>
        <w:t>There's more...</w:t>
      </w:r>
    </w:p>
    <w:p w14:paraId="3C6E33A4" w14:textId="5198D15E" w:rsidR="004D6B7B" w:rsidRPr="004D6B7B" w:rsidRDefault="004D6B7B" w:rsidP="004D6B7B">
      <w:pPr>
        <w:pStyle w:val="NormalPACKT"/>
        <w:rPr>
          <w:lang w:val="en-GB"/>
        </w:rPr>
      </w:pPr>
      <w:r w:rsidRPr="004D6B7B">
        <w:rPr>
          <w:lang w:val="en-GB"/>
        </w:rPr>
        <w:t xml:space="preserve">In </w:t>
      </w:r>
      <w:r w:rsidRPr="004D6B7B">
        <w:rPr>
          <w:rStyle w:val="ItalicsPACKT"/>
          <w:lang w:val="en-GB"/>
        </w:rPr>
        <w:t>step 2</w:t>
      </w:r>
      <w:r w:rsidRPr="004D6B7B">
        <w:rPr>
          <w:lang w:val="en-GB"/>
        </w:rPr>
        <w:t xml:space="preserve">, you view the methods you can invoke on a process object. </w:t>
      </w:r>
      <w:r w:rsidR="00936942">
        <w:rPr>
          <w:lang w:val="en-GB"/>
        </w:rPr>
        <w:t xml:space="preserve">As shown in the figure, one of those methods is the </w:t>
      </w:r>
      <w:ins w:id="277" w:author="Safis Editor" w:date="2022-09-15T23:43:00Z">
        <w:r w:rsidR="00C43EA7" w:rsidRPr="004D6B7B">
          <w:rPr>
            <w:rStyle w:val="CodeInTextPACKT"/>
            <w:lang w:val="en-GB"/>
          </w:rPr>
          <w:t>Kill()</w:t>
        </w:r>
      </w:ins>
      <w:del w:id="278" w:author="Safis Editor" w:date="2022-09-15T23:43:00Z">
        <w:r w:rsidR="00936942" w:rsidDel="00C43EA7">
          <w:rPr>
            <w:lang w:val="en-GB"/>
          </w:rPr>
          <w:delText>Kill()</w:delText>
        </w:r>
      </w:del>
      <w:r w:rsidR="00936942">
        <w:rPr>
          <w:lang w:val="en-GB"/>
        </w:rPr>
        <w:t xml:space="preserve"> method</w:t>
      </w:r>
      <w:r w:rsidRPr="004D6B7B">
        <w:rPr>
          <w:lang w:val="en-GB"/>
        </w:rPr>
        <w:t xml:space="preserve">. In </w:t>
      </w:r>
      <w:r w:rsidRPr="00936942">
        <w:rPr>
          <w:rStyle w:val="ItalicsPACKT"/>
        </w:rPr>
        <w:t>step 3</w:t>
      </w:r>
      <w:r w:rsidRPr="004D6B7B">
        <w:rPr>
          <w:lang w:val="en-GB"/>
        </w:rPr>
        <w:t xml:space="preserve">, you use that method to stop the Notepad process. The </w:t>
      </w:r>
      <w:r w:rsidRPr="004D6B7B">
        <w:rPr>
          <w:rStyle w:val="CodeInTextPACKT"/>
          <w:lang w:val="en-GB"/>
        </w:rPr>
        <w:t>Kill()</w:t>
      </w:r>
      <w:r w:rsidRPr="004D6B7B">
        <w:rPr>
          <w:lang w:val="en-GB"/>
        </w:rPr>
        <w:t xml:space="preserve"> method is an instance method, </w:t>
      </w:r>
      <w:del w:id="279" w:author="Safis Editor" w:date="2022-09-15T23:43:00Z">
        <w:r w:rsidRPr="004D6B7B" w:rsidDel="00C43EA7">
          <w:rPr>
            <w:lang w:val="en-GB"/>
          </w:rPr>
          <w:delText xml:space="preserve">- </w:delText>
        </w:r>
      </w:del>
      <w:r w:rsidRPr="004D6B7B">
        <w:rPr>
          <w:lang w:val="en-GB"/>
        </w:rPr>
        <w:t xml:space="preserve">meaning you invoke it to kill (stop) a specific process. You can read more about this .NET method at </w:t>
      </w:r>
      <w:r w:rsidRPr="004D6B7B">
        <w:rPr>
          <w:rStyle w:val="URLPACKTChar"/>
          <w:lang w:val="en-GB"/>
        </w:rPr>
        <w:t>https://docs.microsoft.com/dotnet/api/system.diagnostics.process.kill</w:t>
      </w:r>
      <w:r w:rsidRPr="004D6B7B">
        <w:rPr>
          <w:lang w:val="en-GB"/>
        </w:rPr>
        <w:t xml:space="preserve">. </w:t>
      </w:r>
    </w:p>
    <w:p w14:paraId="6ABFE6A1" w14:textId="44C05FD5" w:rsidR="004D6B7B" w:rsidRPr="004D6B7B" w:rsidRDefault="004D6B7B" w:rsidP="004D6B7B">
      <w:pPr>
        <w:pStyle w:val="NormalPACKT"/>
        <w:rPr>
          <w:lang w:val="en-GB"/>
        </w:rPr>
      </w:pPr>
      <w:r w:rsidRPr="004D6B7B">
        <w:rPr>
          <w:lang w:val="en-GB"/>
        </w:rPr>
        <w:t xml:space="preserve">The output in </w:t>
      </w:r>
      <w:r w:rsidRPr="004D6B7B">
        <w:rPr>
          <w:rStyle w:val="ItalicsPACKT"/>
          <w:lang w:val="en-GB"/>
        </w:rPr>
        <w:t>step 4</w:t>
      </w:r>
      <w:r w:rsidRPr="004D6B7B">
        <w:rPr>
          <w:lang w:val="en-GB"/>
        </w:rPr>
        <w:t xml:space="preserve"> illustrates an error occurring within VS Code. If you use the PowerShell 7 console, you may see </w:t>
      </w:r>
      <w:r w:rsidR="009366D5">
        <w:rPr>
          <w:lang w:val="en-GB"/>
        </w:rPr>
        <w:t xml:space="preserve">a </w:t>
      </w:r>
      <w:r>
        <w:rPr>
          <w:lang w:val="en-GB"/>
        </w:rPr>
        <w:t>slightly different output</w:t>
      </w:r>
      <w:r w:rsidRPr="004D6B7B">
        <w:rPr>
          <w:lang w:val="en-GB"/>
        </w:rPr>
        <w:t>, although with the same actual error message.</w:t>
      </w:r>
    </w:p>
    <w:p w14:paraId="5EFF9656" w14:textId="703F44D4" w:rsidR="004D6B7B" w:rsidRPr="004D6B7B" w:rsidRDefault="004D6B7B" w:rsidP="004D6B7B">
      <w:pPr>
        <w:pStyle w:val="NormalPACKT"/>
        <w:rPr>
          <w:lang w:val="en-GB"/>
        </w:rPr>
      </w:pPr>
      <w:r w:rsidRPr="004D6B7B">
        <w:rPr>
          <w:lang w:val="en-GB"/>
        </w:rPr>
        <w:t xml:space="preserve">In </w:t>
      </w:r>
      <w:r w:rsidRPr="004D6B7B">
        <w:rPr>
          <w:rStyle w:val="ItalicsPACKT"/>
          <w:lang w:val="en-GB"/>
        </w:rPr>
        <w:t>step</w:t>
      </w:r>
      <w:r>
        <w:rPr>
          <w:rStyle w:val="ItalicsPACKT"/>
          <w:lang w:val="en-GB"/>
        </w:rPr>
        <w:t>s</w:t>
      </w:r>
      <w:r w:rsidRPr="004D6B7B">
        <w:rPr>
          <w:rStyle w:val="ItalicsPACKT"/>
          <w:lang w:val="en-GB"/>
        </w:rPr>
        <w:t xml:space="preserve"> 7</w:t>
      </w:r>
      <w:r w:rsidRPr="004D6B7B">
        <w:rPr>
          <w:lang w:val="en-GB"/>
        </w:rPr>
        <w:t xml:space="preserve"> and </w:t>
      </w:r>
      <w:r w:rsidRPr="004D6B7B">
        <w:rPr>
          <w:rStyle w:val="ItalicsPACKT"/>
          <w:lang w:val="en-GB"/>
        </w:rPr>
        <w:t>step 9</w:t>
      </w:r>
      <w:r w:rsidRPr="004D6B7B">
        <w:rPr>
          <w:lang w:val="en-GB"/>
        </w:rPr>
        <w:t xml:space="preserve">, you use the </w:t>
      </w:r>
      <w:proofErr w:type="spellStart"/>
      <w:r w:rsidRPr="00C43EA7">
        <w:rPr>
          <w:rStyle w:val="CodeInTextPACKT"/>
          <w:rPrChange w:id="280" w:author="Safis Editor" w:date="2022-09-15T23:43:00Z">
            <w:rPr>
              <w:lang w:val="en-GB"/>
            </w:rPr>
          </w:rPrChange>
        </w:rPr>
        <w:t>FileInfo</w:t>
      </w:r>
      <w:proofErr w:type="spellEnd"/>
      <w:r w:rsidRPr="004D6B7B">
        <w:rPr>
          <w:lang w:val="en-GB"/>
        </w:rPr>
        <w:t xml:space="preserve"> objects (created by </w:t>
      </w:r>
      <w:r w:rsidRPr="004D6B7B">
        <w:rPr>
          <w:rStyle w:val="CodeInTextPACKT"/>
          <w:lang w:val="en-GB"/>
        </w:rPr>
        <w:t>Get-</w:t>
      </w:r>
      <w:proofErr w:type="spellStart"/>
      <w:r w:rsidRPr="004D6B7B">
        <w:rPr>
          <w:rStyle w:val="CodeInTextPACKT"/>
          <w:lang w:val="en-GB"/>
        </w:rPr>
        <w:t>ChildItem</w:t>
      </w:r>
      <w:proofErr w:type="spellEnd"/>
      <w:r w:rsidRPr="004D6B7B">
        <w:rPr>
          <w:lang w:val="en-GB"/>
        </w:rPr>
        <w:t xml:space="preserve">) and call the </w:t>
      </w:r>
      <w:r w:rsidRPr="004D6B7B">
        <w:rPr>
          <w:rStyle w:val="CodeInTextPACKT"/>
          <w:lang w:val="en-GB"/>
        </w:rPr>
        <w:t>Encrypt()</w:t>
      </w:r>
      <w:r w:rsidRPr="004D6B7B">
        <w:rPr>
          <w:lang w:val="en-GB"/>
        </w:rPr>
        <w:t xml:space="preserve"> and </w:t>
      </w:r>
      <w:r w:rsidRPr="004D6B7B">
        <w:rPr>
          <w:rStyle w:val="CodeInTextPACKT"/>
          <w:lang w:val="en-GB"/>
        </w:rPr>
        <w:t>Decrypt()</w:t>
      </w:r>
      <w:r w:rsidRPr="004D6B7B">
        <w:rPr>
          <w:lang w:val="en-GB"/>
        </w:rPr>
        <w:t xml:space="preserve"> methods. These steps demonstrate using</w:t>
      </w:r>
      <w:r>
        <w:rPr>
          <w:lang w:val="en-GB"/>
        </w:rPr>
        <w:t xml:space="preserve"> a</w:t>
      </w:r>
      <w:r w:rsidRPr="004D6B7B">
        <w:rPr>
          <w:lang w:val="en-GB"/>
        </w:rPr>
        <w:t xml:space="preserve"> .NET method to achieve some objective</w:t>
      </w:r>
      <w:r>
        <w:rPr>
          <w:lang w:val="en-GB"/>
        </w:rPr>
        <w:t>s without</w:t>
      </w:r>
      <w:r w:rsidRPr="004D6B7B">
        <w:rPr>
          <w:lang w:val="en-GB"/>
        </w:rPr>
        <w:t xml:space="preserve"> specific cmdlets. Best practice suggests always using cmdlets where you can. You should also note that the syntax in the two steps is different. In </w:t>
      </w:r>
      <w:r w:rsidRPr="004D6B7B">
        <w:rPr>
          <w:rStyle w:val="ItalicsPACKT"/>
          <w:lang w:val="en-GB"/>
        </w:rPr>
        <w:t>step 7</w:t>
      </w:r>
      <w:r w:rsidRPr="004D6B7B">
        <w:rPr>
          <w:lang w:val="en-GB"/>
        </w:rPr>
        <w:t xml:space="preserve">, you use a more modern syntax which calls the </w:t>
      </w:r>
      <w:r w:rsidRPr="004D6B7B">
        <w:rPr>
          <w:rStyle w:val="CodeInTextPACKT"/>
          <w:lang w:val="en-GB"/>
        </w:rPr>
        <w:t>Encrypt</w:t>
      </w:r>
      <w:r w:rsidRPr="004D6B7B">
        <w:rPr>
          <w:lang w:val="en-GB"/>
        </w:rPr>
        <w:t xml:space="preserve"> method for each file. In </w:t>
      </w:r>
      <w:r w:rsidRPr="00936942">
        <w:rPr>
          <w:rStyle w:val="ItalicsPACKT"/>
        </w:rPr>
        <w:t>s</w:t>
      </w:r>
      <w:proofErr w:type="spellStart"/>
      <w:r w:rsidRPr="004D6B7B">
        <w:rPr>
          <w:rStyle w:val="ItalicsPACKT"/>
          <w:lang w:val="en-GB"/>
        </w:rPr>
        <w:t>tep</w:t>
      </w:r>
      <w:proofErr w:type="spellEnd"/>
      <w:r w:rsidRPr="004D6B7B">
        <w:rPr>
          <w:rStyle w:val="ItalicsPACKT"/>
          <w:lang w:val="en-GB"/>
        </w:rPr>
        <w:t xml:space="preserve"> 9</w:t>
      </w:r>
      <w:r w:rsidRPr="004D6B7B">
        <w:rPr>
          <w:lang w:val="en-GB"/>
        </w:rPr>
        <w:t xml:space="preserve">, you use an </w:t>
      </w:r>
      <w:r>
        <w:rPr>
          <w:lang w:val="en-GB"/>
        </w:rPr>
        <w:t>older</w:t>
      </w:r>
      <w:r w:rsidRPr="004D6B7B">
        <w:rPr>
          <w:lang w:val="en-GB"/>
        </w:rPr>
        <w:t xml:space="preserve"> syntax that does the same</w:t>
      </w:r>
      <w:r>
        <w:rPr>
          <w:lang w:val="en-GB"/>
        </w:rPr>
        <w:t>,</w:t>
      </w:r>
      <w:r w:rsidRPr="004D6B7B">
        <w:rPr>
          <w:lang w:val="en-GB"/>
        </w:rPr>
        <w:t xml:space="preserve"> albeit with more characters. Both syntax methods work.</w:t>
      </w:r>
    </w:p>
    <w:p w14:paraId="5F446BDD" w14:textId="089B5F16" w:rsidR="00936D34" w:rsidRDefault="004D6B7B" w:rsidP="004D6B7B">
      <w:pPr>
        <w:pStyle w:val="NormalPACKT"/>
        <w:rPr>
          <w:lang w:val="en-GB"/>
        </w:rPr>
      </w:pPr>
      <w:r w:rsidRPr="004D6B7B">
        <w:rPr>
          <w:lang w:val="en-GB"/>
        </w:rPr>
        <w:t xml:space="preserve">In </w:t>
      </w:r>
      <w:r w:rsidRPr="004D6B7B">
        <w:rPr>
          <w:rStyle w:val="ItalicsPACKT"/>
          <w:lang w:val="en-GB"/>
        </w:rPr>
        <w:t>step 7</w:t>
      </w:r>
      <w:r w:rsidRPr="004D6B7B">
        <w:rPr>
          <w:lang w:val="en-GB"/>
        </w:rPr>
        <w:t xml:space="preserve">, while you get no console output, Windows may generate a popup (aka Toast) to tell you that you should back up your encryption key. </w:t>
      </w:r>
      <w:r>
        <w:rPr>
          <w:lang w:val="en-GB"/>
        </w:rPr>
        <w:t xml:space="preserve">Backing up the key </w:t>
      </w:r>
      <w:r w:rsidRPr="004D6B7B">
        <w:rPr>
          <w:lang w:val="en-GB"/>
        </w:rPr>
        <w:t>is a good idea</w:t>
      </w:r>
      <w:r>
        <w:rPr>
          <w:lang w:val="en-GB"/>
        </w:rPr>
        <w:t>. I</w:t>
      </w:r>
      <w:r w:rsidRPr="004D6B7B">
        <w:rPr>
          <w:lang w:val="en-GB"/>
        </w:rPr>
        <w:t>f yo</w:t>
      </w:r>
      <w:r>
        <w:rPr>
          <w:lang w:val="en-GB"/>
        </w:rPr>
        <w:t xml:space="preserve">u lose the key, you lose all access to the file(s) – so be very careful. </w:t>
      </w:r>
    </w:p>
    <w:p w14:paraId="3CD38EB3" w14:textId="26A15603" w:rsidR="00D34AAC" w:rsidRDefault="00D34AAC" w:rsidP="00D34AAC">
      <w:pPr>
        <w:pStyle w:val="Heading1"/>
        <w:tabs>
          <w:tab w:val="left" w:pos="0"/>
        </w:tabs>
      </w:pPr>
      <w:r>
        <w:t>Creating a C# Extension</w:t>
      </w:r>
    </w:p>
    <w:p w14:paraId="2B45F034" w14:textId="53E3999B" w:rsidR="004D6B7B" w:rsidRPr="004D6B7B" w:rsidRDefault="004D6B7B" w:rsidP="004D6B7B">
      <w:pPr>
        <w:pStyle w:val="NormalPACKT"/>
        <w:rPr>
          <w:lang w:val="en-GB"/>
        </w:rPr>
      </w:pPr>
      <w:r w:rsidRPr="004D6B7B">
        <w:rPr>
          <w:lang w:val="en-GB"/>
        </w:rPr>
        <w:t>For most day-to-day operations, the commands provided by PowerShell, from Windows features, or third-party modules, provide all the functionality you need</w:t>
      </w:r>
      <w:r>
        <w:rPr>
          <w:lang w:val="en-GB"/>
        </w:rPr>
        <w:t xml:space="preserve"> to manage your systems</w:t>
      </w:r>
      <w:r w:rsidRPr="004D6B7B">
        <w:rPr>
          <w:lang w:val="en-GB"/>
        </w:rPr>
        <w:t xml:space="preserve">. In some cases, as you saw in </w:t>
      </w:r>
      <w:ins w:id="281" w:author="Safis Editor" w:date="2022-09-15T23:57:00Z">
        <w:r w:rsidR="00C43EA7">
          <w:rPr>
            <w:lang w:val="en-GB"/>
          </w:rPr>
          <w:t xml:space="preserve">the </w:t>
        </w:r>
      </w:ins>
      <w:del w:id="282" w:author="Safis Editor" w:date="2022-09-15T23:57:00Z">
        <w:r w:rsidRPr="004D6B7B" w:rsidDel="00C43EA7">
          <w:rPr>
            <w:lang w:val="en-GB"/>
          </w:rPr>
          <w:delText>“</w:delText>
        </w:r>
      </w:del>
      <w:r w:rsidRPr="004D6B7B">
        <w:rPr>
          <w:rStyle w:val="ItalicsPACKT"/>
          <w:lang w:val="en-GB"/>
        </w:rPr>
        <w:t>Leveraging .NET Methods</w:t>
      </w:r>
      <w:ins w:id="283" w:author="Safis Editor" w:date="2022-09-15T23:57:00Z">
        <w:r w:rsidR="00C43EA7">
          <w:rPr>
            <w:rStyle w:val="ItalicsPACKT"/>
            <w:lang w:val="en-GB"/>
          </w:rPr>
          <w:t xml:space="preserve"> </w:t>
        </w:r>
        <w:r w:rsidR="00C43EA7" w:rsidRPr="00C43EA7">
          <w:rPr>
            <w:rPrChange w:id="284" w:author="Safis Editor" w:date="2022-09-15T23:57:00Z">
              <w:rPr>
                <w:rStyle w:val="ItalicsPACKT"/>
                <w:lang w:val="en-GB"/>
              </w:rPr>
            </w:rPrChange>
          </w:rPr>
          <w:t>recipe</w:t>
        </w:r>
      </w:ins>
      <w:r>
        <w:rPr>
          <w:lang w:val="en-GB"/>
        </w:rPr>
        <w:t>,</w:t>
      </w:r>
      <w:del w:id="285" w:author="Safis Editor" w:date="2022-09-15T23:57:00Z">
        <w:r w:rsidDel="00C43EA7">
          <w:rPr>
            <w:lang w:val="en-GB"/>
          </w:rPr>
          <w:delText>”</w:delText>
        </w:r>
      </w:del>
      <w:r w:rsidRPr="004D6B7B">
        <w:rPr>
          <w:lang w:val="en-GB"/>
        </w:rPr>
        <w:t xml:space="preserve"> commands do not exist to achieve your goal. In those cases, you can </w:t>
      </w:r>
      <w:r>
        <w:rPr>
          <w:lang w:val="en-GB"/>
        </w:rPr>
        <w:t>use</w:t>
      </w:r>
      <w:r w:rsidRPr="004D6B7B">
        <w:rPr>
          <w:lang w:val="en-GB"/>
        </w:rPr>
        <w:t xml:space="preserve"> the methods provided by .NET. </w:t>
      </w:r>
    </w:p>
    <w:p w14:paraId="351CCDB0" w14:textId="2CC1B523" w:rsidR="004D6B7B" w:rsidRPr="004D6B7B" w:rsidRDefault="004D6B7B" w:rsidP="004D6B7B">
      <w:pPr>
        <w:pStyle w:val="NormalPACKT"/>
        <w:rPr>
          <w:lang w:val="en-GB"/>
        </w:rPr>
      </w:pPr>
      <w:r w:rsidRPr="004D6B7B">
        <w:rPr>
          <w:lang w:val="en-GB"/>
        </w:rPr>
        <w:t xml:space="preserve">There are also cases where you need to perform more complex operations without </w:t>
      </w:r>
      <w:ins w:id="286" w:author="Safis Editor" w:date="2022-09-15T23:57:00Z">
        <w:r w:rsidR="00C43EA7">
          <w:rPr>
            <w:lang w:val="en-GB"/>
          </w:rPr>
          <w:t xml:space="preserve">a </w:t>
        </w:r>
      </w:ins>
      <w:r w:rsidRPr="004D6B7B">
        <w:rPr>
          <w:lang w:val="en-GB"/>
        </w:rPr>
        <w:t>PowerShell cmdlet or direct .NET support. You may, for example, have a component of an ASP.NET web application written in C#</w:t>
      </w:r>
      <w:r>
        <w:rPr>
          <w:lang w:val="en-GB"/>
        </w:rPr>
        <w:t>,</w:t>
      </w:r>
      <w:r w:rsidRPr="004D6B7B">
        <w:rPr>
          <w:lang w:val="en-GB"/>
        </w:rPr>
        <w:t xml:space="preserve"> but you now wish to repurpose </w:t>
      </w:r>
      <w:r>
        <w:rPr>
          <w:lang w:val="en-GB"/>
        </w:rPr>
        <w:t xml:space="preserve">it </w:t>
      </w:r>
      <w:r w:rsidRPr="004D6B7B">
        <w:rPr>
          <w:lang w:val="en-GB"/>
        </w:rPr>
        <w:t xml:space="preserve">for administrative scripting purposes.  </w:t>
      </w:r>
    </w:p>
    <w:p w14:paraId="2D0BA7C3" w14:textId="274F3FEB" w:rsidR="004D6B7B" w:rsidRPr="004D6B7B" w:rsidRDefault="004D6B7B" w:rsidP="004D6B7B">
      <w:pPr>
        <w:pStyle w:val="NormalPACKT"/>
        <w:rPr>
          <w:lang w:val="en-GB"/>
        </w:rPr>
      </w:pPr>
      <w:r w:rsidRPr="004D6B7B">
        <w:rPr>
          <w:lang w:val="en-GB"/>
        </w:rPr>
        <w:t>PowerShell makes it easy to add a class, based on .NET language source code, into a PowerShell session. You supply the C#</w:t>
      </w:r>
      <w:del w:id="287" w:author="Safis Editor" w:date="2022-09-16T00:00:00Z">
        <w:r w:rsidRPr="004D6B7B" w:rsidDel="00C43EA7">
          <w:rPr>
            <w:lang w:val="en-GB"/>
          </w:rPr>
          <w:delText xml:space="preserve">’’ </w:delText>
        </w:r>
      </w:del>
      <w:r w:rsidRPr="004D6B7B">
        <w:rPr>
          <w:lang w:val="en-GB"/>
        </w:rPr>
        <w:t xml:space="preserve"> code, and PowerShell creates a .NET class that you can use the same way you use .NET methods (and using virtually the same syntax). </w:t>
      </w:r>
      <w:r>
        <w:rPr>
          <w:lang w:val="en-GB"/>
        </w:rPr>
        <w:t>Y</w:t>
      </w:r>
      <w:r w:rsidRPr="004D6B7B">
        <w:rPr>
          <w:lang w:val="en-GB"/>
        </w:rPr>
        <w:t xml:space="preserve">ou use the </w:t>
      </w:r>
      <w:r w:rsidRPr="004D6B7B">
        <w:rPr>
          <w:rStyle w:val="CodeInTextPACKT"/>
          <w:lang w:val="en-GB"/>
        </w:rPr>
        <w:t>Add-Type</w:t>
      </w:r>
      <w:r w:rsidRPr="004D6B7B">
        <w:rPr>
          <w:lang w:val="en-GB"/>
        </w:rPr>
        <w:t xml:space="preserve"> cmdlet and specify the C# code for your class/type(s). PowerShell compiles the code and loads the resultant class into your PowerShell session. </w:t>
      </w:r>
    </w:p>
    <w:p w14:paraId="332FC0FA" w14:textId="6789254E" w:rsidR="004D6B7B" w:rsidRPr="004D6B7B" w:rsidRDefault="004D6B7B" w:rsidP="004D6B7B">
      <w:pPr>
        <w:pStyle w:val="NormalPACKT"/>
        <w:rPr>
          <w:lang w:val="en-GB"/>
        </w:rPr>
      </w:pPr>
      <w:r w:rsidRPr="004D6B7B">
        <w:rPr>
          <w:lang w:val="en-GB"/>
        </w:rPr>
        <w:t xml:space="preserve">An essential aspect of .NET methods is that a method can have multiple definitions or calling sequences. Known and method overloads, these </w:t>
      </w:r>
      <w:r>
        <w:rPr>
          <w:lang w:val="en-GB"/>
        </w:rPr>
        <w:t>different</w:t>
      </w:r>
      <w:r w:rsidRPr="004D6B7B">
        <w:rPr>
          <w:lang w:val="en-GB"/>
        </w:rPr>
        <w:t xml:space="preserve"> definitions allow you to invoke a method using different sets of parameters. This is not dissimilar to PowerShell’s use of parameter sets. For example, the </w:t>
      </w:r>
      <w:proofErr w:type="spellStart"/>
      <w:r w:rsidRPr="004D6B7B">
        <w:rPr>
          <w:rStyle w:val="CodeInTextPACKT"/>
          <w:lang w:val="en-GB"/>
        </w:rPr>
        <w:t>System.String</w:t>
      </w:r>
      <w:proofErr w:type="spellEnd"/>
      <w:r w:rsidRPr="004D6B7B">
        <w:rPr>
          <w:lang w:val="en-GB"/>
        </w:rPr>
        <w:t xml:space="preserve"> class, which PowerShell uses to hold strings, contains the </w:t>
      </w:r>
      <w:r w:rsidRPr="004D6B7B">
        <w:rPr>
          <w:rStyle w:val="CodeInTextPACKT"/>
          <w:lang w:val="en-GB"/>
        </w:rPr>
        <w:t>Trim()</w:t>
      </w:r>
      <w:r w:rsidRPr="004D6B7B">
        <w:rPr>
          <w:lang w:val="en-GB"/>
        </w:rPr>
        <w:t xml:space="preserve"> method. You use that method to remove extra characters, usually space characters, from the start or end of a string (or both). The </w:t>
      </w:r>
      <w:r w:rsidRPr="004D6B7B">
        <w:rPr>
          <w:rStyle w:val="CodeInTextPACKT"/>
          <w:lang w:val="en-GB"/>
        </w:rPr>
        <w:t>Trim()</w:t>
      </w:r>
      <w:r w:rsidRPr="004D6B7B">
        <w:rPr>
          <w:lang w:val="en-GB"/>
        </w:rPr>
        <w:t xml:space="preserve"> method has three different definitions, which you view in this recipe. Each overloaded definition trims characters from a string slightly differently. To view more details on this method, and the three overloaded definitions, see </w:t>
      </w:r>
      <w:r w:rsidRPr="004D6B7B">
        <w:rPr>
          <w:rStyle w:val="URLPACKTChar"/>
          <w:lang w:val="en-GB"/>
        </w:rPr>
        <w:t>https://docs.microsoft.com/dotnet/api/system.string.trim</w:t>
      </w:r>
      <w:ins w:id="288" w:author="Safis Editor" w:date="2022-09-16T00:01:00Z">
        <w:r w:rsidR="00C43EA7" w:rsidRPr="00C43EA7">
          <w:rPr>
            <w:rPrChange w:id="289" w:author="Safis Editor" w:date="2022-09-16T00:01:00Z">
              <w:rPr>
                <w:rStyle w:val="URLPACKTChar"/>
                <w:lang w:val="en-GB"/>
              </w:rPr>
            </w:rPrChange>
          </w:rPr>
          <w:t>.</w:t>
        </w:r>
      </w:ins>
    </w:p>
    <w:p w14:paraId="166D6D8F" w14:textId="0C936EDD" w:rsidR="004D6B7B" w:rsidRPr="004D6B7B" w:rsidRDefault="004D6B7B" w:rsidP="004D6B7B">
      <w:pPr>
        <w:pStyle w:val="NormalPACKT"/>
        <w:rPr>
          <w:lang w:val="en-GB"/>
        </w:rPr>
      </w:pPr>
      <w:r w:rsidRPr="004D6B7B">
        <w:rPr>
          <w:lang w:val="en-GB"/>
        </w:rPr>
        <w:t>In this recipe, you create and use two simple classes with static methods.</w:t>
      </w:r>
    </w:p>
    <w:p w14:paraId="1B163395" w14:textId="77777777" w:rsidR="00D34AAC" w:rsidRDefault="00D34AAC" w:rsidP="00D34AAC">
      <w:pPr>
        <w:pStyle w:val="Heading2"/>
        <w:tabs>
          <w:tab w:val="left" w:pos="0"/>
        </w:tabs>
      </w:pPr>
      <w:r>
        <w:t>Getting ready</w:t>
      </w:r>
    </w:p>
    <w:p w14:paraId="3DC5AAB4"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6332917B" w14:textId="199B0797" w:rsidR="00D34AAC" w:rsidRDefault="00D34AAC" w:rsidP="00D34AAC">
      <w:pPr>
        <w:pStyle w:val="Heading2"/>
        <w:tabs>
          <w:tab w:val="left" w:pos="0"/>
        </w:tabs>
      </w:pPr>
      <w:r>
        <w:t>How to do it...</w:t>
      </w:r>
    </w:p>
    <w:p w14:paraId="502D7B01" w14:textId="16A59814" w:rsidR="003F7CF8" w:rsidRPr="003F7CF8" w:rsidRDefault="003F7CF8" w:rsidP="003F7CF8">
      <w:pPr>
        <w:pStyle w:val="NumberedBulletPACKT"/>
        <w:numPr>
          <w:ilvl w:val="0"/>
          <w:numId w:val="14"/>
        </w:numPr>
        <w:rPr>
          <w:color w:val="000000"/>
          <w:lang w:val="en-GB" w:eastAsia="en-GB"/>
        </w:rPr>
      </w:pPr>
      <w:r w:rsidRPr="003F7CF8">
        <w:rPr>
          <w:lang w:val="en-GB" w:eastAsia="en-GB"/>
        </w:rPr>
        <w:t>Examining</w:t>
      </w:r>
      <w:ins w:id="290" w:author="Safis Editor" w:date="2022-09-16T00:01:00Z">
        <w:r w:rsidR="00C43EA7">
          <w:rPr>
            <w:lang w:val="en-GB" w:eastAsia="en-GB"/>
          </w:rPr>
          <w:t xml:space="preserve"> an</w:t>
        </w:r>
      </w:ins>
      <w:r w:rsidRPr="003F7CF8">
        <w:rPr>
          <w:lang w:val="en-GB" w:eastAsia="en-GB"/>
        </w:rPr>
        <w:t xml:space="preserve"> overloaded method definition</w:t>
      </w:r>
      <w:ins w:id="291" w:author="Safis Editor" w:date="2022-09-16T00:01:00Z">
        <w:r w:rsidR="00C43EA7">
          <w:rPr>
            <w:lang w:val="en-GB" w:eastAsia="en-GB"/>
          </w:rPr>
          <w:t>:</w:t>
        </w:r>
      </w:ins>
    </w:p>
    <w:p w14:paraId="5F3D9EF6" w14:textId="77777777" w:rsidR="003F7CF8" w:rsidRPr="003F7CF8" w:rsidRDefault="003F7CF8" w:rsidP="00C43EA7">
      <w:pPr>
        <w:pStyle w:val="CodePACKT"/>
      </w:pPr>
    </w:p>
    <w:p w14:paraId="7BD4A875" w14:textId="7F6BA248" w:rsidR="003F7CF8" w:rsidRPr="003F7CF8" w:rsidRDefault="003F7CF8" w:rsidP="00C43EA7">
      <w:pPr>
        <w:pStyle w:val="CodePACKT"/>
      </w:pPr>
      <w:r w:rsidRPr="003F7CF8">
        <w:lastRenderedPageBreak/>
        <w:t>("a string").Trim</w:t>
      </w:r>
    </w:p>
    <w:p w14:paraId="284F7B34" w14:textId="77777777" w:rsidR="003F7CF8" w:rsidRPr="003F7CF8" w:rsidRDefault="003F7CF8" w:rsidP="00C43EA7">
      <w:pPr>
        <w:pStyle w:val="CodePACKT"/>
      </w:pPr>
    </w:p>
    <w:p w14:paraId="0C36468C" w14:textId="6F095969" w:rsidR="003F7CF8" w:rsidRPr="003F7CF8" w:rsidRDefault="003F7CF8" w:rsidP="003F7CF8">
      <w:pPr>
        <w:pStyle w:val="NumberedBulletPACKT"/>
        <w:rPr>
          <w:color w:val="000000"/>
          <w:lang w:val="en-GB" w:eastAsia="en-GB"/>
        </w:rPr>
      </w:pPr>
      <w:r w:rsidRPr="003F7CF8">
        <w:rPr>
          <w:lang w:val="en-GB" w:eastAsia="en-GB"/>
        </w:rPr>
        <w:t xml:space="preserve">Creating a C# class definition </w:t>
      </w:r>
      <w:commentRangeStart w:id="292"/>
      <w:r w:rsidRPr="003F7CF8">
        <w:rPr>
          <w:lang w:val="en-GB" w:eastAsia="en-GB"/>
        </w:rPr>
        <w:t>in here string</w:t>
      </w:r>
      <w:commentRangeEnd w:id="292"/>
      <w:r w:rsidR="00C43EA7">
        <w:rPr>
          <w:rStyle w:val="CommentReference"/>
          <w:rFonts w:ascii="Arial" w:hAnsi="Arial" w:cs="Arial"/>
          <w:bCs/>
        </w:rPr>
        <w:commentReference w:id="292"/>
      </w:r>
      <w:ins w:id="293" w:author="Safis Editor" w:date="2022-09-16T00:01:00Z">
        <w:r w:rsidR="00C43EA7">
          <w:rPr>
            <w:lang w:val="en-GB" w:eastAsia="en-GB"/>
          </w:rPr>
          <w:t>:</w:t>
        </w:r>
      </w:ins>
    </w:p>
    <w:p w14:paraId="7F119752" w14:textId="77777777" w:rsidR="003F7CF8" w:rsidRPr="003F7CF8" w:rsidRDefault="003F7CF8" w:rsidP="00C43EA7">
      <w:pPr>
        <w:pStyle w:val="CodePACKT"/>
      </w:pPr>
    </w:p>
    <w:p w14:paraId="193D155F" w14:textId="653D6326" w:rsidR="003F7CF8" w:rsidRPr="003F7CF8" w:rsidRDefault="003F7CF8" w:rsidP="00C43EA7">
      <w:pPr>
        <w:pStyle w:val="CodePACKT"/>
      </w:pPr>
      <w:r w:rsidRPr="003F7CF8">
        <w:t>$</w:t>
      </w:r>
      <w:proofErr w:type="spellStart"/>
      <w:r w:rsidRPr="003F7CF8">
        <w:t>NewClass</w:t>
      </w:r>
      <w:proofErr w:type="spellEnd"/>
      <w:r w:rsidRPr="003F7CF8">
        <w:t xml:space="preserve"> = @"</w:t>
      </w:r>
    </w:p>
    <w:p w14:paraId="57698CF1" w14:textId="77777777" w:rsidR="003F7CF8" w:rsidRPr="003F7CF8" w:rsidRDefault="003F7CF8" w:rsidP="00C43EA7">
      <w:pPr>
        <w:pStyle w:val="CodePACKT"/>
      </w:pPr>
      <w:r w:rsidRPr="003F7CF8">
        <w:t>namespace Reskit {</w:t>
      </w:r>
    </w:p>
    <w:p w14:paraId="0750D292" w14:textId="77777777" w:rsidR="003F7CF8" w:rsidRPr="003F7CF8" w:rsidRDefault="003F7CF8" w:rsidP="00C43EA7">
      <w:pPr>
        <w:pStyle w:val="CodePACKT"/>
      </w:pPr>
      <w:r w:rsidRPr="003F7CF8">
        <w:t>   public class Hello {</w:t>
      </w:r>
    </w:p>
    <w:p w14:paraId="42AAD66C" w14:textId="77777777" w:rsidR="003F7CF8" w:rsidRPr="003F7CF8" w:rsidRDefault="003F7CF8" w:rsidP="00C43EA7">
      <w:pPr>
        <w:pStyle w:val="CodePACKT"/>
      </w:pPr>
      <w:r w:rsidRPr="003F7CF8">
        <w:t>     public static void World() {</w:t>
      </w:r>
    </w:p>
    <w:p w14:paraId="2EF0CD98" w14:textId="77777777" w:rsidR="003F7CF8" w:rsidRPr="003F7CF8" w:rsidRDefault="003F7CF8" w:rsidP="00C43EA7">
      <w:pPr>
        <w:pStyle w:val="CodePACKT"/>
      </w:pPr>
      <w:r w:rsidRPr="003F7CF8">
        <w:t>         </w:t>
      </w:r>
      <w:proofErr w:type="spellStart"/>
      <w:r w:rsidRPr="003F7CF8">
        <w:t>System.Console.WriteLine</w:t>
      </w:r>
      <w:proofErr w:type="spellEnd"/>
      <w:r w:rsidRPr="003F7CF8">
        <w:t>("Hello World!");</w:t>
      </w:r>
    </w:p>
    <w:p w14:paraId="670C0A52" w14:textId="77777777" w:rsidR="003F7CF8" w:rsidRPr="003F7CF8" w:rsidRDefault="003F7CF8" w:rsidP="00C43EA7">
      <w:pPr>
        <w:pStyle w:val="CodePACKT"/>
      </w:pPr>
      <w:r w:rsidRPr="003F7CF8">
        <w:t>     }</w:t>
      </w:r>
    </w:p>
    <w:p w14:paraId="53F4DE47" w14:textId="77777777" w:rsidR="003F7CF8" w:rsidRPr="003F7CF8" w:rsidRDefault="003F7CF8" w:rsidP="00C43EA7">
      <w:pPr>
        <w:pStyle w:val="CodePACKT"/>
      </w:pPr>
      <w:r w:rsidRPr="003F7CF8">
        <w:t>   }</w:t>
      </w:r>
    </w:p>
    <w:p w14:paraId="7400389C" w14:textId="77777777" w:rsidR="003F7CF8" w:rsidRPr="003F7CF8" w:rsidRDefault="003F7CF8" w:rsidP="00C43EA7">
      <w:pPr>
        <w:pStyle w:val="CodePACKT"/>
      </w:pPr>
      <w:r w:rsidRPr="003F7CF8">
        <w:t xml:space="preserve">  }   </w:t>
      </w:r>
    </w:p>
    <w:p w14:paraId="4788AB50" w14:textId="77777777" w:rsidR="003F7CF8" w:rsidRPr="003F7CF8" w:rsidRDefault="003F7CF8" w:rsidP="00C43EA7">
      <w:pPr>
        <w:pStyle w:val="CodePACKT"/>
      </w:pPr>
      <w:r w:rsidRPr="003F7CF8">
        <w:t>"@</w:t>
      </w:r>
    </w:p>
    <w:p w14:paraId="6120F29A" w14:textId="77777777" w:rsidR="003F7CF8" w:rsidRPr="003F7CF8" w:rsidRDefault="003F7CF8" w:rsidP="00C43EA7">
      <w:pPr>
        <w:pStyle w:val="CodePACKT"/>
      </w:pPr>
    </w:p>
    <w:p w14:paraId="4807F648" w14:textId="604C7275"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ins w:id="294" w:author="Safis Editor" w:date="2022-09-16T00:01:00Z">
        <w:r w:rsidR="00C43EA7">
          <w:rPr>
            <w:lang w:val="en-GB" w:eastAsia="en-GB"/>
          </w:rPr>
          <w:t>:</w:t>
        </w:r>
      </w:ins>
    </w:p>
    <w:p w14:paraId="4A27D773" w14:textId="77777777" w:rsidR="003F7CF8" w:rsidRPr="003F7CF8" w:rsidRDefault="003F7CF8" w:rsidP="00C43EA7">
      <w:pPr>
        <w:pStyle w:val="CodePACKT"/>
      </w:pPr>
    </w:p>
    <w:p w14:paraId="747FF70E" w14:textId="2EDC07E6" w:rsidR="003F7CF8" w:rsidRPr="003F7CF8" w:rsidRDefault="003F7CF8" w:rsidP="00C43EA7">
      <w:pPr>
        <w:pStyle w:val="CodePACKT"/>
      </w:pPr>
      <w:r w:rsidRPr="003F7CF8">
        <w:t>Add-Type -</w:t>
      </w:r>
      <w:proofErr w:type="spellStart"/>
      <w:r w:rsidRPr="003F7CF8">
        <w:t>TypeDefinition</w:t>
      </w:r>
      <w:proofErr w:type="spellEnd"/>
      <w:r w:rsidRPr="003F7CF8">
        <w:t xml:space="preserve"> $</w:t>
      </w:r>
      <w:proofErr w:type="spellStart"/>
      <w:r w:rsidRPr="003F7CF8">
        <w:t>NewClass</w:t>
      </w:r>
      <w:proofErr w:type="spellEnd"/>
    </w:p>
    <w:p w14:paraId="6C35B830" w14:textId="77777777" w:rsidR="003F7CF8" w:rsidRPr="003F7CF8" w:rsidRDefault="003F7CF8" w:rsidP="00C43EA7">
      <w:pPr>
        <w:pStyle w:val="CodePACKT"/>
      </w:pPr>
    </w:p>
    <w:p w14:paraId="63E7FD0D" w14:textId="2EE01C1D" w:rsidR="003F7CF8" w:rsidRPr="003F7CF8" w:rsidRDefault="003F7CF8" w:rsidP="003F7CF8">
      <w:pPr>
        <w:pStyle w:val="NumberedBulletPACKT"/>
        <w:rPr>
          <w:color w:val="000000"/>
          <w:lang w:val="en-GB" w:eastAsia="en-GB"/>
        </w:rPr>
      </w:pPr>
      <w:r w:rsidRPr="003F7CF8">
        <w:rPr>
          <w:lang w:val="en-GB" w:eastAsia="en-GB"/>
        </w:rPr>
        <w:t xml:space="preserve">Examining </w:t>
      </w:r>
      <w:ins w:id="295" w:author="Safis Editor" w:date="2022-09-16T00:01:00Z">
        <w:r w:rsidR="00C43EA7">
          <w:rPr>
            <w:lang w:val="en-GB" w:eastAsia="en-GB"/>
          </w:rPr>
          <w:t xml:space="preserve">the </w:t>
        </w:r>
      </w:ins>
      <w:r w:rsidRPr="003F7CF8">
        <w:rPr>
          <w:lang w:val="en-GB" w:eastAsia="en-GB"/>
        </w:rPr>
        <w:t>method definition</w:t>
      </w:r>
      <w:ins w:id="296" w:author="Safis Editor" w:date="2022-09-16T00:01:00Z">
        <w:r w:rsidR="00C43EA7">
          <w:rPr>
            <w:lang w:val="en-GB" w:eastAsia="en-GB"/>
          </w:rPr>
          <w:t>:</w:t>
        </w:r>
      </w:ins>
    </w:p>
    <w:p w14:paraId="6C52A323" w14:textId="77777777" w:rsidR="003F7CF8" w:rsidRPr="003F7CF8" w:rsidRDefault="003F7CF8" w:rsidP="00C43EA7">
      <w:pPr>
        <w:pStyle w:val="CodePACKT"/>
      </w:pPr>
    </w:p>
    <w:p w14:paraId="55E3C00D" w14:textId="53D34D8B" w:rsidR="003F7CF8" w:rsidRPr="003F7CF8" w:rsidRDefault="003F7CF8" w:rsidP="00C43EA7">
      <w:pPr>
        <w:pStyle w:val="CodePACKT"/>
      </w:pPr>
      <w:r w:rsidRPr="003F7CF8">
        <w:t>[</w:t>
      </w:r>
      <w:proofErr w:type="spellStart"/>
      <w:r w:rsidRPr="003F7CF8">
        <w:t>Reskit.Hello</w:t>
      </w:r>
      <w:proofErr w:type="spellEnd"/>
      <w:r w:rsidRPr="003F7CF8">
        <w:t>]::World</w:t>
      </w:r>
    </w:p>
    <w:p w14:paraId="1D4B94E2" w14:textId="77777777" w:rsidR="003F7CF8" w:rsidRPr="003F7CF8" w:rsidRDefault="003F7CF8" w:rsidP="00C43EA7">
      <w:pPr>
        <w:pStyle w:val="CodePACKT"/>
      </w:pPr>
    </w:p>
    <w:p w14:paraId="779B53A0" w14:textId="1A9F885A" w:rsidR="003F7CF8" w:rsidRPr="003F7CF8" w:rsidRDefault="003F7CF8" w:rsidP="003F7CF8">
      <w:pPr>
        <w:pStyle w:val="NumberedBulletPACKT"/>
        <w:rPr>
          <w:color w:val="000000"/>
          <w:lang w:val="en-GB" w:eastAsia="en-GB"/>
        </w:rPr>
      </w:pPr>
      <w:r w:rsidRPr="003F7CF8">
        <w:rPr>
          <w:lang w:val="en-GB" w:eastAsia="en-GB"/>
        </w:rPr>
        <w:t>Using the class's method</w:t>
      </w:r>
      <w:ins w:id="297" w:author="Safis Editor" w:date="2022-09-16T00:01:00Z">
        <w:r w:rsidR="00C43EA7">
          <w:rPr>
            <w:lang w:val="en-GB" w:eastAsia="en-GB"/>
          </w:rPr>
          <w:t>:</w:t>
        </w:r>
      </w:ins>
    </w:p>
    <w:p w14:paraId="16795B82" w14:textId="77777777" w:rsidR="003F7CF8" w:rsidRPr="003F7CF8" w:rsidRDefault="003F7CF8" w:rsidP="00C43EA7">
      <w:pPr>
        <w:pStyle w:val="CodePACKT"/>
      </w:pPr>
    </w:p>
    <w:p w14:paraId="1CE423CD" w14:textId="2F316EEE" w:rsidR="003F7CF8" w:rsidRPr="003F7CF8" w:rsidRDefault="003F7CF8" w:rsidP="00C43EA7">
      <w:pPr>
        <w:pStyle w:val="CodePACKT"/>
      </w:pPr>
      <w:r w:rsidRPr="003F7CF8">
        <w:t>[</w:t>
      </w:r>
      <w:proofErr w:type="spellStart"/>
      <w:r w:rsidRPr="003F7CF8">
        <w:t>Reskit.Hello</w:t>
      </w:r>
      <w:proofErr w:type="spellEnd"/>
      <w:r w:rsidRPr="003F7CF8">
        <w:t>]::World()</w:t>
      </w:r>
    </w:p>
    <w:p w14:paraId="773E40EB" w14:textId="77777777" w:rsidR="003F7CF8" w:rsidRPr="003F7CF8" w:rsidRDefault="003F7CF8" w:rsidP="00C43EA7">
      <w:pPr>
        <w:pStyle w:val="CodePACKT"/>
      </w:pPr>
    </w:p>
    <w:p w14:paraId="2A4D6238" w14:textId="1B4CD9E6" w:rsidR="003F7CF8" w:rsidRPr="003F7CF8" w:rsidRDefault="003F7CF8" w:rsidP="003F7CF8">
      <w:pPr>
        <w:pStyle w:val="NumberedBulletPACKT"/>
        <w:rPr>
          <w:color w:val="000000"/>
          <w:lang w:val="en-GB" w:eastAsia="en-GB"/>
        </w:rPr>
      </w:pPr>
      <w:r w:rsidRPr="003F7CF8">
        <w:rPr>
          <w:lang w:val="en-GB" w:eastAsia="en-GB"/>
        </w:rPr>
        <w:t>Extending the code with parameters</w:t>
      </w:r>
      <w:ins w:id="298" w:author="Safis Editor" w:date="2022-09-16T00:01:00Z">
        <w:r w:rsidR="00C43EA7">
          <w:rPr>
            <w:lang w:val="en-GB" w:eastAsia="en-GB"/>
          </w:rPr>
          <w:t>:</w:t>
        </w:r>
      </w:ins>
    </w:p>
    <w:p w14:paraId="4E183514" w14:textId="77777777" w:rsidR="003F7CF8" w:rsidRPr="003F7CF8" w:rsidRDefault="003F7CF8" w:rsidP="00C43EA7">
      <w:pPr>
        <w:pStyle w:val="CodePACKT"/>
      </w:pPr>
    </w:p>
    <w:p w14:paraId="75BDD914" w14:textId="5F9ABB81" w:rsidR="003F7CF8" w:rsidRPr="003F7CF8" w:rsidRDefault="003F7CF8" w:rsidP="00C43EA7">
      <w:pPr>
        <w:pStyle w:val="CodePACKT"/>
      </w:pPr>
      <w:r w:rsidRPr="003F7CF8">
        <w:t>$NewClass2 = @"</w:t>
      </w:r>
    </w:p>
    <w:p w14:paraId="0F3DD333" w14:textId="77777777" w:rsidR="003F7CF8" w:rsidRPr="003F7CF8" w:rsidRDefault="003F7CF8" w:rsidP="00C43EA7">
      <w:pPr>
        <w:pStyle w:val="CodePACKT"/>
      </w:pPr>
      <w:r w:rsidRPr="003F7CF8">
        <w:t>using System;</w:t>
      </w:r>
    </w:p>
    <w:p w14:paraId="51DBF39D" w14:textId="77777777" w:rsidR="003F7CF8" w:rsidRPr="003F7CF8" w:rsidRDefault="003F7CF8" w:rsidP="00C43EA7">
      <w:pPr>
        <w:pStyle w:val="CodePACKT"/>
      </w:pPr>
      <w:r w:rsidRPr="003F7CF8">
        <w:t>using System.IO;</w:t>
      </w:r>
    </w:p>
    <w:p w14:paraId="7E1DAEB0" w14:textId="77777777" w:rsidR="003F7CF8" w:rsidRPr="003F7CF8" w:rsidRDefault="003F7CF8" w:rsidP="00C43EA7">
      <w:pPr>
        <w:pStyle w:val="CodePACKT"/>
      </w:pPr>
      <w:r w:rsidRPr="003F7CF8">
        <w:t>namespace Reskit {</w:t>
      </w:r>
    </w:p>
    <w:p w14:paraId="53C3A247" w14:textId="77777777" w:rsidR="003F7CF8" w:rsidRPr="003F7CF8" w:rsidRDefault="003F7CF8" w:rsidP="00C43EA7">
      <w:pPr>
        <w:pStyle w:val="CodePACKT"/>
      </w:pPr>
      <w:r w:rsidRPr="003F7CF8">
        <w:t>  public class Hello2  {</w:t>
      </w:r>
    </w:p>
    <w:p w14:paraId="13355FE1" w14:textId="77777777" w:rsidR="003F7CF8" w:rsidRPr="003F7CF8" w:rsidRDefault="003F7CF8" w:rsidP="00C43EA7">
      <w:pPr>
        <w:pStyle w:val="CodePACKT"/>
      </w:pPr>
      <w:r w:rsidRPr="003F7CF8">
        <w:t>    public static void World() {</w:t>
      </w:r>
    </w:p>
    <w:p w14:paraId="01ABE54D" w14:textId="77777777" w:rsidR="003F7CF8" w:rsidRPr="003F7CF8" w:rsidRDefault="003F7CF8" w:rsidP="00C43EA7">
      <w:pPr>
        <w:pStyle w:val="CodePACKT"/>
      </w:pPr>
      <w:r w:rsidRPr="003F7CF8">
        <w:t xml:space="preserve">      </w:t>
      </w:r>
      <w:proofErr w:type="spellStart"/>
      <w:r w:rsidRPr="003F7CF8">
        <w:t>Console.WriteLine</w:t>
      </w:r>
      <w:proofErr w:type="spellEnd"/>
      <w:r w:rsidRPr="003F7CF8">
        <w:t>("Hello World!");</w:t>
      </w:r>
    </w:p>
    <w:p w14:paraId="3A88750B" w14:textId="77777777" w:rsidR="003F7CF8" w:rsidRPr="003F7CF8" w:rsidRDefault="003F7CF8" w:rsidP="00C43EA7">
      <w:pPr>
        <w:pStyle w:val="CodePACKT"/>
      </w:pPr>
      <w:r w:rsidRPr="003F7CF8">
        <w:t>    }</w:t>
      </w:r>
    </w:p>
    <w:p w14:paraId="1FFEF813" w14:textId="77777777" w:rsidR="003F7CF8" w:rsidRPr="003F7CF8" w:rsidRDefault="003F7CF8" w:rsidP="00C43EA7">
      <w:pPr>
        <w:pStyle w:val="CodePACKT"/>
      </w:pPr>
      <w:r w:rsidRPr="003F7CF8">
        <w:t>    public static void World(string name) {</w:t>
      </w:r>
    </w:p>
    <w:p w14:paraId="137FA98D" w14:textId="77777777" w:rsidR="003F7CF8" w:rsidRPr="003F7CF8" w:rsidRDefault="003F7CF8" w:rsidP="00C43EA7">
      <w:pPr>
        <w:pStyle w:val="CodePACKT"/>
      </w:pPr>
      <w:r w:rsidRPr="003F7CF8">
        <w:t xml:space="preserve">      </w:t>
      </w:r>
      <w:proofErr w:type="spellStart"/>
      <w:r w:rsidRPr="003F7CF8">
        <w:t>Console.WriteLine</w:t>
      </w:r>
      <w:proofErr w:type="spellEnd"/>
      <w:r w:rsidRPr="003F7CF8">
        <w:t>("Hello " + name + "!");</w:t>
      </w:r>
    </w:p>
    <w:p w14:paraId="239845FD" w14:textId="77777777" w:rsidR="003F7CF8" w:rsidRPr="003F7CF8" w:rsidRDefault="003F7CF8" w:rsidP="00C43EA7">
      <w:pPr>
        <w:pStyle w:val="CodePACKT"/>
      </w:pPr>
      <w:r w:rsidRPr="003F7CF8">
        <w:t>    }</w:t>
      </w:r>
    </w:p>
    <w:p w14:paraId="23C1C47E" w14:textId="77777777" w:rsidR="003F7CF8" w:rsidRPr="003F7CF8" w:rsidRDefault="003F7CF8" w:rsidP="00C43EA7">
      <w:pPr>
        <w:pStyle w:val="CodePACKT"/>
      </w:pPr>
      <w:r w:rsidRPr="003F7CF8">
        <w:t>  }</w:t>
      </w:r>
    </w:p>
    <w:p w14:paraId="5B9BD77C" w14:textId="77777777" w:rsidR="003F7CF8" w:rsidRPr="003F7CF8" w:rsidRDefault="003F7CF8" w:rsidP="00C43EA7">
      <w:pPr>
        <w:pStyle w:val="CodePACKT"/>
      </w:pPr>
      <w:r w:rsidRPr="003F7CF8">
        <w:t>}  </w:t>
      </w:r>
    </w:p>
    <w:p w14:paraId="04A6955B" w14:textId="77777777" w:rsidR="003F7CF8" w:rsidRPr="003F7CF8" w:rsidRDefault="003F7CF8" w:rsidP="00C43EA7">
      <w:pPr>
        <w:pStyle w:val="CodePACKT"/>
      </w:pPr>
      <w:r w:rsidRPr="003F7CF8">
        <w:t>"@</w:t>
      </w:r>
    </w:p>
    <w:p w14:paraId="05BC675B" w14:textId="77777777" w:rsidR="003F7CF8" w:rsidRPr="003F7CF8" w:rsidRDefault="003F7CF8" w:rsidP="00C43EA7">
      <w:pPr>
        <w:pStyle w:val="CodePACKT"/>
      </w:pPr>
    </w:p>
    <w:p w14:paraId="27D5B061" w14:textId="1EBD5D07"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ins w:id="299" w:author="Safis Editor" w:date="2022-09-16T00:01:00Z">
        <w:r w:rsidR="00C43EA7">
          <w:rPr>
            <w:lang w:val="en-GB" w:eastAsia="en-GB"/>
          </w:rPr>
          <w:t>:</w:t>
        </w:r>
      </w:ins>
    </w:p>
    <w:p w14:paraId="2E1B24A5" w14:textId="77777777" w:rsidR="003F7CF8" w:rsidRDefault="003F7CF8" w:rsidP="00C43EA7">
      <w:pPr>
        <w:pStyle w:val="CodePACKT"/>
      </w:pPr>
    </w:p>
    <w:p w14:paraId="4BDC340E" w14:textId="4C387CDE" w:rsidR="003F7CF8" w:rsidRPr="003F7CF8" w:rsidRDefault="003F7CF8" w:rsidP="00C43EA7">
      <w:pPr>
        <w:pStyle w:val="CodePACKT"/>
      </w:pPr>
      <w:r w:rsidRPr="003F7CF8">
        <w:t>Add-Type -TypeDefinition $NewClass2</w:t>
      </w:r>
    </w:p>
    <w:p w14:paraId="59C5ED7A" w14:textId="77777777" w:rsidR="003F7CF8" w:rsidRPr="003F7CF8" w:rsidRDefault="003F7CF8" w:rsidP="00C43EA7">
      <w:pPr>
        <w:pStyle w:val="CodePACKT"/>
      </w:pPr>
    </w:p>
    <w:p w14:paraId="19344CD8" w14:textId="6FA3684B" w:rsidR="003F7CF8" w:rsidRPr="003F7CF8" w:rsidRDefault="003F7CF8" w:rsidP="003F7CF8">
      <w:pPr>
        <w:pStyle w:val="NumberedBulletPACKT"/>
        <w:rPr>
          <w:color w:val="000000"/>
          <w:lang w:val="en-GB" w:eastAsia="en-GB"/>
        </w:rPr>
      </w:pPr>
      <w:r w:rsidRPr="003F7CF8">
        <w:rPr>
          <w:lang w:val="en-GB" w:eastAsia="en-GB"/>
        </w:rPr>
        <w:t>Viewing</w:t>
      </w:r>
      <w:ins w:id="300" w:author="Safis Editor" w:date="2022-09-16T00:01:00Z">
        <w:r w:rsidR="00C43EA7">
          <w:rPr>
            <w:lang w:val="en-GB" w:eastAsia="en-GB"/>
          </w:rPr>
          <w:t xml:space="preserve"> the</w:t>
        </w:r>
      </w:ins>
      <w:r w:rsidRPr="003F7CF8">
        <w:rPr>
          <w:lang w:val="en-GB" w:eastAsia="en-GB"/>
        </w:rPr>
        <w:t xml:space="preserve"> method definitions</w:t>
      </w:r>
      <w:ins w:id="301" w:author="Safis Editor" w:date="2022-09-16T00:01:00Z">
        <w:r w:rsidR="00C43EA7">
          <w:rPr>
            <w:lang w:val="en-GB" w:eastAsia="en-GB"/>
          </w:rPr>
          <w:t>:</w:t>
        </w:r>
      </w:ins>
    </w:p>
    <w:p w14:paraId="60AFA18D" w14:textId="77777777" w:rsidR="003F7CF8" w:rsidRDefault="003F7CF8" w:rsidP="00C43EA7">
      <w:pPr>
        <w:pStyle w:val="CodePACKT"/>
      </w:pPr>
    </w:p>
    <w:p w14:paraId="0674C70D" w14:textId="62B54F49" w:rsidR="003F7CF8" w:rsidRPr="003F7CF8" w:rsidRDefault="003F7CF8" w:rsidP="00C43EA7">
      <w:pPr>
        <w:pStyle w:val="CodePACKT"/>
      </w:pPr>
      <w:r w:rsidRPr="003F7CF8">
        <w:t>[Reskit.Hello2]::World</w:t>
      </w:r>
    </w:p>
    <w:p w14:paraId="4904E343" w14:textId="77777777" w:rsidR="003F7CF8" w:rsidRPr="003F7CF8" w:rsidRDefault="003F7CF8" w:rsidP="00C43EA7">
      <w:pPr>
        <w:pStyle w:val="CodePACKT"/>
      </w:pPr>
    </w:p>
    <w:p w14:paraId="5B8F5B41" w14:textId="70273E6D" w:rsidR="003F7CF8" w:rsidRPr="003F7CF8" w:rsidRDefault="003F7CF8" w:rsidP="003F7CF8">
      <w:pPr>
        <w:pStyle w:val="NumberedBulletPACKT"/>
        <w:rPr>
          <w:color w:val="000000"/>
          <w:lang w:val="en-GB" w:eastAsia="en-GB"/>
        </w:rPr>
      </w:pPr>
      <w:r w:rsidRPr="003F7CF8">
        <w:rPr>
          <w:lang w:val="en-GB" w:eastAsia="en-GB"/>
        </w:rPr>
        <w:t>Calling with no parameters specified</w:t>
      </w:r>
      <w:ins w:id="302" w:author="Safis Editor" w:date="2022-09-16T00:02:00Z">
        <w:r w:rsidR="00C43EA7">
          <w:rPr>
            <w:lang w:val="en-GB" w:eastAsia="en-GB"/>
          </w:rPr>
          <w:t>:</w:t>
        </w:r>
      </w:ins>
    </w:p>
    <w:p w14:paraId="1B118921" w14:textId="77777777" w:rsidR="003F7CF8" w:rsidRPr="003F7CF8" w:rsidRDefault="003F7CF8" w:rsidP="00C43EA7">
      <w:pPr>
        <w:pStyle w:val="CodePACKT"/>
      </w:pPr>
    </w:p>
    <w:p w14:paraId="25ACA541" w14:textId="4C4F58E1" w:rsidR="003F7CF8" w:rsidRPr="003F7CF8" w:rsidRDefault="003F7CF8" w:rsidP="00C43EA7">
      <w:pPr>
        <w:pStyle w:val="CodePACKT"/>
      </w:pPr>
      <w:r w:rsidRPr="003F7CF8">
        <w:t>[Reskit.Hello2]::World()</w:t>
      </w:r>
    </w:p>
    <w:p w14:paraId="6B4C83E1" w14:textId="77777777" w:rsidR="003F7CF8" w:rsidRPr="003F7CF8" w:rsidRDefault="003F7CF8" w:rsidP="00C43EA7">
      <w:pPr>
        <w:pStyle w:val="CodePACKT"/>
      </w:pPr>
    </w:p>
    <w:p w14:paraId="716C43B3" w14:textId="4F79B872" w:rsidR="003F7CF8" w:rsidRPr="003F7CF8" w:rsidRDefault="003F7CF8" w:rsidP="003F7CF8">
      <w:pPr>
        <w:pStyle w:val="NumberedBulletPACKT"/>
        <w:rPr>
          <w:color w:val="000000"/>
          <w:lang w:val="en-GB" w:eastAsia="en-GB"/>
        </w:rPr>
      </w:pPr>
      <w:r w:rsidRPr="003F7CF8">
        <w:rPr>
          <w:lang w:val="en-GB" w:eastAsia="en-GB"/>
        </w:rPr>
        <w:lastRenderedPageBreak/>
        <w:t xml:space="preserve">Calling </w:t>
      </w:r>
      <w:ins w:id="303" w:author="Safis Editor" w:date="2022-09-16T00:02:00Z">
        <w:r w:rsidR="00C43EA7">
          <w:rPr>
            <w:lang w:val="en-GB" w:eastAsia="en-GB"/>
          </w:rPr>
          <w:t xml:space="preserve">a </w:t>
        </w:r>
      </w:ins>
      <w:r w:rsidRPr="003F7CF8">
        <w:rPr>
          <w:lang w:val="en-GB" w:eastAsia="en-GB"/>
        </w:rPr>
        <w:t>new method with a parameter</w:t>
      </w:r>
      <w:ins w:id="304" w:author="Safis Editor" w:date="2022-09-16T00:02:00Z">
        <w:r w:rsidR="00C43EA7">
          <w:rPr>
            <w:lang w:val="en-GB" w:eastAsia="en-GB"/>
          </w:rPr>
          <w:t>:</w:t>
        </w:r>
      </w:ins>
    </w:p>
    <w:p w14:paraId="24F642D9" w14:textId="77777777" w:rsidR="003F7CF8" w:rsidRPr="003F7CF8" w:rsidRDefault="003F7CF8" w:rsidP="00C43EA7">
      <w:pPr>
        <w:pStyle w:val="CodePACKT"/>
        <w:rPr>
          <w:rStyle w:val="CodeInTextPACKT"/>
          <w:sz w:val="19"/>
          <w:szCs w:val="18"/>
        </w:rPr>
      </w:pPr>
    </w:p>
    <w:p w14:paraId="616E18B2" w14:textId="3FF4949E" w:rsidR="003F7CF8" w:rsidRPr="003F7CF8" w:rsidRDefault="003F7CF8" w:rsidP="00C43EA7">
      <w:pPr>
        <w:pStyle w:val="CodePACKT"/>
        <w:rPr>
          <w:rStyle w:val="CodeInTextPACKT"/>
          <w:sz w:val="19"/>
          <w:szCs w:val="18"/>
        </w:rPr>
      </w:pPr>
      <w:r w:rsidRPr="003F7CF8">
        <w:rPr>
          <w:rStyle w:val="CodeInTextPACKT"/>
          <w:sz w:val="19"/>
          <w:szCs w:val="18"/>
        </w:rPr>
        <w:t>[Reskit.Hello2]::World('Jerry')</w:t>
      </w:r>
    </w:p>
    <w:p w14:paraId="26041093" w14:textId="6A86251B" w:rsidR="00D34AAC" w:rsidRDefault="00D34AAC" w:rsidP="00D34AAC">
      <w:pPr>
        <w:pStyle w:val="Heading2"/>
        <w:numPr>
          <w:ilvl w:val="1"/>
          <w:numId w:val="3"/>
        </w:numPr>
        <w:tabs>
          <w:tab w:val="left" w:pos="0"/>
        </w:tabs>
      </w:pPr>
      <w:r>
        <w:t>How it works...</w:t>
      </w:r>
    </w:p>
    <w:p w14:paraId="374A61E3" w14:textId="6C9631D9" w:rsidR="003F7CF8" w:rsidRDefault="003F7CF8" w:rsidP="003F7CF8">
      <w:pPr>
        <w:pStyle w:val="NormalPACKT"/>
        <w:rPr>
          <w:lang w:val="en-GB"/>
        </w:rPr>
      </w:pPr>
      <w:r>
        <w:rPr>
          <w:lang w:val="en-GB"/>
        </w:rPr>
        <w:t xml:space="preserve">In </w:t>
      </w:r>
      <w:r w:rsidRPr="003F7CF8">
        <w:rPr>
          <w:rStyle w:val="ItalicsPACKT"/>
        </w:rPr>
        <w:t>step 1</w:t>
      </w:r>
      <w:r>
        <w:rPr>
          <w:lang w:val="en-GB"/>
        </w:rPr>
        <w:t xml:space="preserve">, you examine the definitions of the </w:t>
      </w:r>
      <w:r w:rsidRPr="003F7CF8">
        <w:rPr>
          <w:rStyle w:val="CodeInTextPACKT"/>
        </w:rPr>
        <w:t>Trim()</w:t>
      </w:r>
      <w:r>
        <w:rPr>
          <w:lang w:val="en-GB"/>
        </w:rPr>
        <w:t xml:space="preserve"> method for a string, with output like this:</w:t>
      </w:r>
    </w:p>
    <w:p w14:paraId="1CEB5D8E" w14:textId="361B9E65" w:rsidR="003F7CF8" w:rsidRPr="003F7CF8" w:rsidRDefault="003F7CF8" w:rsidP="003F7CF8">
      <w:pPr>
        <w:pStyle w:val="FigurePACKT"/>
        <w:rPr>
          <w:rStyle w:val="CodeInTextPACKT"/>
        </w:rPr>
      </w:pPr>
      <w:r>
        <w:rPr>
          <w:noProof/>
        </w:rPr>
        <w:drawing>
          <wp:inline distT="0" distB="0" distL="0" distR="0" wp14:anchorId="5C98563E" wp14:editId="47740FD3">
            <wp:extent cx="2245061" cy="82031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6726" cy="828227"/>
                    </a:xfrm>
                    <a:prstGeom prst="rect">
                      <a:avLst/>
                    </a:prstGeom>
                  </pic:spPr>
                </pic:pic>
              </a:graphicData>
            </a:graphic>
          </wp:inline>
        </w:drawing>
      </w:r>
    </w:p>
    <w:p w14:paraId="28DFCCFC" w14:textId="697AADF2" w:rsidR="003F7CF8" w:rsidRPr="00DC6325" w:rsidRDefault="003F7CF8" w:rsidP="00177FA6">
      <w:pPr>
        <w:pStyle w:val="FigureCaptionPACKT"/>
        <w:rPr>
          <w:szCs w:val="28"/>
        </w:rPr>
      </w:pPr>
      <w:r w:rsidRPr="00DC6325">
        <w:rPr>
          <w:szCs w:val="28"/>
        </w:rPr>
        <w:t xml:space="preserve">Figure </w:t>
      </w:r>
      <w:r>
        <w:rPr>
          <w:szCs w:val="28"/>
        </w:rPr>
        <w:t>3</w:t>
      </w:r>
      <w:r w:rsidRPr="00DC6325">
        <w:rPr>
          <w:szCs w:val="28"/>
        </w:rPr>
        <w:t>.</w:t>
      </w:r>
      <w:r>
        <w:rPr>
          <w:szCs w:val="28"/>
        </w:rPr>
        <w:t>25</w:t>
      </w:r>
      <w:r w:rsidRPr="00DC6325">
        <w:rPr>
          <w:szCs w:val="28"/>
        </w:rPr>
        <w:t xml:space="preserve">: </w:t>
      </w:r>
      <w:r>
        <w:rPr>
          <w:szCs w:val="28"/>
        </w:rPr>
        <w:t xml:space="preserve">Viewing the Trim() methods on </w:t>
      </w:r>
      <w:proofErr w:type="spellStart"/>
      <w:r>
        <w:rPr>
          <w:szCs w:val="28"/>
        </w:rPr>
        <w:t>System.</w:t>
      </w:r>
      <w:r w:rsidRPr="00177FA6">
        <w:t>String</w:t>
      </w:r>
      <w:proofErr w:type="spellEnd"/>
    </w:p>
    <w:p w14:paraId="2CC79A4B" w14:textId="408A4B8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5</w:t>
      </w:r>
      <w:r w:rsidRPr="004D6B7B">
        <w:rPr>
          <w:rFonts w:ascii="Arial" w:hAnsi="Arial"/>
          <w:b/>
          <w:noProof/>
          <w:color w:val="FF0000"/>
          <w:sz w:val="28"/>
          <w:szCs w:val="28"/>
        </w:rPr>
        <w:t>.png</w:t>
      </w:r>
    </w:p>
    <w:p w14:paraId="5E9F9A27" w14:textId="316DEA42" w:rsidR="003F7CF8" w:rsidRDefault="003F7CF8" w:rsidP="003F7CF8">
      <w:pPr>
        <w:pStyle w:val="NormalPACKT"/>
        <w:rPr>
          <w:lang w:val="en-GB"/>
        </w:rPr>
      </w:pPr>
      <w:r>
        <w:rPr>
          <w:lang w:val="en-GB"/>
        </w:rPr>
        <w:t xml:space="preserve">In </w:t>
      </w:r>
      <w:r w:rsidRPr="003F7CF8">
        <w:rPr>
          <w:rStyle w:val="ItalicsPACKT"/>
        </w:rPr>
        <w:t>step 2</w:t>
      </w:r>
      <w:r>
        <w:rPr>
          <w:lang w:val="en-GB"/>
        </w:rPr>
        <w:t xml:space="preserve">, you create a C# class definition for the </w:t>
      </w:r>
      <w:r w:rsidRPr="003F7CF8">
        <w:rPr>
          <w:rStyle w:val="CodeInTextPACKT"/>
        </w:rPr>
        <w:t>Hello</w:t>
      </w:r>
      <w:r>
        <w:rPr>
          <w:lang w:val="en-GB"/>
        </w:rPr>
        <w:t xml:space="preserve"> class that contains one method (</w:t>
      </w:r>
      <w:r w:rsidRPr="003F7CF8">
        <w:rPr>
          <w:rStyle w:val="CodeInTextPACKT"/>
        </w:rPr>
        <w:t>World()</w:t>
      </w:r>
      <w:r>
        <w:rPr>
          <w:lang w:val="en-GB"/>
        </w:rPr>
        <w:t xml:space="preserve">). In </w:t>
      </w:r>
      <w:r w:rsidRPr="003F7CF8">
        <w:rPr>
          <w:rStyle w:val="ItalicsPACKT"/>
        </w:rPr>
        <w:t>step 3</w:t>
      </w:r>
      <w:r>
        <w:rPr>
          <w:lang w:val="en-GB"/>
        </w:rPr>
        <w:t>, you add this class to the current PowerShell session. These two steps create no output at the console.</w:t>
      </w:r>
    </w:p>
    <w:p w14:paraId="0C1F5C54" w14:textId="2E4E0D61" w:rsidR="003F7CF8" w:rsidRDefault="003F7CF8" w:rsidP="003F7CF8">
      <w:pPr>
        <w:pStyle w:val="NormalPACKT"/>
        <w:rPr>
          <w:lang w:val="en-GB"/>
        </w:rPr>
      </w:pPr>
      <w:r>
        <w:rPr>
          <w:lang w:val="en-GB"/>
        </w:rPr>
        <w:t xml:space="preserve">In </w:t>
      </w:r>
      <w:r w:rsidRPr="003F7CF8">
        <w:rPr>
          <w:rStyle w:val="ItalicsPACKT"/>
        </w:rPr>
        <w:t>step 4</w:t>
      </w:r>
      <w:r>
        <w:rPr>
          <w:lang w:val="en-GB"/>
        </w:rPr>
        <w:t>, you examine the new class’s method signature with output like this:</w:t>
      </w:r>
    </w:p>
    <w:p w14:paraId="29050017" w14:textId="5EDE0680" w:rsidR="003F7CF8" w:rsidRDefault="003F7CF8" w:rsidP="003F7CF8">
      <w:pPr>
        <w:pStyle w:val="FigurePACKT"/>
      </w:pPr>
      <w:r w:rsidRPr="003F7CF8">
        <w:rPr>
          <w:noProof/>
        </w:rPr>
        <w:drawing>
          <wp:inline distT="0" distB="0" distL="0" distR="0" wp14:anchorId="06AC45EE" wp14:editId="43EAFBFB">
            <wp:extent cx="2078755" cy="7230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1230" cy="730862"/>
                    </a:xfrm>
                    <a:prstGeom prst="rect">
                      <a:avLst/>
                    </a:prstGeom>
                  </pic:spPr>
                </pic:pic>
              </a:graphicData>
            </a:graphic>
          </wp:inline>
        </w:drawing>
      </w:r>
    </w:p>
    <w:p w14:paraId="66A43DEC" w14:textId="142A1AAD" w:rsidR="003F7CF8" w:rsidRPr="00177FA6" w:rsidRDefault="003F7CF8" w:rsidP="00177FA6">
      <w:pPr>
        <w:pStyle w:val="FigureCaptionPACKT"/>
      </w:pPr>
      <w:r w:rsidRPr="00177FA6">
        <w:t>Figure 3.26: Viewing the World() method definition on the newly created class</w:t>
      </w:r>
    </w:p>
    <w:p w14:paraId="45E869DD" w14:textId="0BAEABDB"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6</w:t>
      </w:r>
      <w:r w:rsidRPr="004D6B7B">
        <w:rPr>
          <w:rFonts w:ascii="Arial" w:hAnsi="Arial"/>
          <w:b/>
          <w:noProof/>
          <w:color w:val="FF0000"/>
          <w:sz w:val="28"/>
          <w:szCs w:val="28"/>
        </w:rPr>
        <w:t>.png</w:t>
      </w:r>
    </w:p>
    <w:p w14:paraId="3DC55369" w14:textId="0300B51F" w:rsidR="003F7CF8" w:rsidRDefault="003F7CF8" w:rsidP="003F7CF8">
      <w:pPr>
        <w:pStyle w:val="NormalPACKT"/>
        <w:rPr>
          <w:lang w:val="en-GB"/>
        </w:rPr>
      </w:pPr>
      <w:r>
        <w:rPr>
          <w:lang w:val="en-GB"/>
        </w:rPr>
        <w:t xml:space="preserve">In </w:t>
      </w:r>
      <w:r w:rsidRPr="003F7CF8">
        <w:rPr>
          <w:rStyle w:val="ItalicsPACKT"/>
        </w:rPr>
        <w:t>step 5</w:t>
      </w:r>
      <w:r>
        <w:rPr>
          <w:lang w:val="en-GB"/>
        </w:rPr>
        <w:t>, you use the method, with output like this:</w:t>
      </w:r>
    </w:p>
    <w:p w14:paraId="4D3113D1" w14:textId="408C39E3" w:rsidR="003F7CF8" w:rsidRDefault="003F7CF8" w:rsidP="003F7CF8">
      <w:pPr>
        <w:pStyle w:val="FigurePACKT"/>
      </w:pPr>
      <w:r>
        <w:rPr>
          <w:noProof/>
        </w:rPr>
        <w:drawing>
          <wp:inline distT="0" distB="0" distL="0" distR="0" wp14:anchorId="5E958AE9" wp14:editId="14D38087">
            <wp:extent cx="2207668" cy="482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6970" cy="488985"/>
                    </a:xfrm>
                    <a:prstGeom prst="rect">
                      <a:avLst/>
                    </a:prstGeom>
                  </pic:spPr>
                </pic:pic>
              </a:graphicData>
            </a:graphic>
          </wp:inline>
        </w:drawing>
      </w:r>
    </w:p>
    <w:p w14:paraId="4E18FAB0" w14:textId="5A9CDFF2" w:rsidR="003F7CF8" w:rsidRPr="00177FA6" w:rsidRDefault="003F7CF8" w:rsidP="00177FA6">
      <w:pPr>
        <w:pStyle w:val="FigureCaptionPACKT"/>
      </w:pPr>
      <w:r w:rsidRPr="00177FA6">
        <w:t>Figure 3.27: Using the World() method</w:t>
      </w:r>
    </w:p>
    <w:p w14:paraId="2F560F13" w14:textId="0C560167"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7</w:t>
      </w:r>
      <w:r w:rsidRPr="004D6B7B">
        <w:rPr>
          <w:rFonts w:ascii="Arial" w:hAnsi="Arial"/>
          <w:b/>
          <w:noProof/>
          <w:color w:val="FF0000"/>
          <w:sz w:val="28"/>
          <w:szCs w:val="28"/>
        </w:rPr>
        <w:t>.png</w:t>
      </w:r>
    </w:p>
    <w:p w14:paraId="148A88E9" w14:textId="2ED8ADBA" w:rsidR="003F7CF8" w:rsidRDefault="003F7CF8" w:rsidP="003F7CF8">
      <w:pPr>
        <w:pStyle w:val="NormalPACKT"/>
        <w:rPr>
          <w:lang w:val="en-GB"/>
        </w:rPr>
      </w:pPr>
      <w:r>
        <w:rPr>
          <w:lang w:val="en-GB"/>
        </w:rPr>
        <w:t xml:space="preserve">In </w:t>
      </w:r>
      <w:r w:rsidRPr="003F7CF8">
        <w:rPr>
          <w:rStyle w:val="ItalicsPACKT"/>
        </w:rPr>
        <w:t>step 6</w:t>
      </w:r>
      <w:r>
        <w:rPr>
          <w:lang w:val="en-GB"/>
        </w:rPr>
        <w:t xml:space="preserve">, you define a more complex class definition for the </w:t>
      </w:r>
      <w:r w:rsidRPr="003F7CF8">
        <w:rPr>
          <w:rStyle w:val="CodeInTextPACKT"/>
        </w:rPr>
        <w:t>Hello</w:t>
      </w:r>
      <w:r>
        <w:rPr>
          <w:lang w:val="en-GB"/>
        </w:rPr>
        <w:t xml:space="preserve"> class, this time with two method definitions for the </w:t>
      </w:r>
      <w:r w:rsidRPr="003F7CF8">
        <w:rPr>
          <w:rStyle w:val="CodeInTextPACKT"/>
        </w:rPr>
        <w:t>World</w:t>
      </w:r>
      <w:r>
        <w:rPr>
          <w:lang w:val="en-GB"/>
        </w:rPr>
        <w:t xml:space="preserve"> method. In </w:t>
      </w:r>
      <w:r w:rsidRPr="003F7CF8">
        <w:rPr>
          <w:rStyle w:val="ItalicsPACKT"/>
        </w:rPr>
        <w:t>step 7</w:t>
      </w:r>
      <w:r>
        <w:rPr>
          <w:lang w:val="en-GB"/>
        </w:rPr>
        <w:t>, you add this new class definition to your current PowerShell session. These two steps generate no console output.</w:t>
      </w:r>
    </w:p>
    <w:p w14:paraId="0F2F4945" w14:textId="512E12EA" w:rsidR="003F7CF8" w:rsidRDefault="003F7CF8" w:rsidP="003F7CF8">
      <w:pPr>
        <w:pStyle w:val="NormalPACKT"/>
        <w:rPr>
          <w:lang w:val="en-GB"/>
        </w:rPr>
      </w:pPr>
      <w:r>
        <w:rPr>
          <w:lang w:val="en-GB"/>
        </w:rPr>
        <w:t xml:space="preserve">In </w:t>
      </w:r>
      <w:r w:rsidRPr="003F7CF8">
        <w:rPr>
          <w:rStyle w:val="ItalicsPACKT"/>
        </w:rPr>
        <w:t>step 8</w:t>
      </w:r>
      <w:r>
        <w:rPr>
          <w:lang w:val="en-GB"/>
        </w:rPr>
        <w:t>, you examine the two method signatures with output like this:</w:t>
      </w:r>
    </w:p>
    <w:p w14:paraId="71DA89C8" w14:textId="19F404C5" w:rsidR="003F7CF8" w:rsidRDefault="003F7CF8" w:rsidP="003F7CF8">
      <w:pPr>
        <w:pStyle w:val="FigurePACKT"/>
      </w:pPr>
      <w:r>
        <w:rPr>
          <w:noProof/>
        </w:rPr>
        <w:drawing>
          <wp:inline distT="0" distB="0" distL="0" distR="0" wp14:anchorId="4167A9E5" wp14:editId="4E29DC3F">
            <wp:extent cx="1907115" cy="7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9312" cy="771443"/>
                    </a:xfrm>
                    <a:prstGeom prst="rect">
                      <a:avLst/>
                    </a:prstGeom>
                  </pic:spPr>
                </pic:pic>
              </a:graphicData>
            </a:graphic>
          </wp:inline>
        </w:drawing>
      </w:r>
    </w:p>
    <w:p w14:paraId="706635A5" w14:textId="21D34773" w:rsidR="003F7CF8" w:rsidRPr="00177FA6" w:rsidRDefault="003F7CF8" w:rsidP="00177FA6">
      <w:pPr>
        <w:pStyle w:val="FigureCaptionPACKT"/>
      </w:pPr>
      <w:r w:rsidRPr="00177FA6">
        <w:t>Figure 3.28: Viewing the new method definitions for Hello2</w:t>
      </w:r>
    </w:p>
    <w:p w14:paraId="1C24F740" w14:textId="7064D785"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8</w:t>
      </w:r>
      <w:r w:rsidRPr="004D6B7B">
        <w:rPr>
          <w:rFonts w:ascii="Arial" w:hAnsi="Arial"/>
          <w:b/>
          <w:noProof/>
          <w:color w:val="FF0000"/>
          <w:sz w:val="28"/>
          <w:szCs w:val="28"/>
        </w:rPr>
        <w:t>.png</w:t>
      </w:r>
    </w:p>
    <w:p w14:paraId="750C3550" w14:textId="755DB7A0" w:rsidR="003F7CF8" w:rsidRDefault="003F7CF8" w:rsidP="003F7CF8">
      <w:pPr>
        <w:pStyle w:val="NormalPACKT"/>
        <w:rPr>
          <w:lang w:val="en-GB"/>
        </w:rPr>
      </w:pPr>
      <w:r>
        <w:rPr>
          <w:lang w:val="en-GB"/>
        </w:rPr>
        <w:t xml:space="preserve">In </w:t>
      </w:r>
      <w:r w:rsidRPr="003F7CF8">
        <w:rPr>
          <w:rStyle w:val="ItalicsPACKT"/>
        </w:rPr>
        <w:t>step 9</w:t>
      </w:r>
      <w:r>
        <w:rPr>
          <w:lang w:val="en-GB"/>
        </w:rPr>
        <w:t xml:space="preserve">, you invoke the </w:t>
      </w:r>
      <w:r>
        <w:rPr>
          <w:rStyle w:val="CodeInTextPACKT"/>
        </w:rPr>
        <w:t>World</w:t>
      </w:r>
      <w:r w:rsidRPr="003F7CF8">
        <w:rPr>
          <w:rStyle w:val="CodeInTextPACKT"/>
        </w:rPr>
        <w:t xml:space="preserve">() </w:t>
      </w:r>
      <w:r>
        <w:rPr>
          <w:lang w:val="en-GB"/>
        </w:rPr>
        <w:t xml:space="preserve">method on the </w:t>
      </w:r>
      <w:r w:rsidRPr="003F7CF8">
        <w:rPr>
          <w:rStyle w:val="CodeInTextPACKT"/>
        </w:rPr>
        <w:t>Hello2</w:t>
      </w:r>
      <w:r>
        <w:rPr>
          <w:lang w:val="en-GB"/>
        </w:rPr>
        <w:t xml:space="preserve"> class – with output like this:</w:t>
      </w:r>
    </w:p>
    <w:p w14:paraId="4751EE10" w14:textId="0E667412" w:rsidR="003F7CF8" w:rsidRDefault="003F7CF8" w:rsidP="003F7CF8">
      <w:pPr>
        <w:pStyle w:val="FigurePACKT"/>
      </w:pPr>
      <w:r>
        <w:rPr>
          <w:noProof/>
        </w:rPr>
        <w:lastRenderedPageBreak/>
        <w:drawing>
          <wp:inline distT="0" distB="0" distL="0" distR="0" wp14:anchorId="0B7F8A5B" wp14:editId="0E2858F8">
            <wp:extent cx="2658631" cy="482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2634" cy="487275"/>
                    </a:xfrm>
                    <a:prstGeom prst="rect">
                      <a:avLst/>
                    </a:prstGeom>
                  </pic:spPr>
                </pic:pic>
              </a:graphicData>
            </a:graphic>
          </wp:inline>
        </w:drawing>
      </w:r>
    </w:p>
    <w:p w14:paraId="3D98C6FE" w14:textId="4CED8C38" w:rsidR="003F7CF8" w:rsidRPr="00177FA6" w:rsidRDefault="003F7CF8" w:rsidP="00177FA6">
      <w:pPr>
        <w:pStyle w:val="FigureCaptionPACKT"/>
      </w:pPr>
      <w:r w:rsidRPr="00177FA6">
        <w:t>Figure 3.29: Viewing the new method definitions for Hello2</w:t>
      </w:r>
    </w:p>
    <w:p w14:paraId="2916D44B" w14:textId="5509414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9</w:t>
      </w:r>
      <w:r w:rsidRPr="004D6B7B">
        <w:rPr>
          <w:rFonts w:ascii="Arial" w:hAnsi="Arial"/>
          <w:b/>
          <w:noProof/>
          <w:color w:val="FF0000"/>
          <w:sz w:val="28"/>
          <w:szCs w:val="28"/>
        </w:rPr>
        <w:t>.png</w:t>
      </w:r>
    </w:p>
    <w:p w14:paraId="232D0B9C" w14:textId="25A6397D" w:rsidR="003F7CF8" w:rsidRDefault="003F7CF8" w:rsidP="003F7CF8">
      <w:pPr>
        <w:pStyle w:val="NormalPACKT"/>
        <w:rPr>
          <w:lang w:val="en-GB"/>
        </w:rPr>
      </w:pPr>
      <w:r>
        <w:rPr>
          <w:lang w:val="en-GB"/>
        </w:rPr>
        <w:t xml:space="preserve">In </w:t>
      </w:r>
      <w:r w:rsidRPr="003F7CF8">
        <w:rPr>
          <w:rStyle w:val="ItalicsPACKT"/>
        </w:rPr>
        <w:t>step 10</w:t>
      </w:r>
      <w:r>
        <w:rPr>
          <w:lang w:val="en-GB"/>
        </w:rPr>
        <w:t>, you call the new method but specify a string as a parameter. The output of this step is as follows:</w:t>
      </w:r>
    </w:p>
    <w:p w14:paraId="5BEF9891" w14:textId="16828327" w:rsidR="003F7CF8" w:rsidRDefault="009366D5" w:rsidP="003F7CF8">
      <w:pPr>
        <w:pStyle w:val="FigurePACKT"/>
        <w:numPr>
          <w:ilvl w:val="0"/>
          <w:numId w:val="3"/>
        </w:numPr>
        <w:rPr>
          <w:szCs w:val="28"/>
        </w:rPr>
      </w:pPr>
      <w:r>
        <w:rPr>
          <w:noProof/>
        </w:rPr>
        <w:drawing>
          <wp:inline distT="0" distB="0" distL="0" distR="0" wp14:anchorId="27EE1D53" wp14:editId="48EAB613">
            <wp:extent cx="3004438" cy="5362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0720" cy="542765"/>
                    </a:xfrm>
                    <a:prstGeom prst="rect">
                      <a:avLst/>
                    </a:prstGeom>
                  </pic:spPr>
                </pic:pic>
              </a:graphicData>
            </a:graphic>
          </wp:inline>
        </w:drawing>
      </w:r>
    </w:p>
    <w:p w14:paraId="721A83E1" w14:textId="15D1064B" w:rsidR="003F7CF8" w:rsidRPr="00177FA6" w:rsidRDefault="003F7CF8" w:rsidP="00177FA6">
      <w:pPr>
        <w:pStyle w:val="FigureCaptionPACKT"/>
      </w:pPr>
      <w:r w:rsidRPr="00177FA6">
        <w:t>Figure 3.30: Calling the new method with a parameter</w:t>
      </w:r>
    </w:p>
    <w:p w14:paraId="7E42444C" w14:textId="295D7A2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30</w:t>
      </w:r>
      <w:r w:rsidRPr="004D6B7B">
        <w:rPr>
          <w:rFonts w:ascii="Arial" w:hAnsi="Arial"/>
          <w:b/>
          <w:noProof/>
          <w:color w:val="FF0000"/>
          <w:sz w:val="28"/>
          <w:szCs w:val="28"/>
        </w:rPr>
        <w:t>.png</w:t>
      </w:r>
    </w:p>
    <w:p w14:paraId="04FC98AB" w14:textId="6BAEBE84" w:rsidR="00D34AAC" w:rsidRDefault="00D34AAC" w:rsidP="00D34AAC">
      <w:pPr>
        <w:pStyle w:val="Heading2"/>
      </w:pPr>
      <w:r>
        <w:t>There's more...</w:t>
      </w:r>
    </w:p>
    <w:p w14:paraId="7FB6A149" w14:textId="20A5913C" w:rsidR="009366D5" w:rsidRDefault="009366D5" w:rsidP="009366D5">
      <w:pPr>
        <w:pStyle w:val="NormalPACKT"/>
        <w:rPr>
          <w:lang w:val="en-GB"/>
        </w:rPr>
      </w:pPr>
      <w:r>
        <w:rPr>
          <w:lang w:val="en-GB"/>
        </w:rPr>
        <w:t xml:space="preserve">There are several ways you discover method overloads. In </w:t>
      </w:r>
      <w:r w:rsidRPr="009366D5">
        <w:rPr>
          <w:rStyle w:val="ItalicsPACKT"/>
        </w:rPr>
        <w:t>step 1</w:t>
      </w:r>
      <w:r>
        <w:rPr>
          <w:lang w:val="en-GB"/>
        </w:rPr>
        <w:t xml:space="preserve">, you examine the different definitions of a method, the </w:t>
      </w:r>
      <w:r w:rsidRPr="009366D5">
        <w:rPr>
          <w:rStyle w:val="CodeInTextPACKT"/>
        </w:rPr>
        <w:t>Trim()</w:t>
      </w:r>
      <w:r>
        <w:rPr>
          <w:lang w:val="en-GB"/>
        </w:rPr>
        <w:t xml:space="preserve"> method of the </w:t>
      </w:r>
      <w:proofErr w:type="spellStart"/>
      <w:r w:rsidRPr="009366D5">
        <w:rPr>
          <w:rStyle w:val="CodeInTextPACKT"/>
        </w:rPr>
        <w:t>System.String</w:t>
      </w:r>
      <w:proofErr w:type="spellEnd"/>
      <w:r w:rsidRPr="00C43EA7">
        <w:rPr>
          <w:rPrChange w:id="305" w:author="Safis Editor" w:date="2022-09-16T00:02:00Z">
            <w:rPr>
              <w:rStyle w:val="CodeInTextPACKT"/>
            </w:rPr>
          </w:rPrChange>
        </w:rPr>
        <w:t xml:space="preserve"> </w:t>
      </w:r>
      <w:r>
        <w:rPr>
          <w:lang w:val="en-GB"/>
        </w:rPr>
        <w:t>clas</w:t>
      </w:r>
      <w:r w:rsidRPr="009366D5">
        <w:rPr>
          <w:lang w:val="en-GB"/>
        </w:rPr>
        <w:t xml:space="preserve">s. </w:t>
      </w:r>
      <w:r>
        <w:rPr>
          <w:lang w:val="en-GB"/>
        </w:rPr>
        <w:t>This step creates a pseudo-object containing a string and then looks</w:t>
      </w:r>
      <w:r w:rsidRPr="009366D5">
        <w:rPr>
          <w:lang w:val="en-GB"/>
        </w:rPr>
        <w:t xml:space="preserve"> at the method definitions</w:t>
      </w:r>
      <w:r>
        <w:rPr>
          <w:lang w:val="en-GB"/>
        </w:rPr>
        <w:t xml:space="preserve"> for that class</w:t>
      </w:r>
      <w:r w:rsidRPr="009366D5">
        <w:rPr>
          <w:lang w:val="en-GB"/>
        </w:rPr>
        <w:t xml:space="preserve">. </w:t>
      </w:r>
    </w:p>
    <w:p w14:paraId="3A96ACE4" w14:textId="56BB1FD0" w:rsidR="009366D5" w:rsidRPr="009366D5" w:rsidRDefault="009366D5" w:rsidP="009366D5">
      <w:pPr>
        <w:pStyle w:val="NormalPACKT"/>
        <w:rPr>
          <w:lang w:val="en-GB"/>
        </w:rPr>
      </w:pPr>
      <w:r>
        <w:rPr>
          <w:lang w:val="en-GB"/>
        </w:rPr>
        <w:t xml:space="preserve">PowerShell creates an unnamed object (in the .NET </w:t>
      </w:r>
      <w:ins w:id="306" w:author="Safis Editor" w:date="2022-09-16T00:03:00Z">
        <w:r w:rsidR="00C43EA7">
          <w:rPr>
            <w:lang w:val="en-GB"/>
          </w:rPr>
          <w:t>m</w:t>
        </w:r>
      </w:ins>
      <w:del w:id="307" w:author="Safis Editor" w:date="2022-09-16T00:03:00Z">
        <w:r w:rsidDel="00C43EA7">
          <w:rPr>
            <w:lang w:val="en-GB"/>
          </w:rPr>
          <w:delText>M</w:delText>
        </w:r>
      </w:del>
      <w:r>
        <w:rPr>
          <w:lang w:val="en-GB"/>
        </w:rPr>
        <w:t>anaged heap) in this step. As soon as the command is complete, .NET marks the memory as reclaimable</w:t>
      </w:r>
      <w:r w:rsidRPr="009366D5">
        <w:rPr>
          <w:lang w:val="en-GB"/>
        </w:rPr>
        <w:t>. At some point later, .NET runs the GC process to reclaim the memory used by this temporary object and re-organi</w:t>
      </w:r>
      <w:r>
        <w:rPr>
          <w:lang w:val="en-GB"/>
        </w:rPr>
        <w:t>z</w:t>
      </w:r>
      <w:r w:rsidRPr="009366D5">
        <w:rPr>
          <w:lang w:val="en-GB"/>
        </w:rPr>
        <w:t>es the managed heap.</w:t>
      </w:r>
    </w:p>
    <w:p w14:paraId="4173743B" w14:textId="59DA0E7A" w:rsidR="009366D5" w:rsidRPr="009366D5" w:rsidRDefault="009366D5" w:rsidP="009366D5">
      <w:pPr>
        <w:pStyle w:val="NormalPACKT"/>
        <w:rPr>
          <w:lang w:val="en-GB"/>
        </w:rPr>
      </w:pPr>
      <w:r w:rsidRPr="009366D5">
        <w:rPr>
          <w:lang w:val="en-GB"/>
        </w:rPr>
        <w:t xml:space="preserve">As you can see, there are three overloaded definitions – three different ways you can invoke the </w:t>
      </w:r>
      <w:ins w:id="308" w:author="Safis Editor" w:date="2022-09-16T00:03:00Z">
        <w:r w:rsidR="00C43EA7" w:rsidRPr="009366D5">
          <w:rPr>
            <w:rStyle w:val="CodeInTextPACKT"/>
            <w:lang w:val="en-GB"/>
          </w:rPr>
          <w:t>Trim()</w:t>
        </w:r>
      </w:ins>
      <w:del w:id="309" w:author="Safis Editor" w:date="2022-09-16T00:03:00Z">
        <w:r w:rsidRPr="009366D5" w:rsidDel="00C43EA7">
          <w:rPr>
            <w:lang w:val="en-GB"/>
          </w:rPr>
          <w:delText>Trim()</w:delText>
        </w:r>
      </w:del>
      <w:r w:rsidRPr="009366D5">
        <w:rPr>
          <w:lang w:val="en-GB"/>
        </w:rPr>
        <w:t xml:space="preserve"> method. You use the first overloaded definition to remove both leading and trailing space characters from a string, probably the most common usage of </w:t>
      </w:r>
      <w:r w:rsidRPr="009366D5">
        <w:rPr>
          <w:rStyle w:val="CodeInTextPACKT"/>
          <w:lang w:val="en-GB"/>
        </w:rPr>
        <w:t>Trim()</w:t>
      </w:r>
      <w:r w:rsidRPr="00C43EA7">
        <w:rPr>
          <w:rPrChange w:id="310" w:author="Safis Editor" w:date="2022-09-16T00:03:00Z">
            <w:rPr>
              <w:rStyle w:val="CodeInTextPACKT"/>
              <w:lang w:val="en-GB"/>
            </w:rPr>
          </w:rPrChange>
        </w:rPr>
        <w:t>.</w:t>
      </w:r>
      <w:r w:rsidRPr="009366D5">
        <w:rPr>
          <w:lang w:val="en-GB"/>
        </w:rPr>
        <w:t xml:space="preserve"> With the second definition, you specify a specific character and .NET removes any leading or trailing occurrences of that character. With the third definition, you specify an array of characters to trim from the start or end of the string. </w:t>
      </w:r>
      <w:r>
        <w:rPr>
          <w:lang w:val="en-GB"/>
        </w:rPr>
        <w:t>The last two definitions are less useful in most cases</w:t>
      </w:r>
      <w:r w:rsidRPr="009366D5">
        <w:rPr>
          <w:lang w:val="en-GB"/>
        </w:rPr>
        <w:t xml:space="preserve">, although it depends on </w:t>
      </w:r>
      <w:r>
        <w:rPr>
          <w:lang w:val="en-GB"/>
        </w:rPr>
        <w:t>your needs</w:t>
      </w:r>
      <w:r w:rsidRPr="009366D5">
        <w:rPr>
          <w:lang w:val="en-GB"/>
        </w:rPr>
        <w:t>. The extra flexibility is useful.</w:t>
      </w:r>
    </w:p>
    <w:p w14:paraId="053EC744" w14:textId="1117450B" w:rsidR="009366D5" w:rsidRPr="009366D5" w:rsidRDefault="009366D5" w:rsidP="009366D5">
      <w:pPr>
        <w:pStyle w:val="NormalPACKT"/>
        <w:rPr>
          <w:lang w:val="en-GB"/>
        </w:rPr>
      </w:pPr>
      <w:r w:rsidRPr="009366D5">
        <w:rPr>
          <w:lang w:val="en-GB"/>
        </w:rPr>
        <w:t xml:space="preserve">In </w:t>
      </w:r>
      <w:r w:rsidRPr="009366D5">
        <w:rPr>
          <w:rStyle w:val="ItalicsPACKT"/>
          <w:lang w:val="en-GB"/>
        </w:rPr>
        <w:t>step 3</w:t>
      </w:r>
      <w:r w:rsidRPr="009366D5">
        <w:rPr>
          <w:lang w:val="en-GB"/>
        </w:rPr>
        <w:t xml:space="preserve">, you used the </w:t>
      </w:r>
      <w:r w:rsidRPr="009366D5">
        <w:rPr>
          <w:rStyle w:val="CodeInTextPACKT"/>
          <w:lang w:val="en-GB"/>
        </w:rPr>
        <w:t>Add-Type</w:t>
      </w:r>
      <w:r w:rsidRPr="009366D5">
        <w:rPr>
          <w:lang w:val="en-GB"/>
        </w:rPr>
        <w:t xml:space="preserve"> cmdlet to add the class definition into your current workspace. The cmdlet compiles the C# code, creates</w:t>
      </w:r>
      <w:r>
        <w:rPr>
          <w:lang w:val="en-GB"/>
        </w:rPr>
        <w:t>,</w:t>
      </w:r>
      <w:r w:rsidRPr="009366D5">
        <w:rPr>
          <w:lang w:val="en-GB"/>
        </w:rPr>
        <w:t xml:space="preserve"> and then loads a DLL</w:t>
      </w:r>
      <w:r>
        <w:rPr>
          <w:lang w:val="en-GB"/>
        </w:rPr>
        <w:t>,</w:t>
      </w:r>
      <w:r w:rsidRPr="009366D5">
        <w:rPr>
          <w:lang w:val="en-GB"/>
        </w:rPr>
        <w:t xml:space="preserve"> </w:t>
      </w:r>
      <w:r>
        <w:rPr>
          <w:lang w:val="en-GB"/>
        </w:rPr>
        <w:t>enabling</w:t>
      </w:r>
      <w:r w:rsidRPr="009366D5">
        <w:rPr>
          <w:lang w:val="en-GB"/>
        </w:rPr>
        <w:t xml:space="preserve"> you to use the classes. If you intend to </w:t>
      </w:r>
      <w:r>
        <w:rPr>
          <w:lang w:val="en-GB"/>
        </w:rPr>
        <w:t xml:space="preserve">use this add-in regularly, you could add </w:t>
      </w:r>
      <w:r w:rsidRPr="009366D5">
        <w:rPr>
          <w:rStyle w:val="ItalicsPACKT"/>
        </w:rPr>
        <w:t>step</w:t>
      </w:r>
      <w:del w:id="311" w:author="Safis Editor" w:date="2022-09-16T00:04:00Z">
        <w:r w:rsidRPr="009366D5" w:rsidDel="00FB6B70">
          <w:rPr>
            <w:rStyle w:val="ItalicsPACKT"/>
          </w:rPr>
          <w:delText>s</w:delText>
        </w:r>
      </w:del>
      <w:r w:rsidRPr="009366D5">
        <w:rPr>
          <w:rStyle w:val="ItalicsPACKT"/>
        </w:rPr>
        <w:t xml:space="preserve"> 2</w:t>
      </w:r>
      <w:r>
        <w:rPr>
          <w:lang w:val="en-GB"/>
        </w:rPr>
        <w:t xml:space="preserve"> and</w:t>
      </w:r>
      <w:r w:rsidRPr="009366D5">
        <w:rPr>
          <w:rStyle w:val="ItalicsPACKT"/>
          <w:lang w:val="en-GB"/>
        </w:rPr>
        <w:t xml:space="preserve"> </w:t>
      </w:r>
      <w:r>
        <w:rPr>
          <w:rStyle w:val="ItalicsPACKT"/>
          <w:lang w:val="en-GB"/>
        </w:rPr>
        <w:t xml:space="preserve">step </w:t>
      </w:r>
      <w:r w:rsidRPr="009366D5">
        <w:rPr>
          <w:rStyle w:val="ItalicsPACKT"/>
          <w:lang w:val="en-GB"/>
        </w:rPr>
        <w:t>3</w:t>
      </w:r>
      <w:r w:rsidRPr="009366D5">
        <w:rPr>
          <w:lang w:val="en-GB"/>
        </w:rPr>
        <w:t xml:space="preserve"> to your PowerShell profile file</w:t>
      </w:r>
      <w:r>
        <w:rPr>
          <w:lang w:val="en-GB"/>
        </w:rPr>
        <w:t>.</w:t>
      </w:r>
      <w:r w:rsidRPr="009366D5">
        <w:rPr>
          <w:lang w:val="en-GB"/>
        </w:rPr>
        <w:t xml:space="preserve"> Alternatively, if you use this method within a script, you could add the steps to the </w:t>
      </w:r>
      <w:r>
        <w:rPr>
          <w:lang w:val="en-GB"/>
        </w:rPr>
        <w:t xml:space="preserve">start of the </w:t>
      </w:r>
      <w:r w:rsidRPr="009366D5">
        <w:rPr>
          <w:lang w:val="en-GB"/>
        </w:rPr>
        <w:t xml:space="preserve">script. </w:t>
      </w:r>
    </w:p>
    <w:p w14:paraId="1C1426BE" w14:textId="4910D4D3" w:rsidR="009366D5" w:rsidRDefault="009366D5" w:rsidP="00936D34">
      <w:pPr>
        <w:pStyle w:val="NormalPACKT"/>
        <w:rPr>
          <w:lang w:val="en-GB"/>
        </w:rPr>
      </w:pPr>
      <w:r w:rsidRPr="009366D5">
        <w:rPr>
          <w:lang w:val="en-GB"/>
        </w:rPr>
        <w:t xml:space="preserve">As you can see from the C# code in </w:t>
      </w:r>
      <w:r w:rsidRPr="009366D5">
        <w:rPr>
          <w:rStyle w:val="ItalicsPACKT"/>
          <w:lang w:val="en-GB"/>
        </w:rPr>
        <w:t>step 6</w:t>
      </w:r>
      <w:r w:rsidRPr="009366D5">
        <w:rPr>
          <w:lang w:val="en-GB"/>
        </w:rPr>
        <w:t xml:space="preserve">, you can add multiple definitions to a method. </w:t>
      </w:r>
      <w:r>
        <w:rPr>
          <w:lang w:val="en-GB"/>
        </w:rPr>
        <w:t xml:space="preserve">Overloaded methods can provide great value for both </w:t>
      </w:r>
      <w:del w:id="312" w:author="Safis Editor" w:date="2022-09-16T00:04:00Z">
        <w:r w:rsidDel="00FB6B70">
          <w:rPr>
            <w:lang w:val="en-GB"/>
          </w:rPr>
          <w:delText xml:space="preserve">the </w:delText>
        </w:r>
      </w:del>
      <w:r>
        <w:rPr>
          <w:lang w:val="en-GB"/>
        </w:rPr>
        <w:t>classes within .NET or in your cod</w:t>
      </w:r>
      <w:r w:rsidRPr="009366D5">
        <w:rPr>
          <w:lang w:val="en-GB"/>
        </w:rPr>
        <w:t xml:space="preserve">e. The .NET method documentation, which you can find at </w:t>
      </w:r>
      <w:r w:rsidRPr="009366D5">
        <w:rPr>
          <w:rStyle w:val="URLPACKTChar"/>
          <w:lang w:val="en-GB"/>
        </w:rPr>
        <w:t>https://docs.microsoft.com</w:t>
      </w:r>
      <w:r w:rsidRPr="009366D5">
        <w:rPr>
          <w:lang w:val="en-GB"/>
        </w:rPr>
        <w:t xml:space="preserve">, is mainly oriented toward developers rather than IT </w:t>
      </w:r>
      <w:ins w:id="313" w:author="Safis Editor" w:date="2022-09-16T00:05:00Z">
        <w:r w:rsidR="00FB6B70">
          <w:rPr>
            <w:lang w:val="en-GB"/>
          </w:rPr>
          <w:t>p</w:t>
        </w:r>
      </w:ins>
      <w:del w:id="314" w:author="Safis Editor" w:date="2022-09-16T00:05:00Z">
        <w:r w:rsidRPr="009366D5" w:rsidDel="00FB6B70">
          <w:rPr>
            <w:lang w:val="en-GB"/>
          </w:rPr>
          <w:delText>P</w:delText>
        </w:r>
      </w:del>
      <w:r w:rsidRPr="009366D5">
        <w:rPr>
          <w:lang w:val="en-GB"/>
        </w:rPr>
        <w:t xml:space="preserve">rofessionals. If you have issues with a .NET method, feel free to fire off a query on one of the many PowerShell support forums, such as the PowerShell group at Spiceworks: </w:t>
      </w:r>
      <w:r w:rsidRPr="009366D5">
        <w:rPr>
          <w:rStyle w:val="URLPACKTChar"/>
          <w:lang w:val="en-GB"/>
        </w:rPr>
        <w:t>https://community.spiceworks.com/programming/powershell</w:t>
      </w:r>
      <w:r w:rsidRPr="009366D5">
        <w:rPr>
          <w:lang w:val="en-GB"/>
        </w:rPr>
        <w:t>.</w:t>
      </w:r>
    </w:p>
    <w:p w14:paraId="1DE85F4E" w14:textId="385FEE53" w:rsidR="00D34AAC" w:rsidRDefault="00D34AAC" w:rsidP="00D34AAC">
      <w:pPr>
        <w:pStyle w:val="Heading1"/>
        <w:tabs>
          <w:tab w:val="left" w:pos="0"/>
        </w:tabs>
      </w:pPr>
      <w:r>
        <w:t>Creating a cmdlet</w:t>
      </w:r>
    </w:p>
    <w:p w14:paraId="14654E73" w14:textId="75BC15B5" w:rsidR="0019101C" w:rsidRPr="0019101C" w:rsidRDefault="0019101C" w:rsidP="0019101C">
      <w:pPr>
        <w:pStyle w:val="NormalPACKT"/>
        <w:rPr>
          <w:lang w:val="en-GB"/>
        </w:rPr>
      </w:pPr>
      <w:r w:rsidRPr="0019101C">
        <w:rPr>
          <w:lang w:val="en-GB"/>
        </w:rPr>
        <w:t>As noted previously</w:t>
      </w:r>
      <w:r>
        <w:rPr>
          <w:lang w:val="en-GB"/>
        </w:rPr>
        <w:t xml:space="preserve"> in this chapter</w:t>
      </w:r>
      <w:r w:rsidRPr="0019101C">
        <w:rPr>
          <w:lang w:val="en-GB"/>
        </w:rPr>
        <w:t xml:space="preserve">, for most operations, the commands and cmdlets available to you natively provide all the functionality you need. In the </w:t>
      </w:r>
      <w:del w:id="315" w:author="Safis Editor" w:date="2022-09-16T00:05:00Z">
        <w:r w:rsidRPr="0019101C" w:rsidDel="00FB6B70">
          <w:rPr>
            <w:lang w:val="en-GB"/>
          </w:rPr>
          <w:delText>“</w:delText>
        </w:r>
      </w:del>
      <w:r w:rsidRPr="0019101C">
        <w:rPr>
          <w:rStyle w:val="ItalicsPACKT"/>
          <w:lang w:val="en-GB"/>
        </w:rPr>
        <w:t>Creating a C# Extension</w:t>
      </w:r>
      <w:del w:id="316" w:author="Safis Editor" w:date="2022-09-16T00:05:00Z">
        <w:r w:rsidRPr="0019101C" w:rsidDel="00FB6B70">
          <w:rPr>
            <w:lang w:val="en-GB"/>
          </w:rPr>
          <w:delText>”</w:delText>
        </w:r>
      </w:del>
      <w:r w:rsidRPr="0019101C">
        <w:rPr>
          <w:lang w:val="en-GB"/>
        </w:rPr>
        <w:t xml:space="preserve"> recipe, you saw how you could create a class definition and add it to PowerShell. In some cases, you may wish to expand on the class definition and create </w:t>
      </w:r>
      <w:r>
        <w:rPr>
          <w:lang w:val="en-GB"/>
        </w:rPr>
        <w:t xml:space="preserve">a custom </w:t>
      </w:r>
      <w:r w:rsidRPr="0019101C">
        <w:rPr>
          <w:lang w:val="en-GB"/>
        </w:rPr>
        <w:t>cmdlet.</w:t>
      </w:r>
    </w:p>
    <w:p w14:paraId="0D7F5DFC" w14:textId="39E014BC" w:rsidR="0019101C" w:rsidRPr="0019101C" w:rsidRDefault="0019101C" w:rsidP="0019101C">
      <w:pPr>
        <w:pStyle w:val="NormalPACKT"/>
        <w:rPr>
          <w:lang w:val="en-GB"/>
        </w:rPr>
      </w:pPr>
      <w:r w:rsidRPr="0019101C">
        <w:rPr>
          <w:lang w:val="en-GB"/>
        </w:rPr>
        <w:t xml:space="preserve">Creating a compiled cmdlet requires you to either use a tool such as Visual Studio or use the free tools provided by Microsoft as part of the .NET Core </w:t>
      </w:r>
      <w:r w:rsidRPr="00CE1DD5">
        <w:rPr>
          <w:b/>
          <w:bCs/>
          <w:lang w:val="en-GB"/>
          <w:rPrChange w:id="317" w:author="Safis Editor" w:date="2022-09-16T00:05:00Z">
            <w:rPr>
              <w:lang w:val="en-GB"/>
            </w:rPr>
          </w:rPrChange>
        </w:rPr>
        <w:t>Software Development Kit</w:t>
      </w:r>
      <w:r w:rsidRPr="0019101C">
        <w:rPr>
          <w:lang w:val="en-GB"/>
        </w:rPr>
        <w:t xml:space="preserve"> (</w:t>
      </w:r>
      <w:r w:rsidRPr="00CE1DD5">
        <w:rPr>
          <w:b/>
          <w:bCs/>
          <w:lang w:val="en-GB"/>
          <w:rPrChange w:id="318" w:author="Safis Editor" w:date="2022-09-16T00:05:00Z">
            <w:rPr>
              <w:lang w:val="en-GB"/>
            </w:rPr>
          </w:rPrChange>
        </w:rPr>
        <w:t>SDK</w:t>
      </w:r>
      <w:r w:rsidRPr="0019101C">
        <w:rPr>
          <w:lang w:val="en-GB"/>
        </w:rPr>
        <w:t xml:space="preserve">). </w:t>
      </w:r>
      <w:r>
        <w:rPr>
          <w:lang w:val="en-GB"/>
        </w:rPr>
        <w:t xml:space="preserve">The free tools in the SDK are more than adequate to help you to create a cmdlet using C#. Microsoft’s Visual Studio, </w:t>
      </w:r>
      <w:r>
        <w:rPr>
          <w:lang w:val="en-GB"/>
        </w:rPr>
        <w:lastRenderedPageBreak/>
        <w:t>whether the free community edition or the commercial releases, is a rich and complex tool whose inner workings are well outside the scope of this book</w:t>
      </w:r>
      <w:r w:rsidRPr="0019101C">
        <w:rPr>
          <w:lang w:val="en-GB"/>
        </w:rPr>
        <w:t>.</w:t>
      </w:r>
    </w:p>
    <w:p w14:paraId="6A45359B" w14:textId="7C7C0ACC" w:rsidR="0019101C" w:rsidRPr="0019101C" w:rsidRDefault="0019101C" w:rsidP="0019101C">
      <w:pPr>
        <w:pStyle w:val="NormalPACKT"/>
        <w:rPr>
          <w:lang w:val="en-GB"/>
        </w:rPr>
      </w:pPr>
      <w:r w:rsidRPr="0019101C">
        <w:rPr>
          <w:lang w:val="en-GB"/>
        </w:rPr>
        <w:t xml:space="preserve">As in the </w:t>
      </w:r>
      <w:del w:id="319" w:author="Safis Editor" w:date="2022-09-16T00:05:00Z">
        <w:r w:rsidRPr="0019101C" w:rsidDel="00CE1DD5">
          <w:rPr>
            <w:lang w:val="en-GB"/>
          </w:rPr>
          <w:delText>“</w:delText>
        </w:r>
      </w:del>
      <w:r w:rsidRPr="0019101C">
        <w:rPr>
          <w:rStyle w:val="ItalicsPACKT"/>
          <w:lang w:val="en-GB"/>
        </w:rPr>
        <w:t>Creating a C# Extension</w:t>
      </w:r>
      <w:ins w:id="320" w:author="Safis Editor" w:date="2022-09-16T00:06:00Z">
        <w:r w:rsidR="00CE1DD5" w:rsidRPr="00CE1DD5">
          <w:rPr>
            <w:lang w:val="en-GB"/>
          </w:rPr>
          <w:t xml:space="preserve"> </w:t>
        </w:r>
        <w:r w:rsidR="00CE1DD5">
          <w:rPr>
            <w:lang w:val="en-GB"/>
          </w:rPr>
          <w:t>recipe</w:t>
        </w:r>
      </w:ins>
      <w:r>
        <w:rPr>
          <w:lang w:val="en-GB"/>
        </w:rPr>
        <w:t>,</w:t>
      </w:r>
      <w:del w:id="321" w:author="Safis Editor" w:date="2022-09-16T00:06:00Z">
        <w:r w:rsidDel="00CE1DD5">
          <w:rPr>
            <w:lang w:val="en-GB"/>
          </w:rPr>
          <w:delText>”</w:delText>
        </w:r>
      </w:del>
      <w:r w:rsidRPr="0019101C">
        <w:rPr>
          <w:lang w:val="en-GB"/>
        </w:rPr>
        <w:t xml:space="preserve"> an important question</w:t>
      </w:r>
      <w:r>
        <w:rPr>
          <w:lang w:val="en-GB"/>
        </w:rPr>
        <w:t xml:space="preserve"> you should be asking is when/why</w:t>
      </w:r>
      <w:r w:rsidRPr="0019101C">
        <w:rPr>
          <w:lang w:val="en-GB"/>
        </w:rPr>
        <w:t xml:space="preserve"> </w:t>
      </w:r>
      <w:ins w:id="322" w:author="Safis Editor" w:date="2022-09-16T00:06:00Z">
        <w:r w:rsidR="00CE1DD5">
          <w:rPr>
            <w:lang w:val="en-GB"/>
          </w:rPr>
          <w:t>should</w:t>
        </w:r>
        <w:r w:rsidR="00CE1DD5" w:rsidRPr="0019101C">
          <w:rPr>
            <w:lang w:val="en-GB"/>
          </w:rPr>
          <w:t xml:space="preserve"> </w:t>
        </w:r>
      </w:ins>
      <w:r>
        <w:rPr>
          <w:lang w:val="en-GB"/>
        </w:rPr>
        <w:t xml:space="preserve">you </w:t>
      </w:r>
      <w:del w:id="323" w:author="Safis Editor" w:date="2022-09-16T00:06:00Z">
        <w:r w:rsidDel="00CE1DD5">
          <w:rPr>
            <w:lang w:val="en-GB"/>
          </w:rPr>
          <w:delText>should</w:delText>
        </w:r>
        <w:r w:rsidRPr="0019101C" w:rsidDel="00CE1DD5">
          <w:rPr>
            <w:lang w:val="en-GB"/>
          </w:rPr>
          <w:delText xml:space="preserve"> </w:delText>
        </w:r>
      </w:del>
      <w:r w:rsidRPr="0019101C">
        <w:rPr>
          <w:lang w:val="en-GB"/>
        </w:rPr>
        <w:t>create a cmdlet? Aside from the perennial “because you can” excuse, there are reasons why an extension or a cmdlet might be a good idea. You can create a cmdlet to improve performance</w:t>
      </w:r>
      <w:r>
        <w:rPr>
          <w:lang w:val="en-GB"/>
        </w:rPr>
        <w:t>.</w:t>
      </w:r>
      <w:del w:id="324" w:author="Safis Editor" w:date="2022-09-16T00:06:00Z">
        <w:r w:rsidDel="00CE1DD5">
          <w:rPr>
            <w:lang w:val="en-GB"/>
          </w:rPr>
          <w:delText>,</w:delText>
        </w:r>
      </w:del>
      <w:r>
        <w:rPr>
          <w:lang w:val="en-GB"/>
        </w:rPr>
        <w:t xml:space="preserve"> In some cases, </w:t>
      </w:r>
      <w:r w:rsidRPr="0019101C">
        <w:rPr>
          <w:lang w:val="en-GB"/>
        </w:rPr>
        <w:t xml:space="preserve">a compiled cmdlet is faster than doing operations using a PowerShell script. For some applications, using </w:t>
      </w:r>
      <w:r>
        <w:rPr>
          <w:lang w:val="en-GB"/>
        </w:rPr>
        <w:t xml:space="preserve">a </w:t>
      </w:r>
      <w:r w:rsidRPr="0019101C">
        <w:rPr>
          <w:lang w:val="en-GB"/>
        </w:rPr>
        <w:t xml:space="preserve">cmdlet is to perform </w:t>
      </w:r>
      <w:r>
        <w:rPr>
          <w:lang w:val="en-GB"/>
        </w:rPr>
        <w:t xml:space="preserve">a specific </w:t>
      </w:r>
      <w:r w:rsidRPr="0019101C">
        <w:rPr>
          <w:lang w:val="en-GB"/>
        </w:rPr>
        <w:t xml:space="preserve">action may </w:t>
      </w:r>
      <w:r>
        <w:rPr>
          <w:lang w:val="en-GB"/>
        </w:rPr>
        <w:t>d</w:t>
      </w:r>
      <w:r w:rsidRPr="0019101C">
        <w:rPr>
          <w:lang w:val="en-GB"/>
        </w:rPr>
        <w:t>ifficult or not possible directly</w:t>
      </w:r>
      <w:r>
        <w:rPr>
          <w:lang w:val="en-GB"/>
        </w:rPr>
        <w:t xml:space="preserve">. PowerShell does not have support for </w:t>
      </w:r>
      <w:r w:rsidRPr="0019101C">
        <w:rPr>
          <w:lang w:val="en-GB"/>
        </w:rPr>
        <w:t xml:space="preserve">asynchronous operations and </w:t>
      </w:r>
      <w:r w:rsidRPr="00CE1DD5">
        <w:rPr>
          <w:b/>
          <w:bCs/>
          <w:lang w:val="en-GB"/>
          <w:rPrChange w:id="325" w:author="Safis Editor" w:date="2022-09-16T00:06:00Z">
            <w:rPr>
              <w:lang w:val="en-GB"/>
            </w:rPr>
          </w:rPrChange>
        </w:rPr>
        <w:t>Language Independent Query</w:t>
      </w:r>
      <w:r w:rsidRPr="0019101C">
        <w:rPr>
          <w:lang w:val="en-GB"/>
        </w:rPr>
        <w:t xml:space="preserve"> (</w:t>
      </w:r>
      <w:r w:rsidRPr="00CE1DD5">
        <w:rPr>
          <w:b/>
          <w:bCs/>
          <w:lang w:val="en-GB"/>
          <w:rPrChange w:id="326" w:author="Safis Editor" w:date="2022-09-16T00:06:00Z">
            <w:rPr>
              <w:lang w:val="en-GB"/>
            </w:rPr>
          </w:rPrChange>
        </w:rPr>
        <w:t>LINQ</w:t>
      </w:r>
      <w:r w:rsidRPr="0019101C">
        <w:rPr>
          <w:lang w:val="en-GB"/>
        </w:rPr>
        <w:t>)</w:t>
      </w:r>
      <w:r>
        <w:rPr>
          <w:lang w:val="en-GB"/>
        </w:rPr>
        <w:t>, which are more straightforward in C#.</w:t>
      </w:r>
      <w:r w:rsidRPr="0019101C">
        <w:rPr>
          <w:lang w:val="en-GB"/>
        </w:rPr>
        <w:t xml:space="preserve"> A developer could write the cmdlet in C#</w:t>
      </w:r>
      <w:r>
        <w:rPr>
          <w:lang w:val="en-GB"/>
        </w:rPr>
        <w:t>,</w:t>
      </w:r>
      <w:r w:rsidRPr="0019101C">
        <w:rPr>
          <w:lang w:val="en-GB"/>
        </w:rPr>
        <w:t xml:space="preserve"> allowing you to use it easily with PowerShell.</w:t>
      </w:r>
    </w:p>
    <w:p w14:paraId="3ACBD857" w14:textId="52E4E118" w:rsidR="003D2E43" w:rsidRDefault="0019101C" w:rsidP="0019101C">
      <w:pPr>
        <w:pStyle w:val="NormalPACKT"/>
      </w:pPr>
      <w:commentRangeStart w:id="327"/>
      <w:r>
        <w:rPr>
          <w:lang w:val="en-GB"/>
        </w:rPr>
        <w:t>To</w:t>
      </w:r>
      <w:r w:rsidRPr="0019101C">
        <w:rPr>
          <w:lang w:val="en-GB"/>
        </w:rPr>
        <w:t xml:space="preserve"> create a cmdlet, you need to install </w:t>
      </w:r>
      <w:r w:rsidR="00817C70">
        <w:rPr>
          <w:lang w:val="en-GB"/>
        </w:rPr>
        <w:t>the .NET</w:t>
      </w:r>
      <w:r w:rsidRPr="0019101C">
        <w:rPr>
          <w:lang w:val="en-GB"/>
        </w:rPr>
        <w:t xml:space="preserve"> </w:t>
      </w:r>
      <w:del w:id="328" w:author="Safis Editor" w:date="2022-09-16T00:06:00Z">
        <w:r w:rsidRPr="0019101C" w:rsidDel="00CE1DD5">
          <w:rPr>
            <w:lang w:val="en-GB"/>
          </w:rPr>
          <w:delText>Software Development Kit (</w:delText>
        </w:r>
      </w:del>
      <w:r w:rsidRPr="0019101C">
        <w:rPr>
          <w:lang w:val="en-GB"/>
        </w:rPr>
        <w:t>SDK</w:t>
      </w:r>
      <w:del w:id="329" w:author="Safis Editor" w:date="2022-09-16T00:06:00Z">
        <w:r w:rsidRPr="0019101C" w:rsidDel="00CE1DD5">
          <w:rPr>
            <w:lang w:val="en-GB"/>
          </w:rPr>
          <w:delText>)</w:delText>
        </w:r>
      </w:del>
      <w:r w:rsidRPr="0019101C">
        <w:rPr>
          <w:lang w:val="en-GB"/>
        </w:rPr>
        <w:t xml:space="preserve">. </w:t>
      </w:r>
      <w:commentRangeEnd w:id="327"/>
      <w:r w:rsidR="00316F49">
        <w:rPr>
          <w:rStyle w:val="CommentReference"/>
          <w:rFonts w:ascii="Palatino" w:hAnsi="Palatino"/>
        </w:rPr>
        <w:commentReference w:id="327"/>
      </w:r>
      <w:r w:rsidRPr="0019101C">
        <w:rPr>
          <w:lang w:val="en-GB"/>
        </w:rPr>
        <w:t xml:space="preserve">The SDK </w:t>
      </w:r>
      <w:r>
        <w:rPr>
          <w:lang w:val="en-GB"/>
        </w:rPr>
        <w:t xml:space="preserve">is a free download you get via the </w:t>
      </w:r>
      <w:ins w:id="330" w:author="Safis Editor" w:date="2022-09-16T00:07:00Z">
        <w:r w:rsidR="00CE1DD5">
          <w:rPr>
            <w:lang w:val="en-GB"/>
          </w:rPr>
          <w:t>i</w:t>
        </w:r>
      </w:ins>
      <w:del w:id="331" w:author="Safis Editor" w:date="2022-09-16T00:07:00Z">
        <w:r w:rsidDel="00CE1DD5">
          <w:rPr>
            <w:lang w:val="en-GB"/>
          </w:rPr>
          <w:delText>I</w:delText>
        </w:r>
      </w:del>
      <w:r>
        <w:rPr>
          <w:lang w:val="en-GB"/>
        </w:rPr>
        <w:t>nternet. The SDK contains all the tools you need to create a cmdl</w:t>
      </w:r>
      <w:r w:rsidRPr="0019101C">
        <w:rPr>
          <w:lang w:val="en-GB"/>
        </w:rPr>
        <w:t>et.</w:t>
      </w:r>
      <w:r>
        <w:rPr>
          <w:lang w:val="en-GB"/>
        </w:rPr>
        <w:t xml:space="preserve"> Sadly</w:t>
      </w:r>
      <w:ins w:id="332" w:author="Safis Editor" w:date="2022-09-16T00:07:00Z">
        <w:r w:rsidR="00CE1DD5">
          <w:rPr>
            <w:lang w:val="en-GB"/>
          </w:rPr>
          <w:t>,</w:t>
        </w:r>
      </w:ins>
      <w:r>
        <w:rPr>
          <w:lang w:val="en-GB"/>
        </w:rPr>
        <w:t xml:space="preserve"> there is no easy way to download and install the SDK programmatically – you need to use the Windows GUI – you have to use your browser and </w:t>
      </w:r>
      <w:r w:rsidRPr="0019101C">
        <w:rPr>
          <w:lang w:val="en-GB"/>
        </w:rPr>
        <w:t xml:space="preserve">navigate to a web page, </w:t>
      </w:r>
      <w:r>
        <w:rPr>
          <w:lang w:val="en-GB"/>
        </w:rPr>
        <w:t xml:space="preserve">then </w:t>
      </w:r>
      <w:r w:rsidRPr="0019101C">
        <w:rPr>
          <w:lang w:val="en-GB"/>
        </w:rPr>
        <w:t>download and run the SDK installer</w:t>
      </w:r>
      <w:r>
        <w:rPr>
          <w:lang w:val="en-GB"/>
        </w:rPr>
        <w:t>.</w:t>
      </w:r>
      <w:r w:rsidR="003D2E43">
        <w:rPr>
          <w:lang w:val="en-GB"/>
        </w:rPr>
        <w:t xml:space="preserve"> </w:t>
      </w:r>
    </w:p>
    <w:p w14:paraId="769D0348" w14:textId="0AE025E5" w:rsidR="00D34AAC" w:rsidRDefault="00D34AAC" w:rsidP="00D34AAC">
      <w:pPr>
        <w:pStyle w:val="Heading2"/>
        <w:tabs>
          <w:tab w:val="left" w:pos="0"/>
        </w:tabs>
      </w:pPr>
      <w:r>
        <w:t>Getting ready</w:t>
      </w:r>
    </w:p>
    <w:p w14:paraId="0093DA18"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32284CA" w14:textId="6DC077AA" w:rsidR="00D34AAC" w:rsidRDefault="00D34AAC" w:rsidP="00D34AAC">
      <w:pPr>
        <w:pStyle w:val="Heading2"/>
        <w:tabs>
          <w:tab w:val="left" w:pos="0"/>
        </w:tabs>
      </w:pPr>
      <w:r>
        <w:t>How to do it...</w:t>
      </w:r>
    </w:p>
    <w:p w14:paraId="3FD2C495" w14:textId="53D2F721" w:rsidR="003D2E43" w:rsidRPr="003D2E43" w:rsidRDefault="003D2E43" w:rsidP="003D2E43">
      <w:pPr>
        <w:pStyle w:val="NumberedBulletPACKT"/>
        <w:numPr>
          <w:ilvl w:val="0"/>
          <w:numId w:val="15"/>
        </w:numPr>
        <w:rPr>
          <w:color w:val="000000"/>
          <w:lang w:val="en-GB" w:eastAsia="en-GB"/>
        </w:rPr>
      </w:pPr>
      <w:r w:rsidRPr="003D2E43">
        <w:rPr>
          <w:lang w:val="en-GB" w:eastAsia="en-GB"/>
        </w:rPr>
        <w:t>Install</w:t>
      </w:r>
      <w:ins w:id="333" w:author="Safis Editor" w:date="2022-09-16T00:09:00Z">
        <w:r w:rsidR="007E6FF8">
          <w:rPr>
            <w:lang w:val="en-GB" w:eastAsia="en-GB"/>
          </w:rPr>
          <w:t>ing</w:t>
        </w:r>
      </w:ins>
      <w:del w:id="334" w:author="Safis Editor" w:date="2022-09-16T00:07:00Z">
        <w:r w:rsidRPr="003D2E43" w:rsidDel="00CE1DD5">
          <w:rPr>
            <w:lang w:val="en-GB" w:eastAsia="en-GB"/>
          </w:rPr>
          <w:delText>ing</w:delText>
        </w:r>
      </w:del>
      <w:r w:rsidRPr="003D2E43">
        <w:rPr>
          <w:lang w:val="en-GB" w:eastAsia="en-GB"/>
        </w:rPr>
        <w:t xml:space="preserve"> the .NET SDK</w:t>
      </w:r>
      <w:ins w:id="335" w:author="Safis Editor" w:date="2022-09-16T00:07:00Z">
        <w:r w:rsidR="00CE1DD5">
          <w:rPr>
            <w:lang w:val="en-GB" w:eastAsia="en-GB"/>
          </w:rPr>
          <w:t>.</w:t>
        </w:r>
      </w:ins>
    </w:p>
    <w:p w14:paraId="20DA6FA9" w14:textId="77777777" w:rsidR="003D2E43" w:rsidRPr="003D2E43" w:rsidRDefault="003D2E43" w:rsidP="003D2E43">
      <w:pPr>
        <w:shd w:val="clear" w:color="auto" w:fill="FFFFFF"/>
        <w:spacing w:before="0" w:after="0" w:line="285" w:lineRule="atLeast"/>
        <w:rPr>
          <w:rFonts w:ascii="Cascadia Code" w:hAnsi="Cascadia Code" w:cs="Cascadia Code"/>
          <w:bCs w:val="0"/>
          <w:color w:val="000000"/>
          <w:sz w:val="21"/>
          <w:szCs w:val="21"/>
          <w:lang w:val="en-GB" w:eastAsia="en-GB"/>
        </w:rPr>
      </w:pPr>
    </w:p>
    <w:p w14:paraId="76FA59F1" w14:textId="2FD7EC11" w:rsidR="003D2E43" w:rsidRPr="003D2E43" w:rsidRDefault="003D2E43" w:rsidP="003D2E43">
      <w:pPr>
        <w:pStyle w:val="NumberedBulletPACKT"/>
        <w:rPr>
          <w:color w:val="000000"/>
          <w:lang w:val="en-GB" w:eastAsia="en-GB"/>
        </w:rPr>
      </w:pPr>
      <w:r w:rsidRPr="003D2E43">
        <w:rPr>
          <w:lang w:val="en-GB" w:eastAsia="en-GB"/>
        </w:rPr>
        <w:t>Creating the cmdlet folder</w:t>
      </w:r>
      <w:ins w:id="336" w:author="Safis Editor" w:date="2022-09-16T00:07:00Z">
        <w:r w:rsidR="00CE1DD5">
          <w:rPr>
            <w:lang w:val="en-GB" w:eastAsia="en-GB"/>
          </w:rPr>
          <w:t>:</w:t>
        </w:r>
      </w:ins>
    </w:p>
    <w:p w14:paraId="030C824D" w14:textId="77777777" w:rsidR="003D2E43" w:rsidRPr="003D2E43" w:rsidRDefault="003D2E43" w:rsidP="00C43EA7">
      <w:pPr>
        <w:pStyle w:val="CodePACKT"/>
      </w:pPr>
    </w:p>
    <w:p w14:paraId="7D59718D" w14:textId="6DD0EC77" w:rsidR="003D2E43" w:rsidRPr="003D2E43" w:rsidRDefault="003D2E43" w:rsidP="00C43EA7">
      <w:pPr>
        <w:pStyle w:val="CodePACKT"/>
      </w:pPr>
      <w:r w:rsidRPr="003D2E43">
        <w:t>New-Item -Path C:\Foo\Cmdlet -ItemType Directory -Force</w:t>
      </w:r>
    </w:p>
    <w:p w14:paraId="6B6629ED" w14:textId="77777777" w:rsidR="003D2E43" w:rsidRPr="003D2E43" w:rsidRDefault="003D2E43" w:rsidP="00C43EA7">
      <w:pPr>
        <w:pStyle w:val="CodePACKT"/>
      </w:pPr>
      <w:r w:rsidRPr="003D2E43">
        <w:t>Set-Location C:\Foo\Cmdlet</w:t>
      </w:r>
    </w:p>
    <w:p w14:paraId="4963651B" w14:textId="77777777" w:rsidR="003D2E43" w:rsidRPr="003D2E43" w:rsidRDefault="003D2E43" w:rsidP="00C43EA7">
      <w:pPr>
        <w:pStyle w:val="CodePACKT"/>
      </w:pPr>
    </w:p>
    <w:p w14:paraId="052A87F7" w14:textId="31B37286" w:rsidR="003D2E43" w:rsidRPr="003D2E43" w:rsidRDefault="003D2E43" w:rsidP="003D2E43">
      <w:pPr>
        <w:pStyle w:val="NumberedBulletPACKT"/>
        <w:rPr>
          <w:color w:val="000000"/>
          <w:lang w:val="en-GB" w:eastAsia="en-GB"/>
        </w:rPr>
      </w:pPr>
      <w:r w:rsidRPr="003D2E43">
        <w:rPr>
          <w:lang w:val="en-GB" w:eastAsia="en-GB"/>
        </w:rPr>
        <w:t xml:space="preserve">Creating a new </w:t>
      </w:r>
      <w:r>
        <w:rPr>
          <w:bCs/>
          <w:lang w:val="en-GB" w:eastAsia="en-GB"/>
        </w:rPr>
        <w:t>c</w:t>
      </w:r>
      <w:r w:rsidRPr="003D2E43">
        <w:rPr>
          <w:lang w:val="en-GB" w:eastAsia="en-GB"/>
        </w:rPr>
        <w:t>lass library project</w:t>
      </w:r>
      <w:ins w:id="337" w:author="Safis Editor" w:date="2022-09-16T00:07:00Z">
        <w:r w:rsidR="00CE1DD5">
          <w:rPr>
            <w:lang w:val="en-GB" w:eastAsia="en-GB"/>
          </w:rPr>
          <w:t>:</w:t>
        </w:r>
      </w:ins>
    </w:p>
    <w:p w14:paraId="66539501" w14:textId="77777777" w:rsidR="003D2E43" w:rsidRPr="003D2E43" w:rsidRDefault="003D2E43" w:rsidP="00C43EA7">
      <w:pPr>
        <w:pStyle w:val="CodePACKT"/>
      </w:pPr>
    </w:p>
    <w:p w14:paraId="4BAEC953" w14:textId="0D8299D1" w:rsidR="003D2E43" w:rsidRPr="003D2E43" w:rsidRDefault="003D2E43" w:rsidP="00C43EA7">
      <w:pPr>
        <w:pStyle w:val="CodePACKT"/>
      </w:pPr>
      <w:r w:rsidRPr="003D2E43">
        <w:t xml:space="preserve">dotnet new </w:t>
      </w:r>
      <w:proofErr w:type="spellStart"/>
      <w:r w:rsidRPr="003D2E43">
        <w:t>classlib</w:t>
      </w:r>
      <w:proofErr w:type="spellEnd"/>
      <w:r w:rsidRPr="003D2E43">
        <w:t xml:space="preserve"> --name </w:t>
      </w:r>
      <w:proofErr w:type="spellStart"/>
      <w:r w:rsidRPr="003D2E43">
        <w:t>SendGreeting</w:t>
      </w:r>
      <w:proofErr w:type="spellEnd"/>
    </w:p>
    <w:p w14:paraId="0B6E50A5" w14:textId="77777777" w:rsidR="003D2E43" w:rsidRPr="003D2E43" w:rsidRDefault="003D2E43" w:rsidP="00C43EA7">
      <w:pPr>
        <w:pStyle w:val="CodePACKT"/>
      </w:pPr>
    </w:p>
    <w:p w14:paraId="2218751A" w14:textId="48C6082D" w:rsidR="003D2E43" w:rsidRPr="003D2E43" w:rsidRDefault="003D2E43" w:rsidP="003D2E43">
      <w:pPr>
        <w:pStyle w:val="NumberedBulletPACKT"/>
        <w:rPr>
          <w:color w:val="000000"/>
          <w:lang w:val="en-GB" w:eastAsia="en-GB"/>
        </w:rPr>
      </w:pPr>
      <w:r w:rsidRPr="003D2E43">
        <w:rPr>
          <w:lang w:val="en-GB" w:eastAsia="en-GB"/>
        </w:rPr>
        <w:t>Viewing</w:t>
      </w:r>
      <w:ins w:id="338" w:author="Safis Editor" w:date="2022-09-16T00:07:00Z">
        <w:r w:rsidR="00CE1DD5">
          <w:rPr>
            <w:lang w:val="en-GB" w:eastAsia="en-GB"/>
          </w:rPr>
          <w:t xml:space="preserve"> the</w:t>
        </w:r>
      </w:ins>
      <w:r w:rsidRPr="003D2E43">
        <w:rPr>
          <w:lang w:val="en-GB" w:eastAsia="en-GB"/>
        </w:rPr>
        <w:t xml:space="preserve"> contents of </w:t>
      </w:r>
      <w:ins w:id="339" w:author="Safis Editor" w:date="2022-09-16T00:07:00Z">
        <w:r w:rsidR="00CE1DD5">
          <w:rPr>
            <w:lang w:val="en-GB" w:eastAsia="en-GB"/>
          </w:rPr>
          <w:t xml:space="preserve">the </w:t>
        </w:r>
      </w:ins>
      <w:r w:rsidRPr="003D2E43">
        <w:rPr>
          <w:lang w:val="en-GB" w:eastAsia="en-GB"/>
        </w:rPr>
        <w:t>new folder</w:t>
      </w:r>
      <w:ins w:id="340" w:author="Safis Editor" w:date="2022-09-16T00:07:00Z">
        <w:r w:rsidR="00CE1DD5">
          <w:rPr>
            <w:lang w:val="en-GB" w:eastAsia="en-GB"/>
          </w:rPr>
          <w:t>:</w:t>
        </w:r>
      </w:ins>
    </w:p>
    <w:p w14:paraId="18820A9F" w14:textId="77777777" w:rsidR="003D2E43" w:rsidRPr="003D2E43" w:rsidRDefault="003D2E43" w:rsidP="00C43EA7">
      <w:pPr>
        <w:pStyle w:val="CodePACKT"/>
      </w:pPr>
    </w:p>
    <w:p w14:paraId="1F5131E7" w14:textId="2F883C67" w:rsidR="003D2E43" w:rsidRPr="003D2E43" w:rsidRDefault="003D2E43" w:rsidP="00C43EA7">
      <w:pPr>
        <w:pStyle w:val="CodePACKT"/>
      </w:pPr>
      <w:r w:rsidRPr="003D2E43">
        <w:t>Set-Location -Path .\</w:t>
      </w:r>
      <w:proofErr w:type="spellStart"/>
      <w:r w:rsidRPr="003D2E43">
        <w:t>SendGreeting</w:t>
      </w:r>
      <w:proofErr w:type="spellEnd"/>
    </w:p>
    <w:p w14:paraId="08F41B07" w14:textId="77777777" w:rsidR="003D2E43" w:rsidRPr="003D2E43" w:rsidRDefault="003D2E43" w:rsidP="00C43EA7">
      <w:pPr>
        <w:pStyle w:val="CodePACKT"/>
      </w:pPr>
      <w:r w:rsidRPr="003D2E43">
        <w:t>Get-ChildItem</w:t>
      </w:r>
    </w:p>
    <w:p w14:paraId="17BD8030" w14:textId="77777777" w:rsidR="003D2E43" w:rsidRPr="003D2E43" w:rsidRDefault="003D2E43" w:rsidP="00C43EA7">
      <w:pPr>
        <w:pStyle w:val="CodePACKT"/>
      </w:pPr>
    </w:p>
    <w:p w14:paraId="5BEB5E18" w14:textId="00457EA4" w:rsidR="003D2E43" w:rsidRPr="003D2E43" w:rsidRDefault="003D2E43" w:rsidP="003D2E43">
      <w:pPr>
        <w:pStyle w:val="NumberedBulletPACKT"/>
        <w:rPr>
          <w:color w:val="000000"/>
          <w:lang w:val="en-GB" w:eastAsia="en-GB"/>
        </w:rPr>
      </w:pPr>
      <w:r w:rsidRPr="003D2E43">
        <w:rPr>
          <w:lang w:val="en-GB" w:eastAsia="en-GB"/>
        </w:rPr>
        <w:t xml:space="preserve">Creating and displaying </w:t>
      </w:r>
      <w:proofErr w:type="spellStart"/>
      <w:r w:rsidRPr="00CE1DD5">
        <w:rPr>
          <w:rFonts w:ascii="Lucida Console" w:hAnsi="Lucida Console"/>
          <w:sz w:val="19"/>
          <w:szCs w:val="18"/>
          <w:lang w:val="en-GB" w:eastAsia="ar-SA"/>
          <w:rPrChange w:id="341" w:author="Safis Editor" w:date="2022-09-16T00:07:00Z">
            <w:rPr>
              <w:lang w:val="en-GB" w:eastAsia="en-GB"/>
            </w:rPr>
          </w:rPrChange>
        </w:rPr>
        <w:t>global.json</w:t>
      </w:r>
      <w:proofErr w:type="spellEnd"/>
      <w:ins w:id="342" w:author="Safis Editor" w:date="2022-09-16T00:07:00Z">
        <w:r w:rsidR="00CE1DD5" w:rsidRPr="00CE1DD5">
          <w:rPr>
            <w:rPrChange w:id="343" w:author="Safis Editor" w:date="2022-09-16T00:07:00Z">
              <w:rPr>
                <w:rFonts w:ascii="Lucida Console" w:hAnsi="Lucida Console"/>
                <w:sz w:val="19"/>
                <w:szCs w:val="18"/>
                <w:lang w:val="en-GB" w:eastAsia="ar-SA"/>
              </w:rPr>
            </w:rPrChange>
          </w:rPr>
          <w:t>:</w:t>
        </w:r>
      </w:ins>
    </w:p>
    <w:p w14:paraId="679C756F" w14:textId="77777777" w:rsidR="003D2E43" w:rsidRPr="003D2E43" w:rsidRDefault="003D2E43" w:rsidP="00C43EA7">
      <w:pPr>
        <w:pStyle w:val="CodePACKT"/>
      </w:pPr>
    </w:p>
    <w:p w14:paraId="6F85A272" w14:textId="46E55937" w:rsidR="003D2E43" w:rsidRPr="003D2E43" w:rsidRDefault="003D2E43" w:rsidP="00C43EA7">
      <w:pPr>
        <w:pStyle w:val="CodePACKT"/>
      </w:pPr>
      <w:r w:rsidRPr="003D2E43">
        <w:t xml:space="preserve">dotnet new </w:t>
      </w:r>
      <w:proofErr w:type="spellStart"/>
      <w:r w:rsidRPr="003D2E43">
        <w:t>globaljson</w:t>
      </w:r>
      <w:proofErr w:type="spellEnd"/>
    </w:p>
    <w:p w14:paraId="74B5E68C" w14:textId="77777777" w:rsidR="003D2E43" w:rsidRPr="003D2E43" w:rsidRDefault="003D2E43" w:rsidP="00C43EA7">
      <w:pPr>
        <w:pStyle w:val="CodePACKT"/>
      </w:pPr>
      <w:r w:rsidRPr="003D2E43">
        <w:t>Get-Content -Path .\</w:t>
      </w:r>
      <w:proofErr w:type="spellStart"/>
      <w:r w:rsidRPr="003D2E43">
        <w:t>global.json</w:t>
      </w:r>
      <w:proofErr w:type="spellEnd"/>
    </w:p>
    <w:p w14:paraId="015A81DF" w14:textId="77777777" w:rsidR="003D2E43" w:rsidRPr="003D2E43" w:rsidRDefault="003D2E43" w:rsidP="00C43EA7">
      <w:pPr>
        <w:pStyle w:val="CodePACKT"/>
      </w:pPr>
    </w:p>
    <w:p w14:paraId="083508FA" w14:textId="383F785B" w:rsidR="003D2E43" w:rsidRPr="003D2E43" w:rsidRDefault="003D2E43" w:rsidP="003D2E43">
      <w:pPr>
        <w:pStyle w:val="NumberedBulletPACKT"/>
        <w:rPr>
          <w:color w:val="000000"/>
          <w:lang w:val="en-GB" w:eastAsia="en-GB"/>
        </w:rPr>
      </w:pPr>
      <w:r w:rsidRPr="003D2E43">
        <w:rPr>
          <w:lang w:val="en-GB" w:eastAsia="en-GB"/>
        </w:rPr>
        <w:t xml:space="preserve">Adding </w:t>
      </w:r>
      <w:ins w:id="344" w:author="Safis Editor" w:date="2022-09-16T00:07:00Z">
        <w:r w:rsidR="00CE1DD5">
          <w:rPr>
            <w:lang w:val="en-GB" w:eastAsia="en-GB"/>
          </w:rPr>
          <w:t xml:space="preserve">the </w:t>
        </w:r>
      </w:ins>
      <w:r w:rsidRPr="003D2E43">
        <w:rPr>
          <w:lang w:val="en-GB" w:eastAsia="en-GB"/>
        </w:rPr>
        <w:t>PowerShell package</w:t>
      </w:r>
      <w:ins w:id="345" w:author="Safis Editor" w:date="2022-09-16T00:07:00Z">
        <w:r w:rsidR="00CE1DD5">
          <w:rPr>
            <w:lang w:val="en-GB" w:eastAsia="en-GB"/>
          </w:rPr>
          <w:t>:</w:t>
        </w:r>
      </w:ins>
    </w:p>
    <w:p w14:paraId="470508A0" w14:textId="4CFB1FE9" w:rsidR="003D2E43" w:rsidRPr="001C7961" w:rsidRDefault="001C7961" w:rsidP="00C43EA7">
      <w:pPr>
        <w:pStyle w:val="CodePACKT"/>
      </w:pPr>
      <w:r>
        <w:t>$</w:t>
      </w:r>
      <w:proofErr w:type="spellStart"/>
      <w:r>
        <w:t>SourceName</w:t>
      </w:r>
      <w:proofErr w:type="spellEnd"/>
      <w:r>
        <w:t xml:space="preserve"> = ‘</w:t>
      </w:r>
      <w:r w:rsidRPr="001C7961">
        <w:t>Nuget.org https://api.nuget.org/v3/index.json'</w:t>
      </w:r>
    </w:p>
    <w:p w14:paraId="7CFD0E09" w14:textId="2FB23A43" w:rsidR="00731D0C" w:rsidRDefault="00731D0C" w:rsidP="00C43EA7">
      <w:pPr>
        <w:pStyle w:val="CodePACKT"/>
      </w:pPr>
      <w:r>
        <w:t xml:space="preserve">dotnet </w:t>
      </w:r>
      <w:proofErr w:type="spellStart"/>
      <w:r>
        <w:t>nuget</w:t>
      </w:r>
      <w:proofErr w:type="spellEnd"/>
      <w:r>
        <w:t xml:space="preserve"> add source --name </w:t>
      </w:r>
      <w:r w:rsidR="001C7961">
        <w:t>$</w:t>
      </w:r>
      <w:proofErr w:type="spellStart"/>
      <w:r w:rsidR="001C7961">
        <w:t>SourceName</w:t>
      </w:r>
      <w:proofErr w:type="spellEnd"/>
    </w:p>
    <w:p w14:paraId="75A624CD" w14:textId="57E303AE" w:rsidR="003D2E43" w:rsidRPr="003D2E43" w:rsidRDefault="003D2E43" w:rsidP="00C43EA7">
      <w:pPr>
        <w:pStyle w:val="CodePACKT"/>
      </w:pPr>
      <w:r w:rsidRPr="003D2E43">
        <w:t xml:space="preserve">dotnet add package </w:t>
      </w:r>
      <w:proofErr w:type="spellStart"/>
      <w:r w:rsidRPr="003D2E43">
        <w:t>PowerShellStandard.Library</w:t>
      </w:r>
      <w:proofErr w:type="spellEnd"/>
    </w:p>
    <w:p w14:paraId="01DECAD8" w14:textId="77777777" w:rsidR="003D2E43" w:rsidRPr="003D2E43" w:rsidRDefault="003D2E43" w:rsidP="00C43EA7">
      <w:pPr>
        <w:pStyle w:val="CodePACKT"/>
      </w:pPr>
    </w:p>
    <w:p w14:paraId="5B186DCD" w14:textId="139CD965" w:rsidR="003D2E43" w:rsidRPr="003D2E43" w:rsidRDefault="003D2E43" w:rsidP="003D2E43">
      <w:pPr>
        <w:pStyle w:val="NumberedBulletPACKT"/>
        <w:rPr>
          <w:color w:val="000000"/>
          <w:lang w:val="en-GB" w:eastAsia="en-GB"/>
        </w:rPr>
      </w:pPr>
      <w:r w:rsidRPr="003D2E43">
        <w:rPr>
          <w:lang w:val="en-GB" w:eastAsia="en-GB"/>
        </w:rPr>
        <w:t>Creat</w:t>
      </w:r>
      <w:ins w:id="346" w:author="Safis Editor" w:date="2022-09-16T00:08:00Z">
        <w:r w:rsidR="007E6FF8">
          <w:rPr>
            <w:lang w:val="en-GB" w:eastAsia="en-GB"/>
          </w:rPr>
          <w:t>ing</w:t>
        </w:r>
      </w:ins>
      <w:del w:id="347" w:author="Safis Editor" w:date="2022-09-16T00:08:00Z">
        <w:r w:rsidRPr="003D2E43" w:rsidDel="007E6FF8">
          <w:rPr>
            <w:lang w:val="en-GB" w:eastAsia="en-GB"/>
          </w:rPr>
          <w:delText>e</w:delText>
        </w:r>
      </w:del>
      <w:r w:rsidRPr="003D2E43">
        <w:rPr>
          <w:lang w:val="en-GB" w:eastAsia="en-GB"/>
        </w:rPr>
        <w:t xml:space="preserve"> the cmdlet source file</w:t>
      </w:r>
      <w:ins w:id="348" w:author="Safis Editor" w:date="2022-09-16T00:07:00Z">
        <w:r w:rsidR="00CE1DD5">
          <w:rPr>
            <w:lang w:val="en-GB" w:eastAsia="en-GB"/>
          </w:rPr>
          <w:t>:</w:t>
        </w:r>
      </w:ins>
    </w:p>
    <w:p w14:paraId="53392731" w14:textId="77777777" w:rsidR="003D2E43" w:rsidRPr="003D2E43" w:rsidRDefault="003D2E43" w:rsidP="00C43EA7">
      <w:pPr>
        <w:pStyle w:val="CodePACKT"/>
      </w:pPr>
      <w:r w:rsidRPr="003D2E43">
        <w:t>$Cmdlet = @"</w:t>
      </w:r>
    </w:p>
    <w:p w14:paraId="52A16BD9" w14:textId="77777777" w:rsidR="003D2E43" w:rsidRPr="003D2E43" w:rsidRDefault="003D2E43" w:rsidP="00C43EA7">
      <w:pPr>
        <w:pStyle w:val="CodePACKT"/>
      </w:pPr>
      <w:r w:rsidRPr="003D2E43">
        <w:t xml:space="preserve">using </w:t>
      </w:r>
      <w:proofErr w:type="spellStart"/>
      <w:r w:rsidRPr="003D2E43">
        <w:t>System.Management.Automation</w:t>
      </w:r>
      <w:proofErr w:type="spellEnd"/>
      <w:r w:rsidRPr="003D2E43">
        <w:t>;  // Windows PowerShell assembly.</w:t>
      </w:r>
    </w:p>
    <w:p w14:paraId="15B35700" w14:textId="77777777" w:rsidR="003D2E43" w:rsidRPr="003D2E43" w:rsidRDefault="003D2E43" w:rsidP="00C43EA7">
      <w:pPr>
        <w:pStyle w:val="CodePACKT"/>
      </w:pPr>
      <w:r w:rsidRPr="003D2E43">
        <w:t>namespace Reskit</w:t>
      </w:r>
    </w:p>
    <w:p w14:paraId="1C1D5572" w14:textId="77777777" w:rsidR="003D2E43" w:rsidRPr="003D2E43" w:rsidRDefault="003D2E43" w:rsidP="00C43EA7">
      <w:pPr>
        <w:pStyle w:val="CodePACKT"/>
      </w:pPr>
      <w:r w:rsidRPr="003D2E43">
        <w:t>{</w:t>
      </w:r>
    </w:p>
    <w:p w14:paraId="2C63C3F7" w14:textId="77777777" w:rsidR="003D2E43" w:rsidRPr="003D2E43" w:rsidRDefault="003D2E43" w:rsidP="00C43EA7">
      <w:pPr>
        <w:pStyle w:val="CodePACKT"/>
      </w:pPr>
      <w:r w:rsidRPr="003D2E43">
        <w:t>  // Declare the class as a cmdlet</w:t>
      </w:r>
    </w:p>
    <w:p w14:paraId="0A61B480" w14:textId="77777777" w:rsidR="003D2E43" w:rsidRPr="003D2E43" w:rsidRDefault="003D2E43" w:rsidP="00C43EA7">
      <w:pPr>
        <w:pStyle w:val="CodePACKT"/>
      </w:pPr>
      <w:r w:rsidRPr="003D2E43">
        <w:lastRenderedPageBreak/>
        <w:t>  // Specify verb and noun = Send-Greeting</w:t>
      </w:r>
    </w:p>
    <w:p w14:paraId="615636D7" w14:textId="77777777" w:rsidR="003D2E43" w:rsidRPr="003D2E43" w:rsidRDefault="003D2E43" w:rsidP="00C43EA7">
      <w:pPr>
        <w:pStyle w:val="CodePACKT"/>
      </w:pPr>
      <w:r w:rsidRPr="003D2E43">
        <w:t>  [Cmdlet(</w:t>
      </w:r>
      <w:proofErr w:type="spellStart"/>
      <w:r w:rsidRPr="003D2E43">
        <w:t>VerbsCommunications.Send</w:t>
      </w:r>
      <w:proofErr w:type="spellEnd"/>
      <w:r w:rsidRPr="003D2E43">
        <w:t>, "Greeting")]</w:t>
      </w:r>
    </w:p>
    <w:p w14:paraId="4382B39E" w14:textId="77777777" w:rsidR="003D2E43" w:rsidRPr="003D2E43" w:rsidRDefault="003D2E43" w:rsidP="00C43EA7">
      <w:pPr>
        <w:pStyle w:val="CodePACKT"/>
      </w:pPr>
      <w:r w:rsidRPr="003D2E43">
        <w:t xml:space="preserve">  public class </w:t>
      </w:r>
      <w:proofErr w:type="spellStart"/>
      <w:r w:rsidRPr="003D2E43">
        <w:t>SendGreetingCommand</w:t>
      </w:r>
      <w:proofErr w:type="spellEnd"/>
      <w:r w:rsidRPr="003D2E43">
        <w:t xml:space="preserve"> : </w:t>
      </w:r>
      <w:proofErr w:type="spellStart"/>
      <w:r w:rsidRPr="003D2E43">
        <w:t>PSCmdlet</w:t>
      </w:r>
      <w:proofErr w:type="spellEnd"/>
    </w:p>
    <w:p w14:paraId="08318241" w14:textId="77777777" w:rsidR="003D2E43" w:rsidRPr="003D2E43" w:rsidRDefault="003D2E43" w:rsidP="00C43EA7">
      <w:pPr>
        <w:pStyle w:val="CodePACKT"/>
      </w:pPr>
      <w:r w:rsidRPr="003D2E43">
        <w:t>  {</w:t>
      </w:r>
    </w:p>
    <w:p w14:paraId="6E5EA086" w14:textId="77777777" w:rsidR="003D2E43" w:rsidRPr="003D2E43" w:rsidRDefault="003D2E43" w:rsidP="00C43EA7">
      <w:pPr>
        <w:pStyle w:val="CodePACKT"/>
      </w:pPr>
      <w:r w:rsidRPr="003D2E43">
        <w:t>    // Declare the parameters for the cmdlet.</w:t>
      </w:r>
    </w:p>
    <w:p w14:paraId="3F411543" w14:textId="77777777" w:rsidR="003D2E43" w:rsidRPr="003D2E43" w:rsidRDefault="003D2E43" w:rsidP="00C43EA7">
      <w:pPr>
        <w:pStyle w:val="CodePACKT"/>
      </w:pPr>
      <w:r w:rsidRPr="003D2E43">
        <w:t>    [Parameter(Mandatory=true)]</w:t>
      </w:r>
    </w:p>
    <w:p w14:paraId="3ED98A6D" w14:textId="77777777" w:rsidR="003D2E43" w:rsidRPr="003D2E43" w:rsidRDefault="003D2E43" w:rsidP="00C43EA7">
      <w:pPr>
        <w:pStyle w:val="CodePACKT"/>
      </w:pPr>
      <w:r w:rsidRPr="003D2E43">
        <w:t>    public string Name</w:t>
      </w:r>
    </w:p>
    <w:p w14:paraId="3AA03E55" w14:textId="77777777" w:rsidR="003D2E43" w:rsidRPr="003D2E43" w:rsidRDefault="003D2E43" w:rsidP="00C43EA7">
      <w:pPr>
        <w:pStyle w:val="CodePACKT"/>
      </w:pPr>
      <w:r w:rsidRPr="003D2E43">
        <w:t>    {</w:t>
      </w:r>
    </w:p>
    <w:p w14:paraId="30840857" w14:textId="77777777" w:rsidR="003D2E43" w:rsidRPr="003D2E43" w:rsidRDefault="003D2E43" w:rsidP="00C43EA7">
      <w:pPr>
        <w:pStyle w:val="CodePACKT"/>
      </w:pPr>
      <w:r w:rsidRPr="003D2E43">
        <w:t>      get { return name; }</w:t>
      </w:r>
    </w:p>
    <w:p w14:paraId="5440B3B1" w14:textId="77777777" w:rsidR="003D2E43" w:rsidRPr="003D2E43" w:rsidRDefault="003D2E43" w:rsidP="00C43EA7">
      <w:pPr>
        <w:pStyle w:val="CodePACKT"/>
      </w:pPr>
      <w:r w:rsidRPr="003D2E43">
        <w:t>      set { name = value; }</w:t>
      </w:r>
    </w:p>
    <w:p w14:paraId="513A6F15" w14:textId="77777777" w:rsidR="003D2E43" w:rsidRPr="003D2E43" w:rsidRDefault="003D2E43" w:rsidP="00C43EA7">
      <w:pPr>
        <w:pStyle w:val="CodePACKT"/>
      </w:pPr>
      <w:r w:rsidRPr="003D2E43">
        <w:t>    }</w:t>
      </w:r>
    </w:p>
    <w:p w14:paraId="49C4540B" w14:textId="77777777" w:rsidR="003D2E43" w:rsidRPr="003D2E43" w:rsidRDefault="003D2E43" w:rsidP="00C43EA7">
      <w:pPr>
        <w:pStyle w:val="CodePACKT"/>
      </w:pPr>
      <w:r w:rsidRPr="003D2E43">
        <w:t>    private string name;</w:t>
      </w:r>
    </w:p>
    <w:p w14:paraId="0BD8F48E" w14:textId="77777777" w:rsidR="003D2E43" w:rsidRPr="003D2E43" w:rsidRDefault="003D2E43" w:rsidP="00C43EA7">
      <w:pPr>
        <w:pStyle w:val="CodePACKT"/>
      </w:pPr>
      <w:r w:rsidRPr="003D2E43">
        <w:t xml:space="preserve">    // Override the </w:t>
      </w:r>
      <w:proofErr w:type="spellStart"/>
      <w:r w:rsidRPr="003D2E43">
        <w:t>ProcessRecord</w:t>
      </w:r>
      <w:proofErr w:type="spellEnd"/>
      <w:r w:rsidRPr="003D2E43">
        <w:t xml:space="preserve"> method to process the</w:t>
      </w:r>
    </w:p>
    <w:p w14:paraId="1D2A94CD" w14:textId="77777777" w:rsidR="003D2E43" w:rsidRPr="003D2E43" w:rsidRDefault="003D2E43" w:rsidP="00C43EA7">
      <w:pPr>
        <w:pStyle w:val="CodePACKT"/>
      </w:pPr>
      <w:r w:rsidRPr="003D2E43">
        <w:t xml:space="preserve">    // supplied name and write a </w:t>
      </w:r>
      <w:proofErr w:type="spellStart"/>
      <w:r w:rsidRPr="003D2E43">
        <w:t>geeting</w:t>
      </w:r>
      <w:proofErr w:type="spellEnd"/>
      <w:r w:rsidRPr="003D2E43">
        <w:t xml:space="preserve"> to the user by </w:t>
      </w:r>
    </w:p>
    <w:p w14:paraId="059B2C35" w14:textId="77777777" w:rsidR="003D2E43" w:rsidRPr="003D2E43" w:rsidRDefault="003D2E43" w:rsidP="00C43EA7">
      <w:pPr>
        <w:pStyle w:val="CodePACKT"/>
      </w:pPr>
      <w:r w:rsidRPr="003D2E43">
        <w:t xml:space="preserve">    // calling the </w:t>
      </w:r>
      <w:proofErr w:type="spellStart"/>
      <w:r w:rsidRPr="003D2E43">
        <w:t>WriteObject</w:t>
      </w:r>
      <w:proofErr w:type="spellEnd"/>
      <w:r w:rsidRPr="003D2E43">
        <w:t xml:space="preserve"> method.</w:t>
      </w:r>
    </w:p>
    <w:p w14:paraId="2CFB956B" w14:textId="77777777" w:rsidR="003D2E43" w:rsidRPr="003D2E43" w:rsidRDefault="003D2E43" w:rsidP="00C43EA7">
      <w:pPr>
        <w:pStyle w:val="CodePACKT"/>
      </w:pPr>
      <w:r w:rsidRPr="003D2E43">
        <w:t xml:space="preserve">    protected override void </w:t>
      </w:r>
      <w:proofErr w:type="spellStart"/>
      <w:r w:rsidRPr="003D2E43">
        <w:t>ProcessRecord</w:t>
      </w:r>
      <w:proofErr w:type="spellEnd"/>
      <w:r w:rsidRPr="003D2E43">
        <w:t>()</w:t>
      </w:r>
    </w:p>
    <w:p w14:paraId="4A9FEB22" w14:textId="77777777" w:rsidR="003D2E43" w:rsidRPr="003D2E43" w:rsidRDefault="003D2E43" w:rsidP="00C43EA7">
      <w:pPr>
        <w:pStyle w:val="CodePACKT"/>
      </w:pPr>
      <w:r w:rsidRPr="003D2E43">
        <w:t>    {</w:t>
      </w:r>
    </w:p>
    <w:p w14:paraId="740C5934" w14:textId="77777777" w:rsidR="003D2E43" w:rsidRPr="003D2E43" w:rsidRDefault="003D2E43" w:rsidP="00C43EA7">
      <w:pPr>
        <w:pStyle w:val="CodePACKT"/>
      </w:pPr>
      <w:r w:rsidRPr="003D2E43">
        <w:t xml:space="preserve">      </w:t>
      </w:r>
      <w:proofErr w:type="spellStart"/>
      <w:r w:rsidRPr="003D2E43">
        <w:t>WriteObject</w:t>
      </w:r>
      <w:proofErr w:type="spellEnd"/>
      <w:r w:rsidRPr="003D2E43">
        <w:t>("Hello " + name + " - have a nice day!");</w:t>
      </w:r>
    </w:p>
    <w:p w14:paraId="18C728A3" w14:textId="77777777" w:rsidR="003D2E43" w:rsidRPr="003D2E43" w:rsidRDefault="003D2E43" w:rsidP="00C43EA7">
      <w:pPr>
        <w:pStyle w:val="CodePACKT"/>
      </w:pPr>
      <w:r w:rsidRPr="003D2E43">
        <w:t>    }</w:t>
      </w:r>
    </w:p>
    <w:p w14:paraId="2B6EBBB9" w14:textId="77777777" w:rsidR="003D2E43" w:rsidRPr="003D2E43" w:rsidRDefault="003D2E43" w:rsidP="00C43EA7">
      <w:pPr>
        <w:pStyle w:val="CodePACKT"/>
      </w:pPr>
      <w:r w:rsidRPr="003D2E43">
        <w:t>  }</w:t>
      </w:r>
    </w:p>
    <w:p w14:paraId="52247F20" w14:textId="77777777" w:rsidR="003D2E43" w:rsidRPr="003D2E43" w:rsidRDefault="003D2E43" w:rsidP="00C43EA7">
      <w:pPr>
        <w:pStyle w:val="CodePACKT"/>
      </w:pPr>
      <w:r w:rsidRPr="003D2E43">
        <w:t>}</w:t>
      </w:r>
    </w:p>
    <w:p w14:paraId="5D2DBD13" w14:textId="77777777" w:rsidR="003D2E43" w:rsidRPr="003D2E43" w:rsidRDefault="003D2E43" w:rsidP="00C43EA7">
      <w:pPr>
        <w:pStyle w:val="CodePACKT"/>
      </w:pPr>
      <w:r w:rsidRPr="003D2E43">
        <w:t>"@</w:t>
      </w:r>
    </w:p>
    <w:p w14:paraId="3EBB628F" w14:textId="77777777" w:rsidR="003D2E43" w:rsidRPr="003D2E43" w:rsidRDefault="003D2E43" w:rsidP="00C43EA7">
      <w:pPr>
        <w:pStyle w:val="CodePACKT"/>
      </w:pPr>
      <w:r w:rsidRPr="003D2E43">
        <w:t>$Cmdlet | Out-File .\</w:t>
      </w:r>
      <w:proofErr w:type="spellStart"/>
      <w:r w:rsidRPr="003D2E43">
        <w:t>SendGreetingCommand.cs</w:t>
      </w:r>
      <w:proofErr w:type="spellEnd"/>
    </w:p>
    <w:p w14:paraId="35C0EDED" w14:textId="77777777" w:rsidR="003D2E43" w:rsidRPr="003D2E43" w:rsidRDefault="003D2E43" w:rsidP="00C43EA7">
      <w:pPr>
        <w:pStyle w:val="CodePACKT"/>
      </w:pPr>
    </w:p>
    <w:p w14:paraId="45747F1B" w14:textId="114573F0" w:rsidR="003D2E43" w:rsidRPr="003D2E43" w:rsidRDefault="003D2E43" w:rsidP="003D2E43">
      <w:pPr>
        <w:pStyle w:val="NumberedBulletPACKT"/>
        <w:rPr>
          <w:color w:val="000000"/>
          <w:lang w:val="en-GB" w:eastAsia="en-GB"/>
        </w:rPr>
      </w:pPr>
      <w:r w:rsidRPr="003D2E43">
        <w:rPr>
          <w:lang w:val="en-GB" w:eastAsia="en-GB"/>
        </w:rPr>
        <w:t>Removing the unused class file</w:t>
      </w:r>
      <w:ins w:id="349" w:author="Safis Editor" w:date="2022-09-16T00:08:00Z">
        <w:r w:rsidR="007E6FF8">
          <w:rPr>
            <w:lang w:val="en-GB" w:eastAsia="en-GB"/>
          </w:rPr>
          <w:t>:</w:t>
        </w:r>
      </w:ins>
      <w:r w:rsidRPr="003D2E43">
        <w:rPr>
          <w:lang w:val="en-GB" w:eastAsia="en-GB"/>
        </w:rPr>
        <w:t xml:space="preserve"> </w:t>
      </w:r>
    </w:p>
    <w:p w14:paraId="2B0522AA" w14:textId="77777777" w:rsidR="003D2E43" w:rsidRPr="003D2E43" w:rsidRDefault="003D2E43" w:rsidP="00C43EA7">
      <w:pPr>
        <w:pStyle w:val="CodePACKT"/>
      </w:pPr>
    </w:p>
    <w:p w14:paraId="213CF8C4" w14:textId="35AF8EC6" w:rsidR="003D2E43" w:rsidRPr="003D2E43" w:rsidRDefault="003D2E43" w:rsidP="00C43EA7">
      <w:pPr>
        <w:pStyle w:val="CodePACKT"/>
      </w:pPr>
      <w:r w:rsidRPr="003D2E43">
        <w:t>Remove-Item -Path .\Class1.cs</w:t>
      </w:r>
    </w:p>
    <w:p w14:paraId="3B203565" w14:textId="77777777" w:rsidR="003D2E43" w:rsidRPr="003D2E43" w:rsidRDefault="003D2E43" w:rsidP="00C43EA7">
      <w:pPr>
        <w:pStyle w:val="CodePACKT"/>
      </w:pPr>
    </w:p>
    <w:p w14:paraId="5DAD3463" w14:textId="2D8EF3F4" w:rsidR="003D2E43" w:rsidRPr="003D2E43" w:rsidRDefault="003D2E43" w:rsidP="003D2E43">
      <w:pPr>
        <w:pStyle w:val="NumberedBulletPACKT"/>
        <w:rPr>
          <w:color w:val="000000"/>
          <w:lang w:val="en-GB" w:eastAsia="en-GB"/>
        </w:rPr>
      </w:pPr>
      <w:r w:rsidRPr="003D2E43">
        <w:rPr>
          <w:lang w:val="en-GB" w:eastAsia="en-GB"/>
        </w:rPr>
        <w:t>Building the cmdlet</w:t>
      </w:r>
      <w:ins w:id="350" w:author="Safis Editor" w:date="2022-09-16T00:08:00Z">
        <w:r w:rsidR="007E6FF8">
          <w:rPr>
            <w:lang w:val="en-GB" w:eastAsia="en-GB"/>
          </w:rPr>
          <w:t>:</w:t>
        </w:r>
      </w:ins>
    </w:p>
    <w:p w14:paraId="25903F4A" w14:textId="77777777" w:rsidR="003D2E43" w:rsidRDefault="003D2E43" w:rsidP="00C43EA7">
      <w:pPr>
        <w:pStyle w:val="CodePACKT"/>
      </w:pPr>
    </w:p>
    <w:p w14:paraId="58BFABDB" w14:textId="405204D5" w:rsidR="003D2E43" w:rsidRPr="003D2E43" w:rsidRDefault="003D2E43" w:rsidP="00C43EA7">
      <w:pPr>
        <w:pStyle w:val="CodePACKT"/>
      </w:pPr>
      <w:r w:rsidRPr="003D2E43">
        <w:t xml:space="preserve">dotnet build </w:t>
      </w:r>
    </w:p>
    <w:p w14:paraId="4C30CDFE" w14:textId="77777777" w:rsidR="003D2E43" w:rsidRPr="003D2E43" w:rsidRDefault="003D2E43" w:rsidP="00C43EA7">
      <w:pPr>
        <w:pStyle w:val="CodePACKT"/>
      </w:pPr>
    </w:p>
    <w:p w14:paraId="075B7686" w14:textId="05DBC951" w:rsidR="003D2E43" w:rsidRPr="003D2E43" w:rsidRDefault="003D2E43" w:rsidP="003D2E43">
      <w:pPr>
        <w:pStyle w:val="NumberedBulletPACKT"/>
        <w:rPr>
          <w:color w:val="000000"/>
          <w:lang w:val="en-GB" w:eastAsia="en-GB"/>
        </w:rPr>
      </w:pPr>
      <w:r w:rsidRPr="003D2E43">
        <w:rPr>
          <w:lang w:val="en-GB" w:eastAsia="en-GB"/>
        </w:rPr>
        <w:t>Importing the DLL holding the cmdlet</w:t>
      </w:r>
      <w:ins w:id="351" w:author="Safis Editor" w:date="2022-09-16T00:08:00Z">
        <w:r w:rsidR="007E6FF8">
          <w:rPr>
            <w:lang w:val="en-GB" w:eastAsia="en-GB"/>
          </w:rPr>
          <w:t>:</w:t>
        </w:r>
      </w:ins>
    </w:p>
    <w:p w14:paraId="267A6984" w14:textId="77777777" w:rsidR="003D2E43" w:rsidRPr="003D2E43" w:rsidRDefault="003D2E43" w:rsidP="00C43EA7">
      <w:pPr>
        <w:pStyle w:val="CodePACKT"/>
      </w:pPr>
    </w:p>
    <w:p w14:paraId="5ADE9FB6" w14:textId="36319052" w:rsidR="003D2E43" w:rsidRPr="003D2E43" w:rsidRDefault="003D2E43" w:rsidP="00C43EA7">
      <w:pPr>
        <w:pStyle w:val="CodePACKT"/>
      </w:pPr>
      <w:r w:rsidRPr="003D2E43">
        <w:t>$</w:t>
      </w:r>
      <w:proofErr w:type="spellStart"/>
      <w:r w:rsidRPr="003D2E43">
        <w:t>DLLPath</w:t>
      </w:r>
      <w:proofErr w:type="spellEnd"/>
      <w:r w:rsidRPr="003D2E43">
        <w:t xml:space="preserve"> = '.\bin\Debug\net6.0\SendGreeting.dll'</w:t>
      </w:r>
    </w:p>
    <w:p w14:paraId="29A1E954" w14:textId="77777777" w:rsidR="003D2E43" w:rsidRPr="003D2E43" w:rsidRDefault="003D2E43" w:rsidP="00C43EA7">
      <w:pPr>
        <w:pStyle w:val="CodePACKT"/>
      </w:pPr>
      <w:r w:rsidRPr="003D2E43">
        <w:t>Import-Module -Name $</w:t>
      </w:r>
      <w:proofErr w:type="spellStart"/>
      <w:r w:rsidRPr="003D2E43">
        <w:t>DLLPath</w:t>
      </w:r>
      <w:proofErr w:type="spellEnd"/>
    </w:p>
    <w:p w14:paraId="4380F7AF" w14:textId="77777777" w:rsidR="003D2E43" w:rsidRPr="003D2E43" w:rsidRDefault="003D2E43" w:rsidP="00C43EA7">
      <w:pPr>
        <w:pStyle w:val="CodePACKT"/>
      </w:pPr>
    </w:p>
    <w:p w14:paraId="45AAC8F2" w14:textId="46F5E6B6" w:rsidR="003D2E43" w:rsidRPr="003D2E43" w:rsidRDefault="003D2E43" w:rsidP="003D2E43">
      <w:pPr>
        <w:pStyle w:val="NumberedBulletPACKT"/>
        <w:rPr>
          <w:color w:val="000000"/>
          <w:lang w:val="en-GB" w:eastAsia="en-GB"/>
        </w:rPr>
      </w:pPr>
      <w:r w:rsidRPr="003D2E43">
        <w:rPr>
          <w:lang w:val="en-GB" w:eastAsia="en-GB"/>
        </w:rPr>
        <w:t>Examining the module's details</w:t>
      </w:r>
      <w:ins w:id="352" w:author="Safis Editor" w:date="2022-09-16T00:09:00Z">
        <w:r w:rsidR="007E6FF8">
          <w:rPr>
            <w:lang w:val="en-GB" w:eastAsia="en-GB"/>
          </w:rPr>
          <w:t>:</w:t>
        </w:r>
      </w:ins>
    </w:p>
    <w:p w14:paraId="637731FC" w14:textId="77777777" w:rsidR="003D2E43" w:rsidRPr="003D2E43" w:rsidRDefault="003D2E43" w:rsidP="00C43EA7">
      <w:pPr>
        <w:pStyle w:val="CodePACKT"/>
      </w:pPr>
    </w:p>
    <w:p w14:paraId="43EBB39F" w14:textId="6095875F" w:rsidR="003D2E43" w:rsidRPr="003D2E43" w:rsidRDefault="003D2E43" w:rsidP="00C43EA7">
      <w:pPr>
        <w:pStyle w:val="CodePACKT"/>
      </w:pPr>
      <w:r w:rsidRPr="003D2E43">
        <w:t xml:space="preserve">Get-Module </w:t>
      </w:r>
      <w:proofErr w:type="spellStart"/>
      <w:r w:rsidRPr="003D2E43">
        <w:t>SendGreeting</w:t>
      </w:r>
      <w:proofErr w:type="spellEnd"/>
    </w:p>
    <w:p w14:paraId="4456AE15" w14:textId="77777777" w:rsidR="003D2E43" w:rsidRPr="003D2E43" w:rsidRDefault="003D2E43" w:rsidP="00C43EA7">
      <w:pPr>
        <w:pStyle w:val="CodePACKT"/>
      </w:pPr>
    </w:p>
    <w:p w14:paraId="4C6134DE" w14:textId="00995C4D" w:rsidR="003D2E43" w:rsidRPr="003D2E43" w:rsidRDefault="003D2E43" w:rsidP="003D2E43">
      <w:pPr>
        <w:pStyle w:val="NumberedBulletPACKT"/>
        <w:rPr>
          <w:color w:val="000000"/>
          <w:lang w:val="en-GB" w:eastAsia="en-GB"/>
        </w:rPr>
      </w:pPr>
      <w:r w:rsidRPr="003D2E43">
        <w:rPr>
          <w:lang w:val="en-GB" w:eastAsia="en-GB"/>
        </w:rPr>
        <w:t>Using the cmdlet</w:t>
      </w:r>
      <w:ins w:id="353" w:author="Safis Editor" w:date="2022-09-16T00:09:00Z">
        <w:r w:rsidR="007E6FF8">
          <w:rPr>
            <w:lang w:val="en-GB" w:eastAsia="en-GB"/>
          </w:rPr>
          <w:t>:</w:t>
        </w:r>
      </w:ins>
    </w:p>
    <w:p w14:paraId="58039BB8" w14:textId="77777777" w:rsidR="003D2E43" w:rsidRPr="003D2E43" w:rsidRDefault="003D2E43" w:rsidP="00C43EA7">
      <w:pPr>
        <w:pStyle w:val="CodePACKT"/>
      </w:pPr>
    </w:p>
    <w:p w14:paraId="0BBBA0CF" w14:textId="24CF5C3F" w:rsidR="003D2E43" w:rsidRPr="003D2E43" w:rsidRDefault="003D2E43" w:rsidP="00C43EA7">
      <w:pPr>
        <w:pStyle w:val="CodePACKT"/>
      </w:pPr>
      <w:r w:rsidRPr="003D2E43">
        <w:t>Send-Greeting -Name 'Jerry Garcia'</w:t>
      </w:r>
    </w:p>
    <w:p w14:paraId="1E4D0A75" w14:textId="4212A8DD" w:rsidR="00D34AAC" w:rsidRDefault="00D34AAC" w:rsidP="00D34AAC">
      <w:pPr>
        <w:pStyle w:val="Heading2"/>
        <w:numPr>
          <w:ilvl w:val="1"/>
          <w:numId w:val="3"/>
        </w:numPr>
        <w:tabs>
          <w:tab w:val="left" w:pos="0"/>
        </w:tabs>
      </w:pPr>
      <w:r>
        <w:t>How it works...</w:t>
      </w:r>
    </w:p>
    <w:p w14:paraId="60E5072A" w14:textId="0FF98C42" w:rsidR="003D2E43" w:rsidRDefault="003D2E43" w:rsidP="003D2E43">
      <w:pPr>
        <w:pStyle w:val="NormalPACKT"/>
        <w:rPr>
          <w:lang w:val="en-GB"/>
        </w:rPr>
      </w:pPr>
      <w:r>
        <w:rPr>
          <w:lang w:val="en-GB"/>
        </w:rPr>
        <w:t xml:space="preserve">In </w:t>
      </w:r>
      <w:r w:rsidRPr="003D2E43">
        <w:rPr>
          <w:rStyle w:val="ItalicsPACKT"/>
        </w:rPr>
        <w:t>step 1</w:t>
      </w:r>
      <w:r>
        <w:rPr>
          <w:lang w:val="en-GB"/>
        </w:rPr>
        <w:t>, you install the .NET SDK. You begin by using the browser to navigate to the .NET download site, which looks like this:</w:t>
      </w:r>
    </w:p>
    <w:p w14:paraId="73868BCD" w14:textId="2108311D" w:rsidR="003D2E43" w:rsidRDefault="003D2E43" w:rsidP="0094492E">
      <w:pPr>
        <w:pStyle w:val="FigureCaptionPACKT"/>
      </w:pPr>
      <w:r>
        <w:rPr>
          <w:noProof/>
        </w:rPr>
        <w:lastRenderedPageBreak/>
        <w:drawing>
          <wp:inline distT="0" distB="0" distL="0" distR="0" wp14:anchorId="4D366F6B" wp14:editId="4576B39F">
            <wp:extent cx="3247490" cy="3355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683" cy="3363221"/>
                    </a:xfrm>
                    <a:prstGeom prst="rect">
                      <a:avLst/>
                    </a:prstGeom>
                  </pic:spPr>
                </pic:pic>
              </a:graphicData>
            </a:graphic>
          </wp:inline>
        </w:drawing>
      </w:r>
    </w:p>
    <w:p w14:paraId="03F82A60" w14:textId="2964CA1C" w:rsidR="003D2E43" w:rsidRPr="0094492E" w:rsidRDefault="003D2E43" w:rsidP="0094492E">
      <w:pPr>
        <w:pStyle w:val="FigureCaptionPACKT"/>
      </w:pPr>
      <w:r w:rsidRPr="0094492E">
        <w:t>Figure 3.31: Downloading the .NET SDK</w:t>
      </w:r>
    </w:p>
    <w:p w14:paraId="627E6037" w14:textId="140F6003"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31</w:t>
      </w:r>
      <w:r w:rsidRPr="004D6B7B">
        <w:rPr>
          <w:rFonts w:ascii="Arial" w:hAnsi="Arial"/>
          <w:b/>
          <w:noProof/>
          <w:color w:val="FF0000"/>
          <w:sz w:val="28"/>
          <w:szCs w:val="28"/>
        </w:rPr>
        <w:t>.png</w:t>
      </w:r>
    </w:p>
    <w:p w14:paraId="5250E1ED" w14:textId="04AAFE75" w:rsidR="003D2E43" w:rsidRDefault="003D2E43" w:rsidP="003D2E43">
      <w:pPr>
        <w:pStyle w:val="NormalPACKT"/>
        <w:rPr>
          <w:lang w:val="en-GB"/>
        </w:rPr>
      </w:pPr>
      <w:r>
        <w:rPr>
          <w:lang w:val="en-GB"/>
        </w:rPr>
        <w:t xml:space="preserve">If you click on the </w:t>
      </w:r>
      <w:del w:id="354" w:author="Safis Editor" w:date="2022-09-16T00:09:00Z">
        <w:r w:rsidRPr="007E6FF8" w:rsidDel="007E6FF8">
          <w:rPr>
            <w:b/>
            <w:bCs/>
            <w:lang w:val="en-GB"/>
            <w:rPrChange w:id="355" w:author="Safis Editor" w:date="2022-09-16T00:09:00Z">
              <w:rPr>
                <w:lang w:val="en-GB"/>
              </w:rPr>
            </w:rPrChange>
          </w:rPr>
          <w:delText>“</w:delText>
        </w:r>
      </w:del>
      <w:r w:rsidRPr="007E6FF8">
        <w:rPr>
          <w:b/>
          <w:bCs/>
          <w:lang w:val="en-GB"/>
          <w:rPrChange w:id="356" w:author="Safis Editor" w:date="2022-09-16T00:09:00Z">
            <w:rPr>
              <w:lang w:val="en-GB"/>
            </w:rPr>
          </w:rPrChange>
        </w:rPr>
        <w:t>Download .NET SDK</w:t>
      </w:r>
      <w:del w:id="357" w:author="Safis Editor" w:date="2022-09-16T00:09:00Z">
        <w:r w:rsidDel="007E6FF8">
          <w:rPr>
            <w:lang w:val="en-GB"/>
          </w:rPr>
          <w:delText>”</w:delText>
        </w:r>
      </w:del>
      <w:r>
        <w:rPr>
          <w:lang w:val="en-GB"/>
        </w:rPr>
        <w:t xml:space="preserve"> button, your browser should download the installation program. When the browser finishes the download, you should see something like this:</w:t>
      </w:r>
    </w:p>
    <w:p w14:paraId="5B494665" w14:textId="28FD0638" w:rsidR="003D2E43" w:rsidRDefault="003D2E43" w:rsidP="003D2E43">
      <w:pPr>
        <w:pStyle w:val="FigurePACKT"/>
      </w:pPr>
      <w:r>
        <w:rPr>
          <w:noProof/>
        </w:rPr>
        <w:drawing>
          <wp:inline distT="0" distB="0" distL="0" distR="0" wp14:anchorId="0DE44DB1" wp14:editId="7A1B5B58">
            <wp:extent cx="2574055" cy="23362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3556" cy="2344837"/>
                    </a:xfrm>
                    <a:prstGeom prst="rect">
                      <a:avLst/>
                    </a:prstGeom>
                  </pic:spPr>
                </pic:pic>
              </a:graphicData>
            </a:graphic>
          </wp:inline>
        </w:drawing>
      </w:r>
    </w:p>
    <w:p w14:paraId="1D9EED05" w14:textId="7BB38027" w:rsidR="003D2E43" w:rsidRPr="0094492E" w:rsidRDefault="003D2E43" w:rsidP="0094492E">
      <w:pPr>
        <w:pStyle w:val="FigureCaptionPACKT"/>
      </w:pPr>
      <w:r w:rsidRPr="0094492E">
        <w:t>Figure 3.32: Downloading the .NET SDK</w:t>
      </w:r>
    </w:p>
    <w:p w14:paraId="74F79C8C" w14:textId="60BDD3B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32</w:t>
      </w:r>
      <w:r w:rsidRPr="004D6B7B">
        <w:rPr>
          <w:rFonts w:ascii="Arial" w:hAnsi="Arial"/>
          <w:b/>
          <w:noProof/>
          <w:color w:val="FF0000"/>
          <w:sz w:val="28"/>
          <w:szCs w:val="28"/>
        </w:rPr>
        <w:t>.png</w:t>
      </w:r>
    </w:p>
    <w:p w14:paraId="07C419C1" w14:textId="2C3C883E" w:rsidR="003D2E43" w:rsidRDefault="003D2E43" w:rsidP="003D2E43">
      <w:pPr>
        <w:pStyle w:val="NormalPACKT"/>
        <w:rPr>
          <w:lang w:val="en-GB"/>
        </w:rPr>
      </w:pPr>
      <w:r>
        <w:rPr>
          <w:lang w:val="en-GB"/>
        </w:rPr>
        <w:t xml:space="preserve">Click on </w:t>
      </w:r>
      <w:del w:id="358" w:author="Safis Editor" w:date="2022-09-16T00:09:00Z">
        <w:r w:rsidRPr="007E6FF8" w:rsidDel="007E6FF8">
          <w:rPr>
            <w:b/>
            <w:bCs/>
            <w:lang w:val="en-GB"/>
            <w:rPrChange w:id="359" w:author="Safis Editor" w:date="2022-09-16T00:09:00Z">
              <w:rPr>
                <w:lang w:val="en-GB"/>
              </w:rPr>
            </w:rPrChange>
          </w:rPr>
          <w:delText>the “</w:delText>
        </w:r>
      </w:del>
      <w:r w:rsidRPr="007E6FF8">
        <w:rPr>
          <w:b/>
          <w:bCs/>
          <w:lang w:val="en-GB"/>
          <w:rPrChange w:id="360" w:author="Safis Editor" w:date="2022-09-16T00:09:00Z">
            <w:rPr>
              <w:lang w:val="en-GB"/>
            </w:rPr>
          </w:rPrChange>
        </w:rPr>
        <w:t>Open File</w:t>
      </w:r>
      <w:del w:id="361" w:author="Safis Editor" w:date="2022-09-16T00:09:00Z">
        <w:r w:rsidRPr="007E6FF8" w:rsidDel="007E6FF8">
          <w:rPr>
            <w:b/>
            <w:bCs/>
            <w:lang w:val="en-GB"/>
            <w:rPrChange w:id="362" w:author="Safis Editor" w:date="2022-09-16T00:09:00Z">
              <w:rPr>
                <w:lang w:val="en-GB"/>
              </w:rPr>
            </w:rPrChange>
          </w:rPr>
          <w:delText>”</w:delText>
        </w:r>
      </w:del>
      <w:r>
        <w:rPr>
          <w:lang w:val="en-GB"/>
        </w:rPr>
        <w:t xml:space="preserve"> to </w:t>
      </w:r>
      <w:r w:rsidR="00BD595D">
        <w:rPr>
          <w:lang w:val="en-GB"/>
        </w:rPr>
        <w:t>run</w:t>
      </w:r>
      <w:r>
        <w:rPr>
          <w:lang w:val="en-GB"/>
        </w:rPr>
        <w:t xml:space="preserve"> the .NET SDK installer. You should now see an option to install the SDK like this:</w:t>
      </w:r>
    </w:p>
    <w:p w14:paraId="2F84DCCB" w14:textId="1A8016D5" w:rsidR="003D2E43" w:rsidRDefault="003D2E43" w:rsidP="003D2E43">
      <w:pPr>
        <w:pStyle w:val="FigurePACKT"/>
      </w:pPr>
      <w:r>
        <w:rPr>
          <w:noProof/>
        </w:rPr>
        <w:lastRenderedPageBreak/>
        <w:drawing>
          <wp:inline distT="0" distB="0" distL="0" distR="0" wp14:anchorId="3EF89656" wp14:editId="5F2DB2B2">
            <wp:extent cx="2681748" cy="200106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3646" cy="2002477"/>
                    </a:xfrm>
                    <a:prstGeom prst="rect">
                      <a:avLst/>
                    </a:prstGeom>
                  </pic:spPr>
                </pic:pic>
              </a:graphicData>
            </a:graphic>
          </wp:inline>
        </w:drawing>
      </w:r>
    </w:p>
    <w:p w14:paraId="35F57979" w14:textId="5BF3863D" w:rsidR="003D2E43" w:rsidRPr="0094492E" w:rsidRDefault="003D2E43" w:rsidP="0094492E">
      <w:pPr>
        <w:pStyle w:val="FigureCaptionPACKT"/>
      </w:pPr>
      <w:r w:rsidRPr="0094492E">
        <w:t>Figure 3.33: Installing the .NET SDK</w:t>
      </w:r>
    </w:p>
    <w:p w14:paraId="2541D646" w14:textId="7777777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33</w:t>
      </w:r>
      <w:r w:rsidRPr="004D6B7B">
        <w:rPr>
          <w:rFonts w:ascii="Arial" w:hAnsi="Arial"/>
          <w:b/>
          <w:noProof/>
          <w:color w:val="FF0000"/>
          <w:sz w:val="28"/>
          <w:szCs w:val="28"/>
        </w:rPr>
        <w:t>.png</w:t>
      </w:r>
    </w:p>
    <w:p w14:paraId="49500364" w14:textId="65CAB224" w:rsidR="003D2E43" w:rsidRDefault="003D2E43" w:rsidP="003D2E43">
      <w:pPr>
        <w:pStyle w:val="NormalPACKT"/>
        <w:rPr>
          <w:lang w:val="en-GB"/>
        </w:rPr>
      </w:pPr>
      <w:r>
        <w:rPr>
          <w:lang w:val="en-GB"/>
        </w:rPr>
        <w:t xml:space="preserve">When you click on the </w:t>
      </w:r>
      <w:r w:rsidRPr="007E6FF8">
        <w:rPr>
          <w:b/>
          <w:bCs/>
          <w:lang w:val="en-GB"/>
          <w:rPrChange w:id="363" w:author="Safis Editor" w:date="2022-09-16T00:10:00Z">
            <w:rPr>
              <w:lang w:val="en-GB"/>
            </w:rPr>
          </w:rPrChange>
        </w:rPr>
        <w:t>Install</w:t>
      </w:r>
      <w:r>
        <w:rPr>
          <w:lang w:val="en-GB"/>
        </w:rPr>
        <w:t xml:space="preserve"> button, the installation program installs the SDK and</w:t>
      </w:r>
      <w:r w:rsidR="00BD595D">
        <w:rPr>
          <w:lang w:val="en-GB"/>
        </w:rPr>
        <w:t>,</w:t>
      </w:r>
      <w:r>
        <w:rPr>
          <w:lang w:val="en-GB"/>
        </w:rPr>
        <w:t xml:space="preserve"> when complete, shows you the following dialog box:</w:t>
      </w:r>
    </w:p>
    <w:p w14:paraId="517D4EF2" w14:textId="64BC33C9" w:rsidR="003D2E43" w:rsidRDefault="003D2E43" w:rsidP="003D2E43">
      <w:pPr>
        <w:pStyle w:val="FigurePACKT"/>
      </w:pPr>
      <w:r>
        <w:rPr>
          <w:noProof/>
        </w:rPr>
        <w:drawing>
          <wp:inline distT="0" distB="0" distL="0" distR="0" wp14:anchorId="231B9657" wp14:editId="5969FEC4">
            <wp:extent cx="2693457" cy="200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1704" cy="2011761"/>
                    </a:xfrm>
                    <a:prstGeom prst="rect">
                      <a:avLst/>
                    </a:prstGeom>
                  </pic:spPr>
                </pic:pic>
              </a:graphicData>
            </a:graphic>
          </wp:inline>
        </w:drawing>
      </w:r>
    </w:p>
    <w:p w14:paraId="1684A3A3" w14:textId="21343260" w:rsidR="003D2E43" w:rsidRPr="0094492E" w:rsidRDefault="003D2E43" w:rsidP="0094492E">
      <w:pPr>
        <w:pStyle w:val="FigureCaptionPACKT"/>
      </w:pPr>
      <w:r w:rsidRPr="0094492E">
        <w:t>Figure 3.34: Completing the installation of the .NET SDK</w:t>
      </w:r>
    </w:p>
    <w:p w14:paraId="798658F6" w14:textId="622BCD9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34</w:t>
      </w:r>
      <w:r w:rsidRPr="004D6B7B">
        <w:rPr>
          <w:rFonts w:ascii="Arial" w:hAnsi="Arial"/>
          <w:b/>
          <w:noProof/>
          <w:color w:val="FF0000"/>
          <w:sz w:val="28"/>
          <w:szCs w:val="28"/>
        </w:rPr>
        <w:t>.png</w:t>
      </w:r>
    </w:p>
    <w:p w14:paraId="0DE7F3E7" w14:textId="2C20FE0C" w:rsidR="003D2E43" w:rsidRDefault="003D2E43" w:rsidP="003D2E43">
      <w:pPr>
        <w:pStyle w:val="NormalPACKT"/>
        <w:rPr>
          <w:lang w:val="en-GB"/>
        </w:rPr>
      </w:pPr>
      <w:r>
        <w:rPr>
          <w:lang w:val="en-GB"/>
        </w:rPr>
        <w:t>Once you have the SDK installed, you need to restart PowerShell to carry out the rem</w:t>
      </w:r>
      <w:r w:rsidR="00BD595D">
        <w:rPr>
          <w:lang w:val="en-GB"/>
        </w:rPr>
        <w:t>a</w:t>
      </w:r>
      <w:r>
        <w:rPr>
          <w:lang w:val="en-GB"/>
        </w:rPr>
        <w:t>inder of this recipe.</w:t>
      </w:r>
    </w:p>
    <w:p w14:paraId="75959D1E" w14:textId="5260D9B4" w:rsidR="0047594E" w:rsidRDefault="003D2E43" w:rsidP="003D2E43">
      <w:pPr>
        <w:pStyle w:val="NormalPACKT"/>
        <w:rPr>
          <w:lang w:val="en-GB"/>
        </w:rPr>
      </w:pPr>
      <w:r>
        <w:rPr>
          <w:lang w:val="en-GB"/>
        </w:rPr>
        <w:t xml:space="preserve">In </w:t>
      </w:r>
      <w:r w:rsidRPr="0047594E">
        <w:rPr>
          <w:rStyle w:val="ItalicsPACKT"/>
        </w:rPr>
        <w:t>step 2</w:t>
      </w:r>
      <w:r>
        <w:rPr>
          <w:lang w:val="en-GB"/>
        </w:rPr>
        <w:t>,</w:t>
      </w:r>
      <w:r w:rsidR="0047594E">
        <w:rPr>
          <w:lang w:val="en-GB"/>
        </w:rPr>
        <w:t xml:space="preserve"> you create a new folder (</w:t>
      </w:r>
      <w:r w:rsidR="0047594E" w:rsidRPr="0047594E">
        <w:rPr>
          <w:rStyle w:val="CodeInTextPACKT"/>
        </w:rPr>
        <w:t>C:\Foo\Cmdlet</w:t>
      </w:r>
      <w:r w:rsidR="0047594E">
        <w:rPr>
          <w:lang w:val="en-GB"/>
        </w:rPr>
        <w:t>)</w:t>
      </w:r>
      <w:ins w:id="364" w:author="Safis Editor" w:date="2022-09-16T00:10:00Z">
        <w:r w:rsidR="007E6FF8">
          <w:rPr>
            <w:lang w:val="en-GB"/>
          </w:rPr>
          <w:t>,</w:t>
        </w:r>
      </w:ins>
      <w:r w:rsidR="0047594E">
        <w:rPr>
          <w:lang w:val="en-GB"/>
        </w:rPr>
        <w:t xml:space="preserve"> which you use for developing your cmdlet. This </w:t>
      </w:r>
      <w:r w:rsidR="00BD595D">
        <w:rPr>
          <w:lang w:val="en-GB"/>
        </w:rPr>
        <w:t xml:space="preserve">step </w:t>
      </w:r>
      <w:r w:rsidR="0047594E">
        <w:rPr>
          <w:lang w:val="en-GB"/>
        </w:rPr>
        <w:t>generates the following output:</w:t>
      </w:r>
    </w:p>
    <w:p w14:paraId="1FB84EC9" w14:textId="58F77E61" w:rsidR="003D2E43" w:rsidRDefault="0047594E" w:rsidP="0047594E">
      <w:pPr>
        <w:pStyle w:val="FigurePACKT"/>
      </w:pPr>
      <w:r>
        <w:rPr>
          <w:noProof/>
        </w:rPr>
        <w:drawing>
          <wp:inline distT="0" distB="0" distL="0" distR="0" wp14:anchorId="6D3CC0A4" wp14:editId="4FCC9B23">
            <wp:extent cx="3152162" cy="9233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9631" cy="934344"/>
                    </a:xfrm>
                    <a:prstGeom prst="rect">
                      <a:avLst/>
                    </a:prstGeom>
                  </pic:spPr>
                </pic:pic>
              </a:graphicData>
            </a:graphic>
          </wp:inline>
        </w:drawing>
      </w:r>
      <w:r w:rsidR="003D2E43">
        <w:t xml:space="preserve"> </w:t>
      </w:r>
    </w:p>
    <w:p w14:paraId="1A854500" w14:textId="566AB6DB" w:rsidR="0047594E" w:rsidRPr="0094492E" w:rsidRDefault="0047594E" w:rsidP="0094492E">
      <w:pPr>
        <w:pStyle w:val="FigureCaptionPACKT"/>
      </w:pPr>
      <w:r w:rsidRPr="0094492E">
        <w:t>Figure 3.35: Creating the cmdlet folder</w:t>
      </w:r>
    </w:p>
    <w:p w14:paraId="05B4C142" w14:textId="4750D78F"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35</w:t>
      </w:r>
      <w:r w:rsidRPr="004D6B7B">
        <w:rPr>
          <w:rFonts w:ascii="Arial" w:hAnsi="Arial"/>
          <w:b/>
          <w:noProof/>
          <w:color w:val="FF0000"/>
          <w:sz w:val="28"/>
          <w:szCs w:val="28"/>
        </w:rPr>
        <w:t>.png</w:t>
      </w:r>
    </w:p>
    <w:p w14:paraId="036A729A" w14:textId="133B62C1" w:rsidR="0047594E" w:rsidRDefault="0047594E" w:rsidP="0047594E">
      <w:pPr>
        <w:pStyle w:val="NormalPACKT"/>
      </w:pPr>
      <w:r>
        <w:t>I</w:t>
      </w:r>
      <w:r w:rsidRPr="0047594E">
        <w:t xml:space="preserve">n </w:t>
      </w:r>
      <w:r w:rsidRPr="0047594E">
        <w:rPr>
          <w:rStyle w:val="ItalicsPACKT"/>
        </w:rPr>
        <w:t>step 3</w:t>
      </w:r>
      <w:r w:rsidR="00BD595D" w:rsidRPr="007E6FF8">
        <w:rPr>
          <w:rPrChange w:id="365" w:author="Safis Editor" w:date="2022-09-16T00:10:00Z">
            <w:rPr>
              <w:rStyle w:val="ItalicsPACKT"/>
            </w:rPr>
          </w:rPrChange>
        </w:rPr>
        <w:t>,</w:t>
      </w:r>
      <w:r>
        <w:t xml:space="preserve"> you create a new class library project for your cmdlet, which generates the following output:</w:t>
      </w:r>
    </w:p>
    <w:p w14:paraId="2E27537E" w14:textId="4D290387" w:rsidR="0047594E" w:rsidRDefault="0047594E" w:rsidP="0047594E">
      <w:pPr>
        <w:pStyle w:val="FigurePACKT"/>
        <w:numPr>
          <w:ilvl w:val="0"/>
          <w:numId w:val="3"/>
        </w:numPr>
        <w:rPr>
          <w:szCs w:val="28"/>
        </w:rPr>
      </w:pPr>
      <w:r>
        <w:rPr>
          <w:noProof/>
        </w:rPr>
        <w:lastRenderedPageBreak/>
        <w:drawing>
          <wp:inline distT="0" distB="0" distL="0" distR="0" wp14:anchorId="39792AAF" wp14:editId="398A7B16">
            <wp:extent cx="3786389" cy="31336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3296" cy="3147643"/>
                    </a:xfrm>
                    <a:prstGeom prst="rect">
                      <a:avLst/>
                    </a:prstGeom>
                  </pic:spPr>
                </pic:pic>
              </a:graphicData>
            </a:graphic>
          </wp:inline>
        </w:drawing>
      </w:r>
    </w:p>
    <w:p w14:paraId="1039B5C5" w14:textId="1FFFFE18" w:rsidR="0047594E" w:rsidRPr="0094492E" w:rsidRDefault="0047594E" w:rsidP="0094492E">
      <w:pPr>
        <w:pStyle w:val="FigureCaptionPACKT"/>
      </w:pPr>
      <w:r w:rsidRPr="0094492E">
        <w:t>Figure 3.36: Creating a new .NET project for your cmdlet</w:t>
      </w:r>
    </w:p>
    <w:p w14:paraId="10FEEFC8" w14:textId="7DD1C28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36</w:t>
      </w:r>
      <w:r w:rsidRPr="004D6B7B">
        <w:rPr>
          <w:rFonts w:ascii="Arial" w:hAnsi="Arial"/>
          <w:b/>
          <w:noProof/>
          <w:color w:val="FF0000"/>
          <w:sz w:val="28"/>
          <w:szCs w:val="28"/>
        </w:rPr>
        <w:t>.png</w:t>
      </w:r>
    </w:p>
    <w:p w14:paraId="2780B8AE" w14:textId="2F59C24C" w:rsidR="0047594E" w:rsidRDefault="0047594E" w:rsidP="0047594E">
      <w:pPr>
        <w:pStyle w:val="NormalPACKT"/>
      </w:pPr>
      <w:r w:rsidRPr="0047594E">
        <w:t xml:space="preserve">In </w:t>
      </w:r>
      <w:r w:rsidRPr="0047594E">
        <w:rPr>
          <w:rStyle w:val="ItalicsPACKT"/>
        </w:rPr>
        <w:t>step 4</w:t>
      </w:r>
      <w:r w:rsidRPr="0047594E">
        <w:t xml:space="preserve">, you </w:t>
      </w:r>
      <w:r>
        <w:t>view the contents of the folder contents, which look like this:</w:t>
      </w:r>
    </w:p>
    <w:p w14:paraId="7027A596" w14:textId="49C37910" w:rsidR="0047594E" w:rsidRDefault="0047594E" w:rsidP="0047594E">
      <w:pPr>
        <w:pStyle w:val="FigurePACKT"/>
      </w:pPr>
      <w:r w:rsidRPr="0047594E">
        <w:rPr>
          <w:noProof/>
          <w:szCs w:val="28"/>
        </w:rPr>
        <w:drawing>
          <wp:inline distT="0" distB="0" distL="0" distR="0" wp14:anchorId="6B08315A" wp14:editId="7188C3B7">
            <wp:extent cx="2210112" cy="875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6239" cy="894147"/>
                    </a:xfrm>
                    <a:prstGeom prst="rect">
                      <a:avLst/>
                    </a:prstGeom>
                  </pic:spPr>
                </pic:pic>
              </a:graphicData>
            </a:graphic>
          </wp:inline>
        </w:drawing>
      </w:r>
    </w:p>
    <w:p w14:paraId="5CD41765" w14:textId="24FF3CEB" w:rsidR="0047594E" w:rsidRPr="0094492E" w:rsidRDefault="0047594E" w:rsidP="0094492E">
      <w:pPr>
        <w:pStyle w:val="FigureCaptionPACKT"/>
      </w:pPr>
      <w:r w:rsidRPr="0094492E">
        <w:t>Figure 3.37: Viewing the contents of the cmdlet project’s folder</w:t>
      </w:r>
    </w:p>
    <w:p w14:paraId="4F926385" w14:textId="118C17C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37</w:t>
      </w:r>
      <w:r w:rsidRPr="004D6B7B">
        <w:rPr>
          <w:rFonts w:ascii="Arial" w:hAnsi="Arial"/>
          <w:b/>
          <w:noProof/>
          <w:color w:val="FF0000"/>
          <w:sz w:val="28"/>
          <w:szCs w:val="28"/>
        </w:rPr>
        <w:t>.png</w:t>
      </w:r>
    </w:p>
    <w:p w14:paraId="0AB1AA04" w14:textId="63C37548" w:rsidR="0047594E" w:rsidRDefault="0047594E" w:rsidP="0047594E">
      <w:pPr>
        <w:pStyle w:val="NormalPACKT"/>
      </w:pPr>
      <w:r>
        <w:t xml:space="preserve">To tell the .NET build engine which version of .NET to compile your cmdlet against, you create a </w:t>
      </w:r>
      <w:proofErr w:type="spellStart"/>
      <w:r w:rsidRPr="0047594E">
        <w:rPr>
          <w:rStyle w:val="CodeInTextPACKT"/>
        </w:rPr>
        <w:t>global.json</w:t>
      </w:r>
      <w:proofErr w:type="spellEnd"/>
      <w:r>
        <w:t xml:space="preserve"> file within your project, as shown in </w:t>
      </w:r>
      <w:r w:rsidRPr="0047594E">
        <w:rPr>
          <w:rStyle w:val="ItalicsPACKT"/>
        </w:rPr>
        <w:t xml:space="preserve">step </w:t>
      </w:r>
      <w:r>
        <w:rPr>
          <w:rStyle w:val="ItalicsPACKT"/>
        </w:rPr>
        <w:t>5</w:t>
      </w:r>
      <w:r>
        <w:t xml:space="preserve">. The step displays the following </w:t>
      </w:r>
      <w:del w:id="366" w:author="Safis Editor" w:date="2022-09-16T00:10:00Z">
        <w:r w:rsidDel="007E6FF8">
          <w:delText>output</w:delText>
        </w:r>
      </w:del>
      <w:ins w:id="367" w:author="Safis Editor" w:date="2022-09-16T00:10:00Z">
        <w:r w:rsidR="007E6FF8">
          <w:t>output:</w:t>
        </w:r>
      </w:ins>
    </w:p>
    <w:p w14:paraId="14830708" w14:textId="53887DBB" w:rsidR="0047594E" w:rsidRDefault="0047594E" w:rsidP="0047594E">
      <w:pPr>
        <w:pStyle w:val="FigurePACKT"/>
      </w:pPr>
      <w:r>
        <w:rPr>
          <w:noProof/>
        </w:rPr>
        <w:drawing>
          <wp:inline distT="0" distB="0" distL="0" distR="0" wp14:anchorId="364C4088" wp14:editId="4BFFB2BE">
            <wp:extent cx="3115163" cy="9570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5919" cy="960356"/>
                    </a:xfrm>
                    <a:prstGeom prst="rect">
                      <a:avLst/>
                    </a:prstGeom>
                  </pic:spPr>
                </pic:pic>
              </a:graphicData>
            </a:graphic>
          </wp:inline>
        </w:drawing>
      </w:r>
    </w:p>
    <w:p w14:paraId="2750E664" w14:textId="4BA3B143" w:rsidR="0047594E" w:rsidRPr="0094492E" w:rsidRDefault="0047594E" w:rsidP="0094492E">
      <w:pPr>
        <w:pStyle w:val="FigureCaptionPACKT"/>
      </w:pPr>
      <w:r w:rsidRPr="0094492E">
        <w:t xml:space="preserve">Figure 3.38: Creating and viewing the </w:t>
      </w:r>
      <w:proofErr w:type="spellStart"/>
      <w:r w:rsidRPr="0094492E">
        <w:t>global.json</w:t>
      </w:r>
      <w:proofErr w:type="spellEnd"/>
      <w:r w:rsidRPr="0094492E">
        <w:t xml:space="preserve"> file</w:t>
      </w:r>
    </w:p>
    <w:p w14:paraId="65A34E96" w14:textId="6F9B7639"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38</w:t>
      </w:r>
      <w:r w:rsidRPr="004D6B7B">
        <w:rPr>
          <w:rFonts w:ascii="Arial" w:hAnsi="Arial"/>
          <w:b/>
          <w:noProof/>
          <w:color w:val="FF0000"/>
          <w:sz w:val="28"/>
          <w:szCs w:val="28"/>
        </w:rPr>
        <w:t>.png</w:t>
      </w:r>
    </w:p>
    <w:p w14:paraId="248F44D8" w14:textId="384BAB35" w:rsidR="0047594E" w:rsidRDefault="0047594E" w:rsidP="0047594E">
      <w:pPr>
        <w:pStyle w:val="NormalPACKT"/>
      </w:pPr>
      <w:r>
        <w:t xml:space="preserve">In </w:t>
      </w:r>
      <w:r w:rsidRPr="0047594E">
        <w:rPr>
          <w:rStyle w:val="ItalicsPACKT"/>
        </w:rPr>
        <w:t>step 6</w:t>
      </w:r>
      <w:r>
        <w:t>, you add the PowerShell pack</w:t>
      </w:r>
      <w:r w:rsidR="00BD595D">
        <w:t>a</w:t>
      </w:r>
      <w:r>
        <w:t>ge to the cmdlet’s project with the following output:</w:t>
      </w:r>
    </w:p>
    <w:p w14:paraId="23A4D896" w14:textId="6D71DF65" w:rsidR="0047594E" w:rsidRDefault="001C7961" w:rsidP="0047594E">
      <w:pPr>
        <w:pStyle w:val="FigurePACKT"/>
      </w:pPr>
      <w:r w:rsidRPr="001C7961">
        <w:rPr>
          <w:noProof/>
        </w:rPr>
        <w:lastRenderedPageBreak/>
        <w:t xml:space="preserve"> </w:t>
      </w:r>
      <w:r>
        <w:rPr>
          <w:noProof/>
        </w:rPr>
        <w:drawing>
          <wp:inline distT="0" distB="0" distL="0" distR="0" wp14:anchorId="24CD008E" wp14:editId="6297A39B">
            <wp:extent cx="4706126" cy="2334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9279" cy="2341340"/>
                    </a:xfrm>
                    <a:prstGeom prst="rect">
                      <a:avLst/>
                    </a:prstGeom>
                  </pic:spPr>
                </pic:pic>
              </a:graphicData>
            </a:graphic>
          </wp:inline>
        </w:drawing>
      </w:r>
    </w:p>
    <w:p w14:paraId="6276D9EC" w14:textId="2890D4F7" w:rsidR="0047594E" w:rsidRPr="0094492E" w:rsidRDefault="0047594E" w:rsidP="0094492E">
      <w:pPr>
        <w:pStyle w:val="FigureCaptionPACKT"/>
      </w:pPr>
      <w:r w:rsidRPr="0094492E">
        <w:t>Figure 3.39: Adding the PowerShell package to the cmdlet’s project</w:t>
      </w:r>
    </w:p>
    <w:p w14:paraId="04931D83" w14:textId="18686E9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39</w:t>
      </w:r>
      <w:r w:rsidRPr="004D6B7B">
        <w:rPr>
          <w:rFonts w:ascii="Arial" w:hAnsi="Arial"/>
          <w:b/>
          <w:noProof/>
          <w:color w:val="FF0000"/>
          <w:sz w:val="28"/>
          <w:szCs w:val="28"/>
        </w:rPr>
        <w:t>.png</w:t>
      </w:r>
    </w:p>
    <w:p w14:paraId="0EDBF3D6" w14:textId="5DA1664E" w:rsidR="0047594E" w:rsidRDefault="0047594E" w:rsidP="0047594E">
      <w:pPr>
        <w:pStyle w:val="NormalPACKT"/>
      </w:pPr>
      <w:r>
        <w:t xml:space="preserve">In </w:t>
      </w:r>
      <w:r w:rsidRPr="0047594E">
        <w:rPr>
          <w:rStyle w:val="ItalicsPACKT"/>
        </w:rPr>
        <w:t>step 7</w:t>
      </w:r>
      <w:r>
        <w:t xml:space="preserve">, you create a source file containing your cmdlet’s C# code. In </w:t>
      </w:r>
      <w:r w:rsidRPr="0047594E">
        <w:rPr>
          <w:rStyle w:val="ItalicsPACKT"/>
        </w:rPr>
        <w:t>step 8</w:t>
      </w:r>
      <w:r>
        <w:t>, you remove an unn</w:t>
      </w:r>
      <w:r w:rsidR="00BD595D">
        <w:t>e</w:t>
      </w:r>
      <w:r>
        <w:t>eded class file previou</w:t>
      </w:r>
      <w:r w:rsidR="00BD595D">
        <w:t>s</w:t>
      </w:r>
      <w:r>
        <w:t xml:space="preserve">ly created by the </w:t>
      </w:r>
      <w:r w:rsidRPr="00BD595D">
        <w:rPr>
          <w:rStyle w:val="CodeInTextPACKT"/>
        </w:rPr>
        <w:t>dotnet</w:t>
      </w:r>
      <w:r>
        <w:t xml:space="preserve"> program. These two steps produce no output.</w:t>
      </w:r>
    </w:p>
    <w:p w14:paraId="69DD7330" w14:textId="350805B9" w:rsidR="0047594E" w:rsidRDefault="0047594E" w:rsidP="0047594E">
      <w:pPr>
        <w:pStyle w:val="NormalPACKT"/>
      </w:pPr>
      <w:r>
        <w:t xml:space="preserve">In </w:t>
      </w:r>
      <w:r w:rsidRPr="0047594E">
        <w:rPr>
          <w:rStyle w:val="ItalicsPACKT"/>
        </w:rPr>
        <w:t>step 9</w:t>
      </w:r>
      <w:r>
        <w:t xml:space="preserve">, you use the </w:t>
      </w:r>
      <w:r w:rsidRPr="00B60458">
        <w:rPr>
          <w:rStyle w:val="CodeInTextPACKT"/>
          <w:rPrChange w:id="368" w:author="Safis Editor" w:date="2022-09-16T00:11:00Z">
            <w:rPr/>
          </w:rPrChange>
        </w:rPr>
        <w:t>dotnet.exe</w:t>
      </w:r>
      <w:r>
        <w:t xml:space="preserve"> program to build your cmdlet, with output like this:</w:t>
      </w:r>
    </w:p>
    <w:p w14:paraId="0FD0658C" w14:textId="74D7E5B6" w:rsidR="0047594E" w:rsidRDefault="0047594E" w:rsidP="0047594E">
      <w:pPr>
        <w:pStyle w:val="FigurePACKT"/>
      </w:pPr>
      <w:r>
        <w:rPr>
          <w:noProof/>
        </w:rPr>
        <w:drawing>
          <wp:inline distT="0" distB="0" distL="0" distR="0" wp14:anchorId="0F2E87DE" wp14:editId="5597E721">
            <wp:extent cx="3106407" cy="136976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0470" cy="1371556"/>
                    </a:xfrm>
                    <a:prstGeom prst="rect">
                      <a:avLst/>
                    </a:prstGeom>
                  </pic:spPr>
                </pic:pic>
              </a:graphicData>
            </a:graphic>
          </wp:inline>
        </w:drawing>
      </w:r>
    </w:p>
    <w:p w14:paraId="6E7624C2" w14:textId="3D455176" w:rsidR="0047594E" w:rsidRPr="0094492E" w:rsidRDefault="0047594E" w:rsidP="0094492E">
      <w:pPr>
        <w:pStyle w:val="FigureCaptionPACKT"/>
      </w:pPr>
      <w:r w:rsidRPr="0094492E">
        <w:t>Figure 3.40: Building your cmdlet</w:t>
      </w:r>
    </w:p>
    <w:p w14:paraId="456D2628" w14:textId="1AAA476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40</w:t>
      </w:r>
      <w:r w:rsidRPr="004D6B7B">
        <w:rPr>
          <w:rFonts w:ascii="Arial" w:hAnsi="Arial"/>
          <w:b/>
          <w:noProof/>
          <w:color w:val="FF0000"/>
          <w:sz w:val="28"/>
          <w:szCs w:val="28"/>
        </w:rPr>
        <w:t>.png</w:t>
      </w:r>
    </w:p>
    <w:p w14:paraId="11830E39" w14:textId="560C150F" w:rsidR="0047594E" w:rsidRDefault="0047594E" w:rsidP="0047594E">
      <w:pPr>
        <w:pStyle w:val="NormalPACKT"/>
      </w:pPr>
      <w:r w:rsidRPr="0047594E">
        <w:t xml:space="preserve">In </w:t>
      </w:r>
      <w:r w:rsidRPr="0047594E">
        <w:rPr>
          <w:rStyle w:val="ItalicsPACKT"/>
        </w:rPr>
        <w:t>step 10</w:t>
      </w:r>
      <w:r w:rsidRPr="0047594E">
        <w:t>, y</w:t>
      </w:r>
      <w:r>
        <w:t xml:space="preserve">ou import the DLL, built by the previous step, that holds your cmdlet. This step creates no output. PowerShell treats this DLL as a binary </w:t>
      </w:r>
      <w:proofErr w:type="spellStart"/>
      <w:r>
        <w:t>Powershell</w:t>
      </w:r>
      <w:proofErr w:type="spellEnd"/>
      <w:r>
        <w:t xml:space="preserve"> module, and in </w:t>
      </w:r>
      <w:r w:rsidRPr="0047594E">
        <w:rPr>
          <w:rStyle w:val="ItalicsPACKT"/>
        </w:rPr>
        <w:t>step 11</w:t>
      </w:r>
      <w:r>
        <w:t xml:space="preserve">, you use the </w:t>
      </w:r>
      <w:r w:rsidRPr="00B60458">
        <w:rPr>
          <w:rStyle w:val="CodeInTextPACKT"/>
          <w:rPrChange w:id="369" w:author="Safis Editor" w:date="2022-09-16T00:11:00Z">
            <w:rPr/>
          </w:rPrChange>
        </w:rPr>
        <w:t>Get-Module</w:t>
      </w:r>
      <w:r>
        <w:t xml:space="preserve"> cmdlet to see the module’s details, with output like this:</w:t>
      </w:r>
    </w:p>
    <w:p w14:paraId="08F43ADD" w14:textId="3E81F20C" w:rsidR="0047594E" w:rsidRDefault="0047594E" w:rsidP="0047594E">
      <w:pPr>
        <w:pStyle w:val="FigurePACKT"/>
      </w:pPr>
      <w:r>
        <w:rPr>
          <w:noProof/>
        </w:rPr>
        <w:drawing>
          <wp:inline distT="0" distB="0" distL="0" distR="0" wp14:anchorId="23CDDAAC" wp14:editId="01BBE434">
            <wp:extent cx="3458724" cy="7932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671" cy="797560"/>
                    </a:xfrm>
                    <a:prstGeom prst="rect">
                      <a:avLst/>
                    </a:prstGeom>
                  </pic:spPr>
                </pic:pic>
              </a:graphicData>
            </a:graphic>
          </wp:inline>
        </w:drawing>
      </w:r>
    </w:p>
    <w:p w14:paraId="1A2F917A" w14:textId="7CC68A96" w:rsidR="0094492E" w:rsidRPr="0094492E" w:rsidRDefault="0094492E" w:rsidP="0094492E">
      <w:pPr>
        <w:pStyle w:val="FigureCaptionPACKT"/>
      </w:pPr>
      <w:r w:rsidRPr="00DC6325">
        <w:t xml:space="preserve">Figure </w:t>
      </w:r>
      <w:r>
        <w:t>3</w:t>
      </w:r>
      <w:r w:rsidRPr="00DC6325">
        <w:t>.</w:t>
      </w:r>
      <w:r>
        <w:t>41</w:t>
      </w:r>
      <w:r w:rsidRPr="00DC6325">
        <w:t xml:space="preserve">: </w:t>
      </w:r>
      <w:r>
        <w:t>Caption please</w:t>
      </w:r>
    </w:p>
    <w:p w14:paraId="5EF04A6C" w14:textId="6410DDF8" w:rsidR="0047594E" w:rsidRDefault="0047594E" w:rsidP="0047594E">
      <w:pPr>
        <w:pStyle w:val="NormalPACKT"/>
        <w:rPr>
          <w:noProof/>
        </w:rPr>
      </w:pPr>
      <w:r>
        <w:rPr>
          <w:noProof/>
        </w:rPr>
        <w:t xml:space="preserve">In </w:t>
      </w:r>
      <w:r w:rsidRPr="0047594E">
        <w:rPr>
          <w:rStyle w:val="ItalicsPACKT"/>
        </w:rPr>
        <w:t>step 12</w:t>
      </w:r>
      <w:r>
        <w:rPr>
          <w:noProof/>
        </w:rPr>
        <w:t xml:space="preserve">, you use your cmdlet with a value specified for the cmdlet’s </w:t>
      </w:r>
      <w:r w:rsidRPr="0047594E">
        <w:rPr>
          <w:rStyle w:val="CodeInTextPACKT"/>
        </w:rPr>
        <w:t>-Name</w:t>
      </w:r>
      <w:r>
        <w:rPr>
          <w:noProof/>
        </w:rPr>
        <w:t xml:space="preserve"> parameter, with output like this:</w:t>
      </w:r>
    </w:p>
    <w:p w14:paraId="272AD0F2" w14:textId="07F2DE74" w:rsidR="0047594E" w:rsidRPr="0047594E" w:rsidRDefault="0047594E" w:rsidP="0047594E">
      <w:pPr>
        <w:pStyle w:val="FigurePACKT"/>
        <w:rPr>
          <w:lang w:val="en-US"/>
        </w:rPr>
      </w:pPr>
      <w:r>
        <w:rPr>
          <w:noProof/>
        </w:rPr>
        <w:drawing>
          <wp:inline distT="0" distB="0" distL="0" distR="0" wp14:anchorId="0B4CB387" wp14:editId="3578DCAD">
            <wp:extent cx="2949336" cy="4267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4085" cy="434671"/>
                    </a:xfrm>
                    <a:prstGeom prst="rect">
                      <a:avLst/>
                    </a:prstGeom>
                  </pic:spPr>
                </pic:pic>
              </a:graphicData>
            </a:graphic>
          </wp:inline>
        </w:drawing>
      </w:r>
    </w:p>
    <w:p w14:paraId="5C94E0EA" w14:textId="48FD46B6" w:rsidR="0047594E" w:rsidRPr="0094492E" w:rsidRDefault="0047594E" w:rsidP="0094492E">
      <w:pPr>
        <w:pStyle w:val="FigureCaptionPACKT"/>
      </w:pPr>
      <w:r w:rsidRPr="0094492E">
        <w:t>Figure 3.42: Using the Send-Greeting cmdlet</w:t>
      </w:r>
    </w:p>
    <w:p w14:paraId="5685484C" w14:textId="22871E50"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lastRenderedPageBreak/>
        <w:t>Insert image B18878_03_</w:t>
      </w:r>
      <w:r>
        <w:rPr>
          <w:rFonts w:ascii="Arial" w:hAnsi="Arial"/>
          <w:b/>
          <w:noProof/>
          <w:color w:val="FF0000"/>
          <w:sz w:val="28"/>
          <w:szCs w:val="28"/>
        </w:rPr>
        <w:t>42</w:t>
      </w:r>
      <w:r w:rsidRPr="004D6B7B">
        <w:rPr>
          <w:rFonts w:ascii="Arial" w:hAnsi="Arial"/>
          <w:b/>
          <w:noProof/>
          <w:color w:val="FF0000"/>
          <w:sz w:val="28"/>
          <w:szCs w:val="28"/>
        </w:rPr>
        <w:t>.png</w:t>
      </w:r>
    </w:p>
    <w:p w14:paraId="0C96FDFA" w14:textId="77777777" w:rsidR="00D34AAC" w:rsidRDefault="00D34AAC" w:rsidP="00D34AAC">
      <w:pPr>
        <w:pStyle w:val="Heading2"/>
      </w:pPr>
      <w:r>
        <w:t>There's more...</w:t>
      </w:r>
    </w:p>
    <w:p w14:paraId="56AE1CC0" w14:textId="1FA6D21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1</w:t>
      </w:r>
      <w:r w:rsidRPr="00804B8C">
        <w:rPr>
          <w:lang w:val="en-GB"/>
        </w:rPr>
        <w:t xml:space="preserve">, you download the .NET </w:t>
      </w:r>
      <w:r>
        <w:rPr>
          <w:lang w:val="en-GB"/>
        </w:rPr>
        <w:t xml:space="preserve">6.0 </w:t>
      </w:r>
      <w:r w:rsidRPr="00804B8C">
        <w:rPr>
          <w:lang w:val="en-GB"/>
        </w:rPr>
        <w:t>SDK</w:t>
      </w:r>
      <w:r>
        <w:rPr>
          <w:lang w:val="en-GB"/>
        </w:rPr>
        <w:t xml:space="preserve">. You need this tool kit </w:t>
      </w:r>
      <w:r w:rsidRPr="00804B8C">
        <w:rPr>
          <w:lang w:val="en-GB"/>
        </w:rPr>
        <w:t xml:space="preserve">to create a cmdlet. There </w:t>
      </w:r>
      <w:r w:rsidR="00BD595D">
        <w:rPr>
          <w:lang w:val="en-GB"/>
        </w:rPr>
        <w:t>is no obvious way to automate the installation, so you need to run the installer and click through its GUI</w:t>
      </w:r>
      <w:r w:rsidRPr="00804B8C">
        <w:rPr>
          <w:lang w:val="en-GB"/>
        </w:rPr>
        <w:t xml:space="preserve"> to install the .NET SDK.</w:t>
      </w:r>
    </w:p>
    <w:p w14:paraId="7091DF84" w14:textId="60F519FE" w:rsidR="00804B8C" w:rsidRPr="00804B8C" w:rsidRDefault="00804B8C" w:rsidP="00804B8C">
      <w:pPr>
        <w:pStyle w:val="NormalPACKT"/>
        <w:rPr>
          <w:lang w:val="en-GB"/>
        </w:rPr>
      </w:pPr>
      <w:r w:rsidRPr="00804B8C">
        <w:rPr>
          <w:lang w:val="en-GB"/>
        </w:rPr>
        <w:t xml:space="preserve">In </w:t>
      </w:r>
      <w:r w:rsidRPr="00804B8C">
        <w:rPr>
          <w:rStyle w:val="ItalicsPACKT"/>
          <w:lang w:val="en-GB"/>
        </w:rPr>
        <w:t>step 3</w:t>
      </w:r>
      <w:r w:rsidRPr="00804B8C">
        <w:rPr>
          <w:lang w:val="en-GB"/>
        </w:rPr>
        <w:t xml:space="preserve">, you create a new class library project. This step also </w:t>
      </w:r>
      <w:r w:rsidR="00BD595D">
        <w:rPr>
          <w:lang w:val="en-GB"/>
        </w:rPr>
        <w:t>mak</w:t>
      </w:r>
      <w:r w:rsidRPr="00804B8C">
        <w:rPr>
          <w:lang w:val="en-GB"/>
        </w:rPr>
        <w:t xml:space="preserve">es the </w:t>
      </w:r>
      <w:proofErr w:type="spellStart"/>
      <w:r w:rsidRPr="00804B8C">
        <w:rPr>
          <w:rStyle w:val="CodeInTextPACKT"/>
          <w:lang w:val="en-GB"/>
        </w:rPr>
        <w:t>SendGreeting.csproj</w:t>
      </w:r>
      <w:proofErr w:type="spellEnd"/>
      <w:r w:rsidRPr="00804B8C">
        <w:rPr>
          <w:lang w:val="en-GB"/>
        </w:rPr>
        <w:t xml:space="preserve"> file</w:t>
      </w:r>
      <w:r w:rsidR="00BD595D">
        <w:rPr>
          <w:lang w:val="en-GB"/>
        </w:rPr>
        <w:t>,</w:t>
      </w:r>
      <w:r w:rsidRPr="00804B8C">
        <w:rPr>
          <w:lang w:val="en-GB"/>
        </w:rPr>
        <w:t xml:space="preserve"> as you can see. This file is a Visual Studio .NET C# project file that contains details about</w:t>
      </w:r>
      <w:r>
        <w:rPr>
          <w:lang w:val="en-GB"/>
        </w:rPr>
        <w:t xml:space="preserve"> </w:t>
      </w:r>
      <w:r w:rsidRPr="00804B8C">
        <w:rPr>
          <w:lang w:val="en-GB"/>
        </w:rPr>
        <w:t>the files included in your cmdlet project, assemblies referenced from your code</w:t>
      </w:r>
      <w:r>
        <w:rPr>
          <w:lang w:val="en-GB"/>
        </w:rPr>
        <w:t>,</w:t>
      </w:r>
      <w:r w:rsidRPr="00804B8C">
        <w:rPr>
          <w:lang w:val="en-GB"/>
        </w:rPr>
        <w:t xml:space="preserve"> and more. For more </w:t>
      </w:r>
      <w:r w:rsidR="00BD595D">
        <w:rPr>
          <w:lang w:val="en-GB"/>
        </w:rPr>
        <w:t>information</w:t>
      </w:r>
      <w:r w:rsidRPr="00804B8C">
        <w:rPr>
          <w:lang w:val="en-GB"/>
        </w:rPr>
        <w:t xml:space="preserve"> on the project file, see </w:t>
      </w:r>
      <w:r w:rsidRPr="00804B8C">
        <w:rPr>
          <w:rStyle w:val="URLPACKTChar"/>
          <w:lang w:val="en-GB"/>
        </w:rPr>
        <w:t>https://docs.microsoft.com/en-us/aspnet/web-forms/overview/deployment/web-deployment-in-the-enterprise/understanding-the-project-file</w:t>
      </w:r>
      <w:r w:rsidRPr="00804B8C">
        <w:rPr>
          <w:lang w:val="en-GB"/>
        </w:rPr>
        <w:t>.</w:t>
      </w:r>
    </w:p>
    <w:p w14:paraId="2738CF21" w14:textId="0BF3FF35" w:rsidR="00804B8C" w:rsidRPr="00804B8C" w:rsidRDefault="00804B8C" w:rsidP="00804B8C">
      <w:pPr>
        <w:pStyle w:val="NormalPACKT"/>
        <w:rPr>
          <w:lang w:val="en-GB"/>
        </w:rPr>
      </w:pPr>
      <w:r w:rsidRPr="00804B8C">
        <w:rPr>
          <w:lang w:val="en-GB"/>
        </w:rPr>
        <w:t xml:space="preserve">In </w:t>
      </w:r>
      <w:r w:rsidRPr="00804B8C">
        <w:rPr>
          <w:rStyle w:val="ItalicsPACKT"/>
          <w:lang w:val="en-GB"/>
        </w:rPr>
        <w:t>step 5</w:t>
      </w:r>
      <w:r w:rsidRPr="00804B8C">
        <w:rPr>
          <w:lang w:val="en-GB"/>
        </w:rPr>
        <w:t xml:space="preserve">, you create the </w:t>
      </w:r>
      <w:proofErr w:type="spellStart"/>
      <w:r w:rsidRPr="00B60458">
        <w:rPr>
          <w:rStyle w:val="CodeInTextPACKT"/>
          <w:rPrChange w:id="370" w:author="Safis Editor" w:date="2022-09-16T00:12:00Z">
            <w:rPr>
              <w:lang w:val="en-GB"/>
            </w:rPr>
          </w:rPrChange>
        </w:rPr>
        <w:t>global.json</w:t>
      </w:r>
      <w:proofErr w:type="spellEnd"/>
      <w:r w:rsidRPr="00804B8C">
        <w:rPr>
          <w:lang w:val="en-GB"/>
        </w:rPr>
        <w:t xml:space="preserve"> file. If you do not create this file, the </w:t>
      </w:r>
      <w:r w:rsidRPr="00BD595D">
        <w:rPr>
          <w:rStyle w:val="CodeInTextPACKT"/>
          <w:lang w:val="en-GB"/>
        </w:rPr>
        <w:t>dotnet</w:t>
      </w:r>
      <w:r w:rsidRPr="00804B8C">
        <w:rPr>
          <w:lang w:val="en-GB"/>
        </w:rPr>
        <w:t xml:space="preserve"> command will compile your cmdlet with the latest version of .NET loaded on your system. Using this file tells the project build process to use a specific version of .NET Core (such as version </w:t>
      </w:r>
      <w:r>
        <w:rPr>
          <w:lang w:val="en-GB"/>
        </w:rPr>
        <w:t>6</w:t>
      </w:r>
      <w:r w:rsidRPr="00804B8C">
        <w:rPr>
          <w:lang w:val="en-GB"/>
        </w:rPr>
        <w:t xml:space="preserve">.0). For an overview </w:t>
      </w:r>
      <w:r w:rsidR="00BD595D">
        <w:rPr>
          <w:lang w:val="en-GB"/>
        </w:rPr>
        <w:t>of</w:t>
      </w:r>
      <w:r w:rsidRPr="00804B8C">
        <w:rPr>
          <w:lang w:val="en-GB"/>
        </w:rPr>
        <w:t xml:space="preserve"> this file, </w:t>
      </w:r>
      <w:r w:rsidRPr="00804B8C">
        <w:rPr>
          <w:rStyle w:val="URLPACKTChar"/>
          <w:lang w:val="en-GB"/>
        </w:rPr>
        <w:t>https://docs.microsoft.com/dotnet/core/tools/global-json</w:t>
      </w:r>
      <w:r w:rsidRPr="00804B8C">
        <w:rPr>
          <w:lang w:val="en-GB"/>
        </w:rPr>
        <w:t>.</w:t>
      </w:r>
    </w:p>
    <w:p w14:paraId="496EE859" w14:textId="46F2A62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9</w:t>
      </w:r>
      <w:r w:rsidRPr="00804B8C">
        <w:rPr>
          <w:lang w:val="en-GB"/>
        </w:rPr>
        <w:t xml:space="preserve">, you compile your source code file and create a DLL containing your cmdlet. This step compiles all </w:t>
      </w:r>
      <w:r w:rsidR="00BD595D">
        <w:rPr>
          <w:lang w:val="en-GB"/>
        </w:rPr>
        <w:t>the source code files</w:t>
      </w:r>
      <w:r w:rsidRPr="00804B8C">
        <w:rPr>
          <w:lang w:val="en-GB"/>
        </w:rPr>
        <w:t xml:space="preserve"> in the folder to create the DLL. Th</w:t>
      </w:r>
      <w:r w:rsidR="00BD595D">
        <w:rPr>
          <w:lang w:val="en-GB"/>
        </w:rPr>
        <w:t>erefore</w:t>
      </w:r>
      <w:ins w:id="371" w:author="Safis Editor" w:date="2022-09-16T00:12:00Z">
        <w:r w:rsidR="00B60458">
          <w:rPr>
            <w:lang w:val="en-GB"/>
          </w:rPr>
          <w:t>,</w:t>
        </w:r>
      </w:ins>
      <w:del w:id="372" w:author="Safis Editor" w:date="2022-09-16T00:12:00Z">
        <w:r w:rsidR="00BD595D" w:rsidDel="00B60458">
          <w:rPr>
            <w:lang w:val="en-GB"/>
          </w:rPr>
          <w:delText>.</w:delText>
        </w:r>
      </w:del>
      <w:r w:rsidRPr="00804B8C">
        <w:rPr>
          <w:lang w:val="en-GB"/>
        </w:rPr>
        <w:t xml:space="preserve"> you could have multiple cmdlets</w:t>
      </w:r>
      <w:r w:rsidR="00BD595D">
        <w:rPr>
          <w:lang w:val="en-GB"/>
        </w:rPr>
        <w:t xml:space="preserve"> in separate source code files</w:t>
      </w:r>
      <w:r w:rsidRPr="00804B8C">
        <w:rPr>
          <w:lang w:val="en-GB"/>
        </w:rPr>
        <w:t xml:space="preserve"> and build the entire set in one operation. </w:t>
      </w:r>
    </w:p>
    <w:p w14:paraId="7820D06A" w14:textId="2A8CAB52" w:rsidR="00D34AAC" w:rsidRDefault="00804B8C" w:rsidP="00936D34">
      <w:pPr>
        <w:pStyle w:val="NormalPACKT"/>
        <w:rPr>
          <w:lang w:val="en-GB"/>
        </w:rPr>
      </w:pPr>
      <w:r w:rsidRPr="00804B8C">
        <w:rPr>
          <w:lang w:val="en-GB"/>
        </w:rPr>
        <w:t xml:space="preserve">In </w:t>
      </w:r>
      <w:r w:rsidRPr="00804B8C">
        <w:rPr>
          <w:rStyle w:val="ItalicsPACKT"/>
          <w:lang w:val="en-GB"/>
        </w:rPr>
        <w:t>step 11</w:t>
      </w:r>
      <w:r w:rsidRPr="00804B8C">
        <w:rPr>
          <w:lang w:val="en-GB"/>
        </w:rPr>
        <w:t xml:space="preserve">, you can see that the module, </w:t>
      </w:r>
      <w:proofErr w:type="spellStart"/>
      <w:r w:rsidRPr="00804B8C">
        <w:rPr>
          <w:rStyle w:val="CodeInTextPACKT"/>
          <w:lang w:val="en-GB"/>
        </w:rPr>
        <w:t>SendGreeting</w:t>
      </w:r>
      <w:proofErr w:type="spellEnd"/>
      <w:r w:rsidRPr="00804B8C">
        <w:rPr>
          <w:lang w:val="en-GB"/>
        </w:rPr>
        <w:t xml:space="preserve">, is a binary module. A binary module is one just loaded directly from a DLL. </w:t>
      </w:r>
      <w:r w:rsidR="00BD595D">
        <w:rPr>
          <w:lang w:val="en-GB"/>
        </w:rPr>
        <w:t xml:space="preserve">Using DLLs as binary modules </w:t>
      </w:r>
      <w:r w:rsidRPr="00804B8C">
        <w:rPr>
          <w:lang w:val="en-GB"/>
        </w:rPr>
        <w:t xml:space="preserve">is fine for testing, but in </w:t>
      </w:r>
      <w:commentRangeStart w:id="373"/>
      <w:r w:rsidR="00BD595D">
        <w:rPr>
          <w:lang w:val="en-GB"/>
        </w:rPr>
        <w:t>production,</w:t>
      </w:r>
      <w:r w:rsidRPr="00804B8C">
        <w:rPr>
          <w:lang w:val="en-GB"/>
        </w:rPr>
        <w:t xml:space="preserve"> </w:t>
      </w:r>
      <w:commentRangeEnd w:id="373"/>
      <w:r w:rsidR="00B60458">
        <w:rPr>
          <w:rStyle w:val="CommentReference"/>
          <w:rFonts w:ascii="Arial" w:hAnsi="Arial" w:cs="Arial"/>
          <w:bCs/>
        </w:rPr>
        <w:commentReference w:id="373"/>
      </w:r>
      <w:r w:rsidRPr="00804B8C">
        <w:rPr>
          <w:lang w:val="en-GB"/>
        </w:rPr>
        <w:t xml:space="preserve">You can get more details on manifest files from </w:t>
      </w:r>
      <w:r w:rsidRPr="00804B8C">
        <w:rPr>
          <w:rStyle w:val="URLPACKTChar"/>
          <w:lang w:val="en-GB"/>
        </w:rPr>
        <w:t>https://docs.microsoft.com/en-us/powershell/scripting/developer/module/how-to-write-a-powershell-module-manifest</w:t>
      </w:r>
      <w:r w:rsidRPr="00804B8C">
        <w:rPr>
          <w:lang w:val="en-GB"/>
        </w:rPr>
        <w:t>. You should also move the module</w:t>
      </w:r>
      <w:r>
        <w:rPr>
          <w:lang w:val="en-GB"/>
        </w:rPr>
        <w:t xml:space="preserve">, </w:t>
      </w:r>
      <w:r w:rsidR="00BD595D">
        <w:rPr>
          <w:lang w:val="en-GB"/>
        </w:rPr>
        <w:t>module manifest</w:t>
      </w:r>
      <w:r w:rsidRPr="00804B8C">
        <w:rPr>
          <w:lang w:val="en-GB"/>
        </w:rPr>
        <w:t>, and any other module contents such as help files</w:t>
      </w:r>
      <w:del w:id="374" w:author="Safis Editor" w:date="2022-09-16T00:13:00Z">
        <w:r w:rsidRPr="00804B8C" w:rsidDel="00B60458">
          <w:rPr>
            <w:lang w:val="en-GB"/>
          </w:rPr>
          <w:delText>,</w:delText>
        </w:r>
      </w:del>
      <w:r w:rsidRPr="00804B8C">
        <w:rPr>
          <w:lang w:val="en-GB"/>
        </w:rPr>
        <w:t xml:space="preserve"> to a supported module location. You might also consider publishing the completed module to either the PowerShell gallery or </w:t>
      </w:r>
      <w:r>
        <w:rPr>
          <w:lang w:val="en-GB"/>
        </w:rPr>
        <w:t xml:space="preserve">your </w:t>
      </w:r>
      <w:r w:rsidRPr="00804B8C">
        <w:rPr>
          <w:lang w:val="en-GB"/>
        </w:rPr>
        <w:t>internal repository.</w:t>
      </w:r>
    </w:p>
    <w:p w14:paraId="0EE2C544" w14:textId="77777777" w:rsidR="00D34AAC" w:rsidRPr="00936D34" w:rsidRDefault="00D34AAC" w:rsidP="00936D34">
      <w:pPr>
        <w:pStyle w:val="NormalPACKT"/>
        <w:rPr>
          <w:lang w:val="en-GB"/>
        </w:rPr>
      </w:pPr>
    </w:p>
    <w:sectPr w:rsidR="00D34AAC" w:rsidRPr="00936D34"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Safis Editor" w:date="2022-09-15T22:50:00Z" w:initials="SE">
    <w:p w14:paraId="46226941" w14:textId="77777777" w:rsidR="00810278" w:rsidRDefault="00810278" w:rsidP="00B424AC">
      <w:pPr>
        <w:pStyle w:val="CommentText"/>
      </w:pPr>
      <w:r>
        <w:rPr>
          <w:rStyle w:val="CommentReference"/>
        </w:rPr>
        <w:annotationRef/>
      </w:r>
      <w:r>
        <w:t>Aka is short for "also known as" - I don't understand how this highlighted bit is related to the rest of the sentence. Please check and rephrase</w:t>
      </w:r>
    </w:p>
  </w:comment>
  <w:comment w:id="36" w:author="Mike Roberts" w:date="2022-06-21T18:04:00Z" w:initials="MR">
    <w:p w14:paraId="0EDF3F0B" w14:textId="6DDE8BFD" w:rsidR="00E534E6" w:rsidRDefault="00E534E6" w:rsidP="00B424AC">
      <w:pPr>
        <w:pStyle w:val="CommentText"/>
      </w:pPr>
      <w:r>
        <w:rPr>
          <w:rStyle w:val="CommentReference"/>
        </w:rPr>
        <w:annotationRef/>
      </w:r>
      <w:r>
        <w:t>Missing the .</w:t>
      </w:r>
      <w:r w:rsidR="004132D5">
        <w:t xml:space="preserve"> and caps</w:t>
      </w:r>
    </w:p>
  </w:comment>
  <w:comment w:id="69" w:author="Safis Editor" w:date="2022-09-15T22:54:00Z" w:initials="SE">
    <w:p w14:paraId="4589B961" w14:textId="77777777" w:rsidR="00E254DD" w:rsidRDefault="00E254DD" w:rsidP="00B424AC">
      <w:pPr>
        <w:pStyle w:val="CommentText"/>
      </w:pPr>
      <w:r>
        <w:rPr>
          <w:rStyle w:val="CommentReference"/>
        </w:rPr>
        <w:annotationRef/>
      </w:r>
      <w:r>
        <w:t>At bottom: * .NET</w:t>
      </w:r>
    </w:p>
  </w:comment>
  <w:comment w:id="116" w:author="Safis Editor" w:date="2022-09-15T23:01:00Z" w:initials="SE">
    <w:p w14:paraId="1F18CD94" w14:textId="3A5145C0" w:rsidR="002A1965" w:rsidRDefault="002A1965" w:rsidP="00B424AC">
      <w:pPr>
        <w:pStyle w:val="CommentText"/>
      </w:pPr>
      <w:r>
        <w:rPr>
          <w:rStyle w:val="CommentReference"/>
        </w:rPr>
        <w:annotationRef/>
      </w:r>
      <w:r>
        <w:t>Check code style, apply throughout to this term if required</w:t>
      </w:r>
    </w:p>
  </w:comment>
  <w:comment w:id="124" w:author="Safis Editor" w:date="2022-09-15T23:05:00Z" w:initials="SE">
    <w:p w14:paraId="53EB831E" w14:textId="77777777" w:rsidR="00660BBF" w:rsidRDefault="00660BBF" w:rsidP="00B424AC">
      <w:pPr>
        <w:pStyle w:val="CommentText"/>
      </w:pPr>
      <w:r>
        <w:rPr>
          <w:rStyle w:val="CommentReference"/>
        </w:rPr>
        <w:annotationRef/>
      </w:r>
      <w:r>
        <w:t>Check code style</w:t>
      </w:r>
    </w:p>
  </w:comment>
  <w:comment w:id="129" w:author="Safis Editor" w:date="2022-09-15T23:06:00Z" w:initials="SE">
    <w:p w14:paraId="39E72F5F" w14:textId="77777777" w:rsidR="00660BBF" w:rsidRDefault="00660BBF" w:rsidP="00B424AC">
      <w:pPr>
        <w:pStyle w:val="CommentText"/>
      </w:pPr>
      <w:r>
        <w:rPr>
          <w:rStyle w:val="CommentReference"/>
        </w:rPr>
        <w:annotationRef/>
      </w:r>
      <w:r>
        <w:t>Check code style</w:t>
      </w:r>
    </w:p>
  </w:comment>
  <w:comment w:id="168" w:author="Mike Roberts" w:date="2022-06-22T17:45:00Z" w:initials="MR">
    <w:p w14:paraId="2371204A" w14:textId="5C20382E" w:rsidR="00680B34" w:rsidRDefault="00680B34" w:rsidP="00B424AC">
      <w:pPr>
        <w:pStyle w:val="CommentText"/>
      </w:pPr>
      <w:r>
        <w:rPr>
          <w:rStyle w:val="CommentReference"/>
        </w:rPr>
        <w:annotationRef/>
      </w:r>
      <w:r w:rsidR="00A02B24">
        <w:t>One space after $Commands is good here</w:t>
      </w:r>
    </w:p>
  </w:comment>
  <w:comment w:id="177" w:author="Safis Editor" w:date="2022-09-15T23:11:00Z" w:initials="SE">
    <w:p w14:paraId="61E9EC6D" w14:textId="77777777" w:rsidR="004547AD" w:rsidRDefault="004547AD" w:rsidP="00B424AC">
      <w:pPr>
        <w:pStyle w:val="CommentText"/>
      </w:pPr>
      <w:r>
        <w:rPr>
          <w:rStyle w:val="CommentReference"/>
        </w:rPr>
        <w:annotationRef/>
      </w:r>
      <w:r>
        <w:t>Note missing image</w:t>
      </w:r>
    </w:p>
  </w:comment>
  <w:comment w:id="202" w:author="Safis Editor" w:date="2022-09-15T23:15:00Z" w:initials="SE">
    <w:p w14:paraId="3E595049" w14:textId="77777777" w:rsidR="00083B64" w:rsidRDefault="00083B64" w:rsidP="00B424AC">
      <w:pPr>
        <w:pStyle w:val="CommentText"/>
      </w:pPr>
      <w:r>
        <w:rPr>
          <w:rStyle w:val="CommentReference"/>
        </w:rPr>
        <w:annotationRef/>
      </w:r>
      <w:r>
        <w:t>Unclear what this refers to - a recipe? Chapter? Book? Etc - please clarify</w:t>
      </w:r>
    </w:p>
  </w:comment>
  <w:comment w:id="206" w:author="Mike Roberts" w:date="2022-06-21T18:56:00Z" w:initials="MR">
    <w:p w14:paraId="395426CA" w14:textId="3279E111" w:rsidR="00304AEA" w:rsidRDefault="00304AEA" w:rsidP="00B424AC">
      <w:pPr>
        <w:pStyle w:val="CommentText"/>
      </w:pPr>
      <w:r>
        <w:rPr>
          <w:rStyle w:val="CommentReference"/>
        </w:rPr>
        <w:annotationRef/>
      </w:r>
      <w:r>
        <w:t>$File vs $FILE</w:t>
      </w:r>
    </w:p>
  </w:comment>
  <w:comment w:id="207" w:author="Thomas Lee" w:date="2022-08-08T13:01:00Z" w:initials="TL">
    <w:p w14:paraId="78693FF6" w14:textId="588E77C3" w:rsidR="004064F3" w:rsidRDefault="004064F3" w:rsidP="00B424AC">
      <w:pPr>
        <w:pStyle w:val="CommentText"/>
      </w:pPr>
      <w:r>
        <w:rPr>
          <w:rStyle w:val="CommentReference"/>
        </w:rPr>
        <w:annotationRef/>
      </w:r>
      <w:r>
        <w:t>Does this REALLY matter?</w:t>
      </w:r>
    </w:p>
  </w:comment>
  <w:comment w:id="208" w:author="Thomas Lee" w:date="2022-08-08T13:01:00Z" w:initials="TL">
    <w:p w14:paraId="143FB5A9" w14:textId="6B28D821" w:rsidR="004064F3" w:rsidRDefault="004064F3" w:rsidP="00B424AC">
      <w:pPr>
        <w:pStyle w:val="CommentText"/>
      </w:pPr>
      <w:r>
        <w:rPr>
          <w:rStyle w:val="CommentReference"/>
        </w:rPr>
        <w:annotationRef/>
      </w:r>
    </w:p>
  </w:comment>
  <w:comment w:id="209" w:author="Thomas Lee" w:date="2022-08-08T13:02:00Z" w:initials="TL">
    <w:p w14:paraId="1BC6AE4C" w14:textId="3DF33A6A" w:rsidR="004064F3" w:rsidRDefault="004064F3" w:rsidP="00B424AC">
      <w:pPr>
        <w:pStyle w:val="CommentText"/>
      </w:pPr>
      <w:r>
        <w:rPr>
          <w:rStyle w:val="CommentReference"/>
        </w:rPr>
        <w:annotationRef/>
      </w:r>
      <w:r>
        <w:t>This is a simple to you change that requires me to change three steps and take three new graphics and requires a second TR review:</w:t>
      </w:r>
    </w:p>
    <w:p w14:paraId="0938EC42" w14:textId="3FB11F8A" w:rsidR="004064F3" w:rsidRDefault="004064F3" w:rsidP="00B424AC">
      <w:pPr>
        <w:pStyle w:val="CommentText"/>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217" w:author="Safis Editor" w:date="2022-09-15T23:17:00Z" w:initials="SE">
    <w:p w14:paraId="720824D4" w14:textId="77777777" w:rsidR="00AB1C0A" w:rsidRDefault="00AB1C0A" w:rsidP="00B424AC">
      <w:pPr>
        <w:pStyle w:val="CommentText"/>
      </w:pPr>
      <w:r>
        <w:rPr>
          <w:rStyle w:val="CommentReference"/>
        </w:rPr>
        <w:annotationRef/>
      </w:r>
      <w:r>
        <w:t>Check caps/style</w:t>
      </w:r>
    </w:p>
  </w:comment>
  <w:comment w:id="219" w:author="Mike Roberts" w:date="2022-06-21T19:00:00Z" w:initials="MR">
    <w:p w14:paraId="3E4410F4" w14:textId="1892F99E" w:rsidR="001F721E" w:rsidRPr="001C7961" w:rsidRDefault="001F721E" w:rsidP="00B424AC">
      <w:pPr>
        <w:pStyle w:val="CommentText"/>
        <w:rPr>
          <w:lang w:val="en-GB"/>
        </w:rPr>
      </w:pPr>
      <w:r>
        <w:rPr>
          <w:rStyle w:val="CommentReference"/>
        </w:rPr>
        <w:annotationRef/>
      </w:r>
      <w:r w:rsidRPr="001C7961">
        <w:rPr>
          <w:lang w:val="en-GB"/>
        </w:rPr>
        <w:t>$Pwsh vs $PWSH</w:t>
      </w:r>
    </w:p>
  </w:comment>
  <w:comment w:id="292" w:author="Safis Editor" w:date="2022-09-16T00:01:00Z" w:initials="SE">
    <w:p w14:paraId="02C5D906" w14:textId="77777777" w:rsidR="00C43EA7" w:rsidRDefault="00C43EA7" w:rsidP="00B424AC">
      <w:pPr>
        <w:pStyle w:val="CommentText"/>
      </w:pPr>
      <w:r>
        <w:rPr>
          <w:rStyle w:val="CommentReference"/>
        </w:rPr>
        <w:annotationRef/>
      </w:r>
      <w:r>
        <w:t>Meaning unclear - in this string ?</w:t>
      </w:r>
    </w:p>
  </w:comment>
  <w:comment w:id="327" w:author="Mike Roberts" w:date="2022-06-22T19:37:00Z" w:initials="MR">
    <w:p w14:paraId="24AF06E7" w14:textId="09FF49DE" w:rsidR="00316F49" w:rsidRDefault="00316F49" w:rsidP="00B424AC">
      <w:pPr>
        <w:pStyle w:val="CommentText"/>
      </w:pPr>
      <w:r>
        <w:rPr>
          <w:rStyle w:val="CommentReference"/>
        </w:rPr>
        <w:annotationRef/>
      </w:r>
      <w:r>
        <w:t>You first mention the Windows SDK, but then just the .NET SDK. I was able to get this working with only the .NET SDK.</w:t>
      </w:r>
    </w:p>
  </w:comment>
  <w:comment w:id="373" w:author="Safis Editor" w:date="2022-09-16T00:13:00Z" w:initials="SE">
    <w:p w14:paraId="403103F7" w14:textId="77777777" w:rsidR="00B60458" w:rsidRDefault="00B60458" w:rsidP="00B424AC">
      <w:pPr>
        <w:pStyle w:val="CommentText"/>
      </w:pPr>
      <w:r>
        <w:rPr>
          <w:rStyle w:val="CommentReference"/>
        </w:rPr>
        <w:annotationRef/>
      </w:r>
      <w:r>
        <w:t>Content missing - please complete this sentence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226941" w15:done="0"/>
  <w15:commentEx w15:paraId="0EDF3F0B" w15:done="1"/>
  <w15:commentEx w15:paraId="4589B961" w15:done="0"/>
  <w15:commentEx w15:paraId="1F18CD94" w15:done="0"/>
  <w15:commentEx w15:paraId="53EB831E" w15:done="0"/>
  <w15:commentEx w15:paraId="39E72F5F" w15:done="0"/>
  <w15:commentEx w15:paraId="2371204A" w15:done="1"/>
  <w15:commentEx w15:paraId="61E9EC6D" w15:done="0"/>
  <w15:commentEx w15:paraId="3E595049" w15:done="0"/>
  <w15:commentEx w15:paraId="395426CA" w15:done="1"/>
  <w15:commentEx w15:paraId="78693FF6" w15:paraIdParent="395426CA" w15:done="1"/>
  <w15:commentEx w15:paraId="143FB5A9" w15:paraIdParent="395426CA" w15:done="1"/>
  <w15:commentEx w15:paraId="0938EC42" w15:paraIdParent="395426CA" w15:done="0"/>
  <w15:commentEx w15:paraId="720824D4" w15:done="0"/>
  <w15:commentEx w15:paraId="3E4410F4" w15:done="1"/>
  <w15:commentEx w15:paraId="02C5D906" w15:done="0"/>
  <w15:commentEx w15:paraId="24AF06E7" w15:done="1"/>
  <w15:commentEx w15:paraId="403103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E2AA8" w16cex:dateUtc="2022-09-15T21:50:00Z"/>
  <w16cex:commentExtensible w16cex:durableId="265C86C0" w16cex:dateUtc="2022-06-22T01:04:00Z"/>
  <w16cex:commentExtensible w16cex:durableId="26CE2BB6" w16cex:dateUtc="2022-09-15T21:54:00Z"/>
  <w16cex:commentExtensible w16cex:durableId="26CE2D30" w16cex:dateUtc="2022-09-15T22:01:00Z"/>
  <w16cex:commentExtensible w16cex:durableId="26CE2E3F" w16cex:dateUtc="2022-09-15T22:05:00Z"/>
  <w16cex:commentExtensible w16cex:durableId="26CE2E59" w16cex:dateUtc="2022-09-15T22:06:00Z"/>
  <w16cex:commentExtensible w16cex:durableId="265DD3C7" w16cex:dateUtc="2022-06-23T00:45:00Z"/>
  <w16cex:commentExtensible w16cex:durableId="26CE2F89" w16cex:dateUtc="2022-09-15T22:11:00Z"/>
  <w16cex:commentExtensible w16cex:durableId="26CE308E" w16cex:dateUtc="2022-09-15T22:15:00Z"/>
  <w16cex:commentExtensible w16cex:durableId="265C92C1" w16cex:dateUtc="2022-06-22T01:56:00Z"/>
  <w16cex:commentExtensible w16cex:durableId="269B879A" w16cex:dateUtc="2022-08-08T12:01:00Z"/>
  <w16cex:commentExtensible w16cex:durableId="269B87AA" w16cex:dateUtc="2022-08-08T12:01:00Z"/>
  <w16cex:commentExtensible w16cex:durableId="269B87F3" w16cex:dateUtc="2022-08-08T12:02:00Z"/>
  <w16cex:commentExtensible w16cex:durableId="26CE30F0" w16cex:dateUtc="2022-09-15T22:17:00Z"/>
  <w16cex:commentExtensible w16cex:durableId="265C93E3" w16cex:dateUtc="2022-06-22T02:00:00Z"/>
  <w16cex:commentExtensible w16cex:durableId="26CE3B5F" w16cex:dateUtc="2022-09-15T23:01:00Z"/>
  <w16cex:commentExtensible w16cex:durableId="265DEDF9" w16cex:dateUtc="2022-06-23T02:37:00Z"/>
  <w16cex:commentExtensible w16cex:durableId="26CE3E18" w16cex:dateUtc="2022-09-15T23: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226941" w16cid:durableId="26CE2AA8"/>
  <w16cid:commentId w16cid:paraId="0EDF3F0B" w16cid:durableId="265C86C0"/>
  <w16cid:commentId w16cid:paraId="4589B961" w16cid:durableId="26CE2BB6"/>
  <w16cid:commentId w16cid:paraId="1F18CD94" w16cid:durableId="26CE2D30"/>
  <w16cid:commentId w16cid:paraId="53EB831E" w16cid:durableId="26CE2E3F"/>
  <w16cid:commentId w16cid:paraId="39E72F5F" w16cid:durableId="26CE2E59"/>
  <w16cid:commentId w16cid:paraId="2371204A" w16cid:durableId="265DD3C7"/>
  <w16cid:commentId w16cid:paraId="61E9EC6D" w16cid:durableId="26CE2F89"/>
  <w16cid:commentId w16cid:paraId="3E595049" w16cid:durableId="26CE308E"/>
  <w16cid:commentId w16cid:paraId="395426CA" w16cid:durableId="265C92C1"/>
  <w16cid:commentId w16cid:paraId="78693FF6" w16cid:durableId="269B879A"/>
  <w16cid:commentId w16cid:paraId="143FB5A9" w16cid:durableId="269B87AA"/>
  <w16cid:commentId w16cid:paraId="0938EC42" w16cid:durableId="269B87F3"/>
  <w16cid:commentId w16cid:paraId="720824D4" w16cid:durableId="26CE30F0"/>
  <w16cid:commentId w16cid:paraId="3E4410F4" w16cid:durableId="265C93E3"/>
  <w16cid:commentId w16cid:paraId="02C5D906" w16cid:durableId="26CE3B5F"/>
  <w16cid:commentId w16cid:paraId="24AF06E7" w16cid:durableId="265DEDF9"/>
  <w16cid:commentId w16cid:paraId="403103F7" w16cid:durableId="26CE3E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D40EC" w14:textId="77777777" w:rsidR="00B32605" w:rsidRDefault="00B32605" w:rsidP="00F16DB2">
      <w:pPr>
        <w:spacing w:before="0" w:after="0"/>
      </w:pPr>
      <w:r>
        <w:separator/>
      </w:r>
    </w:p>
  </w:endnote>
  <w:endnote w:type="continuationSeparator" w:id="0">
    <w:p w14:paraId="72BFD5E2" w14:textId="77777777" w:rsidR="00B32605" w:rsidRDefault="00B32605"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Palatino">
    <w:altName w:val="Palatino Linotype"/>
    <w:charset w:val="00"/>
    <w:family w:val="roman"/>
    <w:pitch w:val="variable"/>
  </w:font>
  <w:font w:name="Segoe UI Emoji">
    <w:panose1 w:val="020B0502040204020203"/>
    <w:charset w:val="00"/>
    <w:family w:val="swiss"/>
    <w:pitch w:val="variable"/>
    <w:sig w:usb0="00000003" w:usb1="02000000" w:usb2="00000000" w:usb3="00000000" w:csb0="00000001" w:csb1="00000000"/>
  </w:font>
  <w:font w:name="Cascadia Code">
    <w:altName w:val="Segoe UI Symbol"/>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C0187" w14:textId="77777777" w:rsidR="00B32605" w:rsidRDefault="00B32605" w:rsidP="00F16DB2">
      <w:pPr>
        <w:spacing w:before="0" w:after="0"/>
      </w:pPr>
      <w:r>
        <w:separator/>
      </w:r>
    </w:p>
  </w:footnote>
  <w:footnote w:type="continuationSeparator" w:id="0">
    <w:p w14:paraId="484513CB" w14:textId="77777777" w:rsidR="00B32605" w:rsidRDefault="00B32605"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0"/>
  </w:num>
  <w:num w:numId="10" w16cid:durableId="1939210876">
    <w:abstractNumId w:val="2"/>
  </w:num>
  <w:num w:numId="11" w16cid:durableId="1102729058">
    <w:abstractNumId w:val="9"/>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fis Editor">
    <w15:presenceInfo w15:providerId="None" w15:userId="Safis Editor"/>
  </w15:person>
  <w15:person w15:author="Liam Draper">
    <w15:presenceInfo w15:providerId="None" w15:userId="Liam Draper"/>
  </w15:person>
  <w15:person w15:author="Mike Roberts">
    <w15:presenceInfo w15:providerId="Windows Live" w15:userId="459704b89492d590"/>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sFAO1U+FgtAAAA"/>
  </w:docVars>
  <w:rsids>
    <w:rsidRoot w:val="009D0F10"/>
    <w:rsid w:val="0000165C"/>
    <w:rsid w:val="000048BD"/>
    <w:rsid w:val="000075BA"/>
    <w:rsid w:val="00014022"/>
    <w:rsid w:val="00016BD5"/>
    <w:rsid w:val="00021DA7"/>
    <w:rsid w:val="00022E8C"/>
    <w:rsid w:val="0003000A"/>
    <w:rsid w:val="00033A15"/>
    <w:rsid w:val="0003582B"/>
    <w:rsid w:val="00036E59"/>
    <w:rsid w:val="000474EF"/>
    <w:rsid w:val="00050575"/>
    <w:rsid w:val="00050C32"/>
    <w:rsid w:val="00051988"/>
    <w:rsid w:val="000546DE"/>
    <w:rsid w:val="00056CFC"/>
    <w:rsid w:val="00056E75"/>
    <w:rsid w:val="00061F9F"/>
    <w:rsid w:val="00063798"/>
    <w:rsid w:val="00076863"/>
    <w:rsid w:val="0007796E"/>
    <w:rsid w:val="00080E27"/>
    <w:rsid w:val="00082490"/>
    <w:rsid w:val="00082C8D"/>
    <w:rsid w:val="00083B64"/>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5C6"/>
    <w:rsid w:val="000E07FE"/>
    <w:rsid w:val="000E0EF0"/>
    <w:rsid w:val="000E2CFE"/>
    <w:rsid w:val="000E31A1"/>
    <w:rsid w:val="000E6955"/>
    <w:rsid w:val="000E7F41"/>
    <w:rsid w:val="000F295A"/>
    <w:rsid w:val="000F432B"/>
    <w:rsid w:val="000F5591"/>
    <w:rsid w:val="000F6BB8"/>
    <w:rsid w:val="000F72A3"/>
    <w:rsid w:val="00102EEC"/>
    <w:rsid w:val="00105CB9"/>
    <w:rsid w:val="00110239"/>
    <w:rsid w:val="00110761"/>
    <w:rsid w:val="00110DD2"/>
    <w:rsid w:val="00111A20"/>
    <w:rsid w:val="00115BAE"/>
    <w:rsid w:val="001211A2"/>
    <w:rsid w:val="001221A1"/>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7FA6"/>
    <w:rsid w:val="00180B34"/>
    <w:rsid w:val="001818BF"/>
    <w:rsid w:val="00182E33"/>
    <w:rsid w:val="00183597"/>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61"/>
    <w:rsid w:val="001C79D3"/>
    <w:rsid w:val="001D0FFE"/>
    <w:rsid w:val="001D1CDB"/>
    <w:rsid w:val="001D1E6F"/>
    <w:rsid w:val="001D277F"/>
    <w:rsid w:val="001D4F73"/>
    <w:rsid w:val="001E1BCF"/>
    <w:rsid w:val="001E1E0C"/>
    <w:rsid w:val="001E7D1E"/>
    <w:rsid w:val="001F06A8"/>
    <w:rsid w:val="001F1056"/>
    <w:rsid w:val="001F2836"/>
    <w:rsid w:val="001F3545"/>
    <w:rsid w:val="001F481A"/>
    <w:rsid w:val="001F721E"/>
    <w:rsid w:val="00201023"/>
    <w:rsid w:val="00202273"/>
    <w:rsid w:val="00202547"/>
    <w:rsid w:val="00204611"/>
    <w:rsid w:val="002112EC"/>
    <w:rsid w:val="00212135"/>
    <w:rsid w:val="00214C5A"/>
    <w:rsid w:val="00217379"/>
    <w:rsid w:val="00222998"/>
    <w:rsid w:val="00224AB3"/>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35C"/>
    <w:rsid w:val="00272D52"/>
    <w:rsid w:val="00272F4C"/>
    <w:rsid w:val="00273F96"/>
    <w:rsid w:val="00280294"/>
    <w:rsid w:val="0028492F"/>
    <w:rsid w:val="00285E3E"/>
    <w:rsid w:val="0028611F"/>
    <w:rsid w:val="00286D2F"/>
    <w:rsid w:val="00290256"/>
    <w:rsid w:val="002964E6"/>
    <w:rsid w:val="00296D1C"/>
    <w:rsid w:val="002A1965"/>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4AEA"/>
    <w:rsid w:val="00305917"/>
    <w:rsid w:val="00306FF9"/>
    <w:rsid w:val="00307997"/>
    <w:rsid w:val="003119EB"/>
    <w:rsid w:val="00315D24"/>
    <w:rsid w:val="00315F24"/>
    <w:rsid w:val="00316F49"/>
    <w:rsid w:val="00322EFE"/>
    <w:rsid w:val="00323900"/>
    <w:rsid w:val="00323E56"/>
    <w:rsid w:val="003244D1"/>
    <w:rsid w:val="003266B7"/>
    <w:rsid w:val="00327CDB"/>
    <w:rsid w:val="00327D40"/>
    <w:rsid w:val="00330057"/>
    <w:rsid w:val="0033308A"/>
    <w:rsid w:val="00334384"/>
    <w:rsid w:val="003414AF"/>
    <w:rsid w:val="00343B12"/>
    <w:rsid w:val="003442B0"/>
    <w:rsid w:val="00345A49"/>
    <w:rsid w:val="00346681"/>
    <w:rsid w:val="00347F6F"/>
    <w:rsid w:val="003636E8"/>
    <w:rsid w:val="003648CD"/>
    <w:rsid w:val="003653AD"/>
    <w:rsid w:val="0036545F"/>
    <w:rsid w:val="00373DA7"/>
    <w:rsid w:val="003742D5"/>
    <w:rsid w:val="00377C3E"/>
    <w:rsid w:val="00380387"/>
    <w:rsid w:val="003841A3"/>
    <w:rsid w:val="0038591A"/>
    <w:rsid w:val="00387689"/>
    <w:rsid w:val="00387AA3"/>
    <w:rsid w:val="003903EE"/>
    <w:rsid w:val="00392D4E"/>
    <w:rsid w:val="0039594E"/>
    <w:rsid w:val="003A033E"/>
    <w:rsid w:val="003A0348"/>
    <w:rsid w:val="003A0A16"/>
    <w:rsid w:val="003A4B9C"/>
    <w:rsid w:val="003B1EF8"/>
    <w:rsid w:val="003B2B1E"/>
    <w:rsid w:val="003B5DDD"/>
    <w:rsid w:val="003B636D"/>
    <w:rsid w:val="003B6BA5"/>
    <w:rsid w:val="003C01B7"/>
    <w:rsid w:val="003C1251"/>
    <w:rsid w:val="003C2037"/>
    <w:rsid w:val="003C514B"/>
    <w:rsid w:val="003D05DD"/>
    <w:rsid w:val="003D2E43"/>
    <w:rsid w:val="003D5BD5"/>
    <w:rsid w:val="003E1E02"/>
    <w:rsid w:val="003E3643"/>
    <w:rsid w:val="003E74EB"/>
    <w:rsid w:val="003E7F7E"/>
    <w:rsid w:val="003F024D"/>
    <w:rsid w:val="003F186D"/>
    <w:rsid w:val="003F5F2B"/>
    <w:rsid w:val="003F7CF8"/>
    <w:rsid w:val="004008BB"/>
    <w:rsid w:val="00401F8E"/>
    <w:rsid w:val="004039E9"/>
    <w:rsid w:val="00403A1A"/>
    <w:rsid w:val="004064F3"/>
    <w:rsid w:val="00410CC0"/>
    <w:rsid w:val="004124C2"/>
    <w:rsid w:val="00412BB0"/>
    <w:rsid w:val="004132D5"/>
    <w:rsid w:val="00416132"/>
    <w:rsid w:val="004161D8"/>
    <w:rsid w:val="0041633B"/>
    <w:rsid w:val="004163E4"/>
    <w:rsid w:val="004204E8"/>
    <w:rsid w:val="00422580"/>
    <w:rsid w:val="004225C0"/>
    <w:rsid w:val="0042343C"/>
    <w:rsid w:val="00424653"/>
    <w:rsid w:val="00424ECB"/>
    <w:rsid w:val="004270E1"/>
    <w:rsid w:val="00427F23"/>
    <w:rsid w:val="0043121F"/>
    <w:rsid w:val="00435266"/>
    <w:rsid w:val="00441EDC"/>
    <w:rsid w:val="004448CC"/>
    <w:rsid w:val="00446F51"/>
    <w:rsid w:val="00450528"/>
    <w:rsid w:val="0045154C"/>
    <w:rsid w:val="0045154D"/>
    <w:rsid w:val="00452940"/>
    <w:rsid w:val="004547AD"/>
    <w:rsid w:val="004564D9"/>
    <w:rsid w:val="004568E6"/>
    <w:rsid w:val="004569B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792"/>
    <w:rsid w:val="004A4ACB"/>
    <w:rsid w:val="004A5434"/>
    <w:rsid w:val="004B6DF0"/>
    <w:rsid w:val="004C1012"/>
    <w:rsid w:val="004C1FAE"/>
    <w:rsid w:val="004C2D6E"/>
    <w:rsid w:val="004C5224"/>
    <w:rsid w:val="004C53F7"/>
    <w:rsid w:val="004C7ABE"/>
    <w:rsid w:val="004D46E9"/>
    <w:rsid w:val="004D5500"/>
    <w:rsid w:val="004D5530"/>
    <w:rsid w:val="004D6912"/>
    <w:rsid w:val="004D6B7B"/>
    <w:rsid w:val="004E23F5"/>
    <w:rsid w:val="004E682C"/>
    <w:rsid w:val="004F12E3"/>
    <w:rsid w:val="004F1C29"/>
    <w:rsid w:val="004F40E0"/>
    <w:rsid w:val="005001D7"/>
    <w:rsid w:val="0050217A"/>
    <w:rsid w:val="00502DA9"/>
    <w:rsid w:val="00504521"/>
    <w:rsid w:val="00504A1A"/>
    <w:rsid w:val="00510466"/>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56A4D"/>
    <w:rsid w:val="00562A0F"/>
    <w:rsid w:val="005650D8"/>
    <w:rsid w:val="0057009A"/>
    <w:rsid w:val="0057297A"/>
    <w:rsid w:val="00573D8E"/>
    <w:rsid w:val="00576806"/>
    <w:rsid w:val="005803C6"/>
    <w:rsid w:val="00581C53"/>
    <w:rsid w:val="00582863"/>
    <w:rsid w:val="00584B32"/>
    <w:rsid w:val="00587A15"/>
    <w:rsid w:val="005904BA"/>
    <w:rsid w:val="0059250D"/>
    <w:rsid w:val="00597198"/>
    <w:rsid w:val="00597210"/>
    <w:rsid w:val="00597D9E"/>
    <w:rsid w:val="005A1BA7"/>
    <w:rsid w:val="005A217D"/>
    <w:rsid w:val="005A2B81"/>
    <w:rsid w:val="005A3354"/>
    <w:rsid w:val="005A7C97"/>
    <w:rsid w:val="005B36C6"/>
    <w:rsid w:val="005B397C"/>
    <w:rsid w:val="005B6FD2"/>
    <w:rsid w:val="005C0CB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5DA3"/>
    <w:rsid w:val="005F7ABE"/>
    <w:rsid w:val="006022DF"/>
    <w:rsid w:val="00602909"/>
    <w:rsid w:val="00602DC4"/>
    <w:rsid w:val="00604008"/>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60BBF"/>
    <w:rsid w:val="006629D3"/>
    <w:rsid w:val="00662EF6"/>
    <w:rsid w:val="00663380"/>
    <w:rsid w:val="0066598B"/>
    <w:rsid w:val="00670AEC"/>
    <w:rsid w:val="00671DFF"/>
    <w:rsid w:val="00672056"/>
    <w:rsid w:val="00676163"/>
    <w:rsid w:val="0067664B"/>
    <w:rsid w:val="006773ED"/>
    <w:rsid w:val="00680778"/>
    <w:rsid w:val="00680B34"/>
    <w:rsid w:val="0068300B"/>
    <w:rsid w:val="006876A5"/>
    <w:rsid w:val="00697459"/>
    <w:rsid w:val="00697CD9"/>
    <w:rsid w:val="006A10EB"/>
    <w:rsid w:val="006A1943"/>
    <w:rsid w:val="006A1A8C"/>
    <w:rsid w:val="006A2560"/>
    <w:rsid w:val="006A2B22"/>
    <w:rsid w:val="006A7FE4"/>
    <w:rsid w:val="006B0443"/>
    <w:rsid w:val="006B28E9"/>
    <w:rsid w:val="006B6939"/>
    <w:rsid w:val="006C1423"/>
    <w:rsid w:val="006C25F2"/>
    <w:rsid w:val="006C30CA"/>
    <w:rsid w:val="006C653F"/>
    <w:rsid w:val="006C75F9"/>
    <w:rsid w:val="006C7852"/>
    <w:rsid w:val="006D0DD7"/>
    <w:rsid w:val="006D45FD"/>
    <w:rsid w:val="006D5128"/>
    <w:rsid w:val="006D7550"/>
    <w:rsid w:val="006E335D"/>
    <w:rsid w:val="006E34C5"/>
    <w:rsid w:val="006E3619"/>
    <w:rsid w:val="006E48B8"/>
    <w:rsid w:val="006E5B23"/>
    <w:rsid w:val="006E5DA4"/>
    <w:rsid w:val="006E6DE8"/>
    <w:rsid w:val="006E7225"/>
    <w:rsid w:val="006F0D0A"/>
    <w:rsid w:val="006F22B2"/>
    <w:rsid w:val="006F4C8D"/>
    <w:rsid w:val="007004A4"/>
    <w:rsid w:val="00701D67"/>
    <w:rsid w:val="0070297F"/>
    <w:rsid w:val="00703A9E"/>
    <w:rsid w:val="00704DAF"/>
    <w:rsid w:val="00706079"/>
    <w:rsid w:val="0070664F"/>
    <w:rsid w:val="00710669"/>
    <w:rsid w:val="00710A97"/>
    <w:rsid w:val="00710B75"/>
    <w:rsid w:val="00710D18"/>
    <w:rsid w:val="00710D70"/>
    <w:rsid w:val="00711E5E"/>
    <w:rsid w:val="00712828"/>
    <w:rsid w:val="00712C79"/>
    <w:rsid w:val="00713FF9"/>
    <w:rsid w:val="00715402"/>
    <w:rsid w:val="0071762C"/>
    <w:rsid w:val="007200F4"/>
    <w:rsid w:val="007222CE"/>
    <w:rsid w:val="00722485"/>
    <w:rsid w:val="00727383"/>
    <w:rsid w:val="00730363"/>
    <w:rsid w:val="00731D0C"/>
    <w:rsid w:val="00737A8F"/>
    <w:rsid w:val="0074101D"/>
    <w:rsid w:val="00743848"/>
    <w:rsid w:val="00746626"/>
    <w:rsid w:val="007515B7"/>
    <w:rsid w:val="00752021"/>
    <w:rsid w:val="0075459B"/>
    <w:rsid w:val="0076301B"/>
    <w:rsid w:val="00763C8A"/>
    <w:rsid w:val="0076490B"/>
    <w:rsid w:val="007663F6"/>
    <w:rsid w:val="00770982"/>
    <w:rsid w:val="00771122"/>
    <w:rsid w:val="007715D3"/>
    <w:rsid w:val="00773220"/>
    <w:rsid w:val="00773645"/>
    <w:rsid w:val="007737AB"/>
    <w:rsid w:val="00773B4B"/>
    <w:rsid w:val="007762AB"/>
    <w:rsid w:val="0078023F"/>
    <w:rsid w:val="00780CFE"/>
    <w:rsid w:val="00781981"/>
    <w:rsid w:val="007820E5"/>
    <w:rsid w:val="00783A67"/>
    <w:rsid w:val="007841DF"/>
    <w:rsid w:val="00784F5C"/>
    <w:rsid w:val="00785523"/>
    <w:rsid w:val="00785E75"/>
    <w:rsid w:val="00787CD1"/>
    <w:rsid w:val="0079371A"/>
    <w:rsid w:val="00794721"/>
    <w:rsid w:val="0079732A"/>
    <w:rsid w:val="00797CAC"/>
    <w:rsid w:val="007A3502"/>
    <w:rsid w:val="007A5480"/>
    <w:rsid w:val="007A60E5"/>
    <w:rsid w:val="007A7FB5"/>
    <w:rsid w:val="007B35BE"/>
    <w:rsid w:val="007B4F73"/>
    <w:rsid w:val="007B7A9E"/>
    <w:rsid w:val="007C0211"/>
    <w:rsid w:val="007C3188"/>
    <w:rsid w:val="007C55EC"/>
    <w:rsid w:val="007D1AA8"/>
    <w:rsid w:val="007D202C"/>
    <w:rsid w:val="007D27A4"/>
    <w:rsid w:val="007E6FF8"/>
    <w:rsid w:val="007E7460"/>
    <w:rsid w:val="007E7EE2"/>
    <w:rsid w:val="007F088C"/>
    <w:rsid w:val="007F4A53"/>
    <w:rsid w:val="007F525F"/>
    <w:rsid w:val="007F5A0B"/>
    <w:rsid w:val="007F5FD1"/>
    <w:rsid w:val="007F66C5"/>
    <w:rsid w:val="00800AF2"/>
    <w:rsid w:val="008012F1"/>
    <w:rsid w:val="00803907"/>
    <w:rsid w:val="00804B8C"/>
    <w:rsid w:val="00805B6A"/>
    <w:rsid w:val="00810278"/>
    <w:rsid w:val="00812BD5"/>
    <w:rsid w:val="008149E1"/>
    <w:rsid w:val="008165ED"/>
    <w:rsid w:val="00816FEF"/>
    <w:rsid w:val="00817269"/>
    <w:rsid w:val="00817943"/>
    <w:rsid w:val="00817A75"/>
    <w:rsid w:val="00817BC5"/>
    <w:rsid w:val="00817C70"/>
    <w:rsid w:val="00822804"/>
    <w:rsid w:val="00830EFC"/>
    <w:rsid w:val="0083169C"/>
    <w:rsid w:val="00832C15"/>
    <w:rsid w:val="00834EDD"/>
    <w:rsid w:val="008357CE"/>
    <w:rsid w:val="00840CBE"/>
    <w:rsid w:val="00840D57"/>
    <w:rsid w:val="0084472B"/>
    <w:rsid w:val="0085073A"/>
    <w:rsid w:val="008562EC"/>
    <w:rsid w:val="00857D0F"/>
    <w:rsid w:val="00857DB3"/>
    <w:rsid w:val="00857F72"/>
    <w:rsid w:val="00860550"/>
    <w:rsid w:val="00861497"/>
    <w:rsid w:val="00862EF0"/>
    <w:rsid w:val="0086531A"/>
    <w:rsid w:val="00867638"/>
    <w:rsid w:val="00876040"/>
    <w:rsid w:val="008829CA"/>
    <w:rsid w:val="00885C98"/>
    <w:rsid w:val="008908E0"/>
    <w:rsid w:val="008954B7"/>
    <w:rsid w:val="00896172"/>
    <w:rsid w:val="008A2B55"/>
    <w:rsid w:val="008A2B8B"/>
    <w:rsid w:val="008A40E9"/>
    <w:rsid w:val="008A7C0D"/>
    <w:rsid w:val="008C3F45"/>
    <w:rsid w:val="008D066B"/>
    <w:rsid w:val="008D0E22"/>
    <w:rsid w:val="008D1273"/>
    <w:rsid w:val="008D2D38"/>
    <w:rsid w:val="008E39C8"/>
    <w:rsid w:val="008E4137"/>
    <w:rsid w:val="008E634D"/>
    <w:rsid w:val="008E6477"/>
    <w:rsid w:val="008F2C1D"/>
    <w:rsid w:val="008F6100"/>
    <w:rsid w:val="008F63B2"/>
    <w:rsid w:val="008F7D9A"/>
    <w:rsid w:val="009008F7"/>
    <w:rsid w:val="00901907"/>
    <w:rsid w:val="00904765"/>
    <w:rsid w:val="00910E96"/>
    <w:rsid w:val="009145E9"/>
    <w:rsid w:val="00914EB1"/>
    <w:rsid w:val="0092032B"/>
    <w:rsid w:val="00920B71"/>
    <w:rsid w:val="009271C7"/>
    <w:rsid w:val="009305CD"/>
    <w:rsid w:val="009343E2"/>
    <w:rsid w:val="00934A62"/>
    <w:rsid w:val="00934C94"/>
    <w:rsid w:val="009366D5"/>
    <w:rsid w:val="00936942"/>
    <w:rsid w:val="00936D34"/>
    <w:rsid w:val="00941AB9"/>
    <w:rsid w:val="0094492E"/>
    <w:rsid w:val="009459C8"/>
    <w:rsid w:val="00947A17"/>
    <w:rsid w:val="00950592"/>
    <w:rsid w:val="00952699"/>
    <w:rsid w:val="00973EB8"/>
    <w:rsid w:val="00974FF9"/>
    <w:rsid w:val="0097509A"/>
    <w:rsid w:val="00975388"/>
    <w:rsid w:val="0097632D"/>
    <w:rsid w:val="00987230"/>
    <w:rsid w:val="009A310D"/>
    <w:rsid w:val="009A4C24"/>
    <w:rsid w:val="009A4FB5"/>
    <w:rsid w:val="009A54DD"/>
    <w:rsid w:val="009A5648"/>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2C81"/>
    <w:rsid w:val="009E6CDD"/>
    <w:rsid w:val="009E75C7"/>
    <w:rsid w:val="009F6344"/>
    <w:rsid w:val="00A02B24"/>
    <w:rsid w:val="00A046DD"/>
    <w:rsid w:val="00A04D9F"/>
    <w:rsid w:val="00A0556F"/>
    <w:rsid w:val="00A055C9"/>
    <w:rsid w:val="00A05769"/>
    <w:rsid w:val="00A0712E"/>
    <w:rsid w:val="00A07EE6"/>
    <w:rsid w:val="00A101CF"/>
    <w:rsid w:val="00A110D3"/>
    <w:rsid w:val="00A11F15"/>
    <w:rsid w:val="00A13C50"/>
    <w:rsid w:val="00A16F57"/>
    <w:rsid w:val="00A20590"/>
    <w:rsid w:val="00A20604"/>
    <w:rsid w:val="00A23867"/>
    <w:rsid w:val="00A2604B"/>
    <w:rsid w:val="00A3248F"/>
    <w:rsid w:val="00A342AA"/>
    <w:rsid w:val="00A366C7"/>
    <w:rsid w:val="00A37AA0"/>
    <w:rsid w:val="00A44A5F"/>
    <w:rsid w:val="00A51C48"/>
    <w:rsid w:val="00A5298C"/>
    <w:rsid w:val="00A5399E"/>
    <w:rsid w:val="00A5699D"/>
    <w:rsid w:val="00A60056"/>
    <w:rsid w:val="00A620C7"/>
    <w:rsid w:val="00A64394"/>
    <w:rsid w:val="00A64B14"/>
    <w:rsid w:val="00A661BA"/>
    <w:rsid w:val="00A715F5"/>
    <w:rsid w:val="00A724B5"/>
    <w:rsid w:val="00A73E68"/>
    <w:rsid w:val="00A76873"/>
    <w:rsid w:val="00A84B6E"/>
    <w:rsid w:val="00A855D6"/>
    <w:rsid w:val="00A91B13"/>
    <w:rsid w:val="00A95E1D"/>
    <w:rsid w:val="00A96062"/>
    <w:rsid w:val="00A96865"/>
    <w:rsid w:val="00AA18F9"/>
    <w:rsid w:val="00AA3787"/>
    <w:rsid w:val="00AA7CAC"/>
    <w:rsid w:val="00AB1C0A"/>
    <w:rsid w:val="00AB1F9F"/>
    <w:rsid w:val="00AB2FEA"/>
    <w:rsid w:val="00AB303F"/>
    <w:rsid w:val="00AB331E"/>
    <w:rsid w:val="00AB3CBA"/>
    <w:rsid w:val="00AB4F8E"/>
    <w:rsid w:val="00AB6E71"/>
    <w:rsid w:val="00AB7FCD"/>
    <w:rsid w:val="00AC1FBF"/>
    <w:rsid w:val="00AC4F0D"/>
    <w:rsid w:val="00AC635D"/>
    <w:rsid w:val="00AD4120"/>
    <w:rsid w:val="00AD667A"/>
    <w:rsid w:val="00AE195E"/>
    <w:rsid w:val="00AE308A"/>
    <w:rsid w:val="00AE484C"/>
    <w:rsid w:val="00AE7C72"/>
    <w:rsid w:val="00AF431D"/>
    <w:rsid w:val="00AF4AA1"/>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2605"/>
    <w:rsid w:val="00B342AD"/>
    <w:rsid w:val="00B34C50"/>
    <w:rsid w:val="00B355D5"/>
    <w:rsid w:val="00B35C5A"/>
    <w:rsid w:val="00B40204"/>
    <w:rsid w:val="00B424AC"/>
    <w:rsid w:val="00B461C7"/>
    <w:rsid w:val="00B51DAA"/>
    <w:rsid w:val="00B5384F"/>
    <w:rsid w:val="00B57122"/>
    <w:rsid w:val="00B60458"/>
    <w:rsid w:val="00B62650"/>
    <w:rsid w:val="00B6355B"/>
    <w:rsid w:val="00B67804"/>
    <w:rsid w:val="00B757AE"/>
    <w:rsid w:val="00B75F98"/>
    <w:rsid w:val="00B81CD8"/>
    <w:rsid w:val="00B85DB0"/>
    <w:rsid w:val="00B87223"/>
    <w:rsid w:val="00B9297E"/>
    <w:rsid w:val="00B937D3"/>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4C2E"/>
    <w:rsid w:val="00C35295"/>
    <w:rsid w:val="00C35AA9"/>
    <w:rsid w:val="00C36D60"/>
    <w:rsid w:val="00C401DA"/>
    <w:rsid w:val="00C41783"/>
    <w:rsid w:val="00C43866"/>
    <w:rsid w:val="00C43EA7"/>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6685"/>
    <w:rsid w:val="00C877E1"/>
    <w:rsid w:val="00C92757"/>
    <w:rsid w:val="00C92EAE"/>
    <w:rsid w:val="00C950B1"/>
    <w:rsid w:val="00C95A94"/>
    <w:rsid w:val="00C95C59"/>
    <w:rsid w:val="00CA010A"/>
    <w:rsid w:val="00CA1718"/>
    <w:rsid w:val="00CA464B"/>
    <w:rsid w:val="00CA48EB"/>
    <w:rsid w:val="00CA658B"/>
    <w:rsid w:val="00CB34AD"/>
    <w:rsid w:val="00CB3A57"/>
    <w:rsid w:val="00CB5119"/>
    <w:rsid w:val="00CB7C40"/>
    <w:rsid w:val="00CC1E97"/>
    <w:rsid w:val="00CC22F7"/>
    <w:rsid w:val="00CC2D12"/>
    <w:rsid w:val="00CC3642"/>
    <w:rsid w:val="00CC5F7E"/>
    <w:rsid w:val="00CC626E"/>
    <w:rsid w:val="00CC777F"/>
    <w:rsid w:val="00CD2612"/>
    <w:rsid w:val="00CD61B7"/>
    <w:rsid w:val="00CE01B6"/>
    <w:rsid w:val="00CE1DD5"/>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6105"/>
    <w:rsid w:val="00D200B9"/>
    <w:rsid w:val="00D21EE2"/>
    <w:rsid w:val="00D23677"/>
    <w:rsid w:val="00D2429A"/>
    <w:rsid w:val="00D3090C"/>
    <w:rsid w:val="00D309E2"/>
    <w:rsid w:val="00D30FAE"/>
    <w:rsid w:val="00D31D44"/>
    <w:rsid w:val="00D3225A"/>
    <w:rsid w:val="00D3392E"/>
    <w:rsid w:val="00D3416D"/>
    <w:rsid w:val="00D34AAC"/>
    <w:rsid w:val="00D353F1"/>
    <w:rsid w:val="00D44E49"/>
    <w:rsid w:val="00D51286"/>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7066"/>
    <w:rsid w:val="00DA58F8"/>
    <w:rsid w:val="00DB7E58"/>
    <w:rsid w:val="00DC10AA"/>
    <w:rsid w:val="00DC31B8"/>
    <w:rsid w:val="00DC5C96"/>
    <w:rsid w:val="00DD0079"/>
    <w:rsid w:val="00DD36B3"/>
    <w:rsid w:val="00DD3DBA"/>
    <w:rsid w:val="00DD6C3F"/>
    <w:rsid w:val="00DE2A7F"/>
    <w:rsid w:val="00DE78DC"/>
    <w:rsid w:val="00DF04CB"/>
    <w:rsid w:val="00DF2D25"/>
    <w:rsid w:val="00DF4941"/>
    <w:rsid w:val="00DF4F7A"/>
    <w:rsid w:val="00DF6389"/>
    <w:rsid w:val="00DF74A2"/>
    <w:rsid w:val="00E010AA"/>
    <w:rsid w:val="00E019D6"/>
    <w:rsid w:val="00E01A2A"/>
    <w:rsid w:val="00E06E34"/>
    <w:rsid w:val="00E10E2E"/>
    <w:rsid w:val="00E16AC7"/>
    <w:rsid w:val="00E254DD"/>
    <w:rsid w:val="00E27220"/>
    <w:rsid w:val="00E30191"/>
    <w:rsid w:val="00E305D4"/>
    <w:rsid w:val="00E32F38"/>
    <w:rsid w:val="00E37BB3"/>
    <w:rsid w:val="00E416FD"/>
    <w:rsid w:val="00E429A7"/>
    <w:rsid w:val="00E47CE9"/>
    <w:rsid w:val="00E5033F"/>
    <w:rsid w:val="00E51179"/>
    <w:rsid w:val="00E534E6"/>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1103"/>
    <w:rsid w:val="00E92B99"/>
    <w:rsid w:val="00E955DC"/>
    <w:rsid w:val="00E95601"/>
    <w:rsid w:val="00E95D2A"/>
    <w:rsid w:val="00E95F08"/>
    <w:rsid w:val="00E9661F"/>
    <w:rsid w:val="00E96F87"/>
    <w:rsid w:val="00E975F4"/>
    <w:rsid w:val="00E97765"/>
    <w:rsid w:val="00EA00A7"/>
    <w:rsid w:val="00EA1242"/>
    <w:rsid w:val="00EA3BC7"/>
    <w:rsid w:val="00EB13DA"/>
    <w:rsid w:val="00EB33F0"/>
    <w:rsid w:val="00EB3C59"/>
    <w:rsid w:val="00EB4079"/>
    <w:rsid w:val="00EB4BF5"/>
    <w:rsid w:val="00EB566A"/>
    <w:rsid w:val="00EB6CF2"/>
    <w:rsid w:val="00EC2848"/>
    <w:rsid w:val="00EC35B8"/>
    <w:rsid w:val="00ED093B"/>
    <w:rsid w:val="00EE246D"/>
    <w:rsid w:val="00EE3A9F"/>
    <w:rsid w:val="00EF4210"/>
    <w:rsid w:val="00EF4D92"/>
    <w:rsid w:val="00EF4E1C"/>
    <w:rsid w:val="00EF5100"/>
    <w:rsid w:val="00EF5465"/>
    <w:rsid w:val="00EF5978"/>
    <w:rsid w:val="00EF6D5E"/>
    <w:rsid w:val="00F00E64"/>
    <w:rsid w:val="00F037D2"/>
    <w:rsid w:val="00F073D0"/>
    <w:rsid w:val="00F1028A"/>
    <w:rsid w:val="00F12D50"/>
    <w:rsid w:val="00F16DB2"/>
    <w:rsid w:val="00F23228"/>
    <w:rsid w:val="00F25253"/>
    <w:rsid w:val="00F31E19"/>
    <w:rsid w:val="00F34BF5"/>
    <w:rsid w:val="00F356BE"/>
    <w:rsid w:val="00F364A5"/>
    <w:rsid w:val="00F42279"/>
    <w:rsid w:val="00F42576"/>
    <w:rsid w:val="00F42C5E"/>
    <w:rsid w:val="00F448EF"/>
    <w:rsid w:val="00F45021"/>
    <w:rsid w:val="00F50DAE"/>
    <w:rsid w:val="00F51AD6"/>
    <w:rsid w:val="00F53410"/>
    <w:rsid w:val="00F5631B"/>
    <w:rsid w:val="00F62C57"/>
    <w:rsid w:val="00F64089"/>
    <w:rsid w:val="00F72C82"/>
    <w:rsid w:val="00F75A27"/>
    <w:rsid w:val="00F76DCC"/>
    <w:rsid w:val="00F779F8"/>
    <w:rsid w:val="00F81D65"/>
    <w:rsid w:val="00F83528"/>
    <w:rsid w:val="00F87A06"/>
    <w:rsid w:val="00F9740B"/>
    <w:rsid w:val="00FA36FE"/>
    <w:rsid w:val="00FA5531"/>
    <w:rsid w:val="00FA6DDA"/>
    <w:rsid w:val="00FB2A79"/>
    <w:rsid w:val="00FB457E"/>
    <w:rsid w:val="00FB60E1"/>
    <w:rsid w:val="00FB64E8"/>
    <w:rsid w:val="00FB6B70"/>
    <w:rsid w:val="00FB6ECD"/>
    <w:rsid w:val="00FC0E4B"/>
    <w:rsid w:val="00FC3C93"/>
    <w:rsid w:val="00FC4128"/>
    <w:rsid w:val="00FC4A1D"/>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C43EA7"/>
    <w:pPr>
      <w:spacing w:after="50"/>
      <w:ind w:left="360"/>
      <w:pPrChange w:id="0" w:author="Safis Editor" w:date="2022-09-15T23:40:00Z">
        <w:pPr>
          <w:spacing w:after="50"/>
          <w:ind w:left="360"/>
        </w:pPr>
      </w:pPrChange>
    </w:pPr>
    <w:rPr>
      <w:rFonts w:ascii="Lucida Console" w:hAnsi="Lucida Console"/>
      <w:sz w:val="19"/>
      <w:szCs w:val="18"/>
      <w:lang w:val="en-GB" w:eastAsia="ar-SA"/>
      <w:rPrChange w:id="0" w:author="Safis Editor" w:date="2022-09-15T23:40: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B424AC"/>
    <w:pPr>
      <w:pPrChange w:id="1" w:author="Liam Draper" w:date="2022-09-23T10:13:00Z">
        <w:pPr>
          <w:spacing w:before="60" w:after="60"/>
        </w:pPr>
      </w:pPrChange>
    </w:pPr>
    <w:rPr>
      <w:szCs w:val="20"/>
      <w:rPrChange w:id="1" w:author="Liam Draper" w:date="2022-09-23T10:13: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B424AC"/>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1985">
      <w:bodyDiv w:val="1"/>
      <w:marLeft w:val="0"/>
      <w:marRight w:val="0"/>
      <w:marTop w:val="0"/>
      <w:marBottom w:val="0"/>
      <w:divBdr>
        <w:top w:val="none" w:sz="0" w:space="0" w:color="auto"/>
        <w:left w:val="none" w:sz="0" w:space="0" w:color="auto"/>
        <w:bottom w:val="none" w:sz="0" w:space="0" w:color="auto"/>
        <w:right w:val="none" w:sz="0" w:space="0" w:color="auto"/>
      </w:divBdr>
      <w:divsChild>
        <w:div w:id="899439661">
          <w:marLeft w:val="0"/>
          <w:marRight w:val="0"/>
          <w:marTop w:val="0"/>
          <w:marBottom w:val="0"/>
          <w:divBdr>
            <w:top w:val="none" w:sz="0" w:space="0" w:color="auto"/>
            <w:left w:val="none" w:sz="0" w:space="0" w:color="auto"/>
            <w:bottom w:val="none" w:sz="0" w:space="0" w:color="auto"/>
            <w:right w:val="none" w:sz="0" w:space="0" w:color="auto"/>
          </w:divBdr>
          <w:divsChild>
            <w:div w:id="562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dotnet/core/blob/main/release-notes/6.0/supported-os.md%20f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evblogs.microsoft.com/dotnet/announcing-net-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26</Pages>
  <Words>6885</Words>
  <Characters>39248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3</cp:revision>
  <dcterms:created xsi:type="dcterms:W3CDTF">2022-09-21T16:18:00Z</dcterms:created>
  <dcterms:modified xsi:type="dcterms:W3CDTF">2022-09-23T09:14:00Z</dcterms:modified>
</cp:coreProperties>
</file>