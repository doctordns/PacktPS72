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987230" w:rsidP="00465E34">
      <w:pPr>
        <w:pStyle w:val="Heading2"/>
      </w:pPr>
    </w:p>
    <w:p w14:paraId="6C7E8F0F" w14:textId="77777777" w:rsidR="00987230" w:rsidRDefault="00987230" w:rsidP="00987230">
      <w:pPr>
        <w:pStyle w:val="NormalPACKT"/>
      </w:pPr>
    </w:p>
    <w:p w14:paraId="4E432E3B" w14:textId="0D772942" w:rsidR="00987230" w:rsidRDefault="00905EC2" w:rsidP="00987230">
      <w:pPr>
        <w:pStyle w:val="ChapterNumberPACKT"/>
      </w:pPr>
      <w:commentRangeStart w:id="1"/>
      <w:commentRangeStart w:id="2"/>
      <w:r>
        <w:t>7</w:t>
      </w:r>
      <w:commentRangeEnd w:id="1"/>
      <w:r w:rsidR="009F729B">
        <w:rPr>
          <w:rStyle w:val="CommentReference"/>
          <w:color w:val="auto"/>
          <w:kern w:val="0"/>
          <w:lang w:val="en-US"/>
        </w:rPr>
        <w:commentReference w:id="1"/>
      </w:r>
    </w:p>
    <w:p w14:paraId="025169F9" w14:textId="6A18AA03" w:rsidR="00987230" w:rsidRDefault="00905EC2" w:rsidP="00987230">
      <w:pPr>
        <w:pStyle w:val="ChapterTitlePACKT"/>
      </w:pPr>
      <w:r>
        <w:t>Managing Storage</w:t>
      </w:r>
      <w:commentRangeEnd w:id="2"/>
      <w:r w:rsidR="005B3A5B">
        <w:rPr>
          <w:rStyle w:val="CommentReference"/>
          <w:color w:val="auto"/>
          <w:kern w:val="0"/>
          <w:lang w:val="en-US"/>
        </w:rPr>
        <w:commentReference w:id="2"/>
      </w:r>
    </w:p>
    <w:p w14:paraId="085B3573" w14:textId="77777777" w:rsidR="00987230" w:rsidRDefault="00987230" w:rsidP="00987230">
      <w:pPr>
        <w:pStyle w:val="NormalPACKT"/>
      </w:pPr>
      <w:r>
        <w:t>This chapter covers the following recipes:</w:t>
      </w:r>
    </w:p>
    <w:p w14:paraId="3FAF26AA" w14:textId="384FA43C" w:rsidR="00905EC2" w:rsidRDefault="00905EC2" w:rsidP="00905EC2">
      <w:pPr>
        <w:pStyle w:val="BulletPACKT"/>
      </w:pPr>
      <w:r>
        <w:t xml:space="preserve">Managing </w:t>
      </w:r>
      <w:r w:rsidR="000F2A6B">
        <w:t>Disks</w:t>
      </w:r>
    </w:p>
    <w:p w14:paraId="3D6B1C94" w14:textId="5FE93D0C" w:rsidR="00905EC2" w:rsidRDefault="00905EC2" w:rsidP="00905EC2">
      <w:pPr>
        <w:pStyle w:val="BulletPACKT"/>
      </w:pPr>
      <w:r>
        <w:t>Managing File Systems</w:t>
      </w:r>
    </w:p>
    <w:p w14:paraId="513424EB" w14:textId="0E25172E" w:rsidR="00905EC2" w:rsidRDefault="00905EC2" w:rsidP="00905EC2">
      <w:pPr>
        <w:pStyle w:val="BulletPACKT"/>
      </w:pPr>
      <w:r>
        <w:t>Exploring PowerShell Providers and the File System provider</w:t>
      </w:r>
    </w:p>
    <w:p w14:paraId="58792C54" w14:textId="511CC372" w:rsidR="00905EC2" w:rsidRDefault="00905EC2" w:rsidP="00905EC2">
      <w:pPr>
        <w:pStyle w:val="BulletPACKT"/>
      </w:pPr>
      <w:r>
        <w:t>Managing Storage Replica</w:t>
      </w:r>
    </w:p>
    <w:p w14:paraId="5480D98C" w14:textId="5FA313DA" w:rsidR="00905EC2" w:rsidRDefault="00905EC2" w:rsidP="00905EC2">
      <w:pPr>
        <w:pStyle w:val="BulletPACKT"/>
      </w:pPr>
      <w:r>
        <w:t>Deploying Storage Spaces</w:t>
      </w:r>
    </w:p>
    <w:p w14:paraId="5D29EF32" w14:textId="1545CF67" w:rsidR="00987230" w:rsidRDefault="00987230" w:rsidP="00987230">
      <w:pPr>
        <w:pStyle w:val="Heading1"/>
        <w:tabs>
          <w:tab w:val="left" w:pos="0"/>
        </w:tabs>
      </w:pPr>
      <w:r>
        <w:t>Introduction</w:t>
      </w:r>
    </w:p>
    <w:p w14:paraId="1454F4F0" w14:textId="55A3676E" w:rsidR="00774A3C" w:rsidRDefault="00774A3C" w:rsidP="00774A3C">
      <w:pPr>
        <w:pStyle w:val="NormalPACKT"/>
      </w:pPr>
      <w:r>
        <w:t>Windows Server 2022 provides a range of features that allow</w:t>
      </w:r>
      <w:r w:rsidR="005139E9">
        <w:t xml:space="preserve"> access to various</w:t>
      </w:r>
      <w:r>
        <w:t xml:space="preserve"> storage and storage devices. Windows supports spinning disks, USB memory sticks, and SSD devices (including </w:t>
      </w:r>
      <w:commentRangeStart w:id="3"/>
      <w:r>
        <w:t>MVMe</w:t>
      </w:r>
      <w:commentRangeEnd w:id="3"/>
      <w:r w:rsidR="003B4B7F">
        <w:rPr>
          <w:rStyle w:val="CommentReference"/>
          <w:rFonts w:ascii="Arial" w:hAnsi="Arial" w:cs="Arial"/>
          <w:bCs/>
        </w:rPr>
        <w:commentReference w:id="3"/>
      </w:r>
      <w:r>
        <w:t xml:space="preserve"> SSD devices). Th</w:t>
      </w:r>
      <w:r w:rsidR="005139E9">
        <w:t xml:space="preserve">ese storage options </w:t>
      </w:r>
      <w:r>
        <w:t>provide you with great flexibility.</w:t>
      </w:r>
    </w:p>
    <w:p w14:paraId="1A454EE4" w14:textId="62DCC3F6" w:rsidR="00774A3C" w:rsidRDefault="00774A3C" w:rsidP="00774A3C">
      <w:pPr>
        <w:pStyle w:val="NormalPACKT"/>
      </w:pPr>
      <w:r>
        <w:t xml:space="preserve">Before </w:t>
      </w:r>
      <w:r w:rsidR="00C23277">
        <w:t>using</w:t>
      </w:r>
      <w:r>
        <w:t xml:space="preserve"> a storage device to hold files, you need to create partitions or volumes on the device and then format these drives/volumes</w:t>
      </w:r>
      <w:r w:rsidR="00C23277">
        <w:t>.</w:t>
      </w:r>
      <w:r>
        <w:t xml:space="preserve"> Before formatting</w:t>
      </w:r>
      <w:r w:rsidR="00C23277">
        <w:t>,</w:t>
      </w:r>
      <w:r>
        <w:t xml:space="preserve"> you need to initialize a disk and define which partitioning method to use. You have two choices: </w:t>
      </w:r>
    </w:p>
    <w:p w14:paraId="6FF0410A" w14:textId="762158E8" w:rsidR="00774A3C" w:rsidRDefault="00774A3C" w:rsidP="003B4B7F">
      <w:pPr>
        <w:pStyle w:val="BulletPACKT"/>
      </w:pPr>
      <w:r>
        <w:t>Master Boot Record (MBR)</w:t>
      </w:r>
    </w:p>
    <w:p w14:paraId="6EFC1005" w14:textId="1A360185" w:rsidR="00774A3C" w:rsidRDefault="00774A3C" w:rsidP="003B4B7F">
      <w:pPr>
        <w:pStyle w:val="BulletPACKT"/>
      </w:pPr>
      <w:r>
        <w:t>GUID Partition Table (GPT)</w:t>
      </w:r>
    </w:p>
    <w:p w14:paraId="56FF8587" w14:textId="7242D2CF" w:rsidR="00774A3C" w:rsidRDefault="00774A3C" w:rsidP="00774A3C">
      <w:pPr>
        <w:pStyle w:val="NormalPACKT"/>
      </w:pPr>
      <w:r>
        <w:t>These days, most PCs use the GUID Partition Table (GPT) disk type for hard drives and SSDs. GPT is more robust and allows for volumes bigger than 2 TB. The older MBR disk type is used typically by older PC and removable drives such as memory cards or external disk drives.</w:t>
      </w:r>
    </w:p>
    <w:p w14:paraId="42588134" w14:textId="4A5698B2" w:rsidR="00774A3C" w:rsidRDefault="00774A3C" w:rsidP="00774A3C">
      <w:pPr>
        <w:pStyle w:val="NormalPACKT"/>
      </w:pPr>
      <w:r>
        <w:t xml:space="preserve">For a good discussion of the differences between these two mechanisms, see </w:t>
      </w:r>
      <w:r w:rsidRPr="00774A3C">
        <w:rPr>
          <w:rStyle w:val="URLPACKTChar"/>
        </w:rPr>
        <w:t>https://www.howtogeek.com/193669/whats-the-difference-between-gptand-mbr-when-partitioning-a-drive/</w:t>
      </w:r>
      <w:r>
        <w:t>.</w:t>
      </w:r>
    </w:p>
    <w:p w14:paraId="58616E52" w14:textId="5AC63692" w:rsidR="00774A3C" w:rsidRDefault="00774A3C" w:rsidP="00774A3C">
      <w:pPr>
        <w:pStyle w:val="NormalPACKT"/>
      </w:pPr>
      <w:r>
        <w:t xml:space="preserve">Once you create a volume on a storage device, you can format the volume. Windows supports five filesystems you can use: ReFS, NTFS, exFAT, UDF, and FAT32. For details of the latter four, see </w:t>
      </w:r>
      <w:r w:rsidRPr="00774A3C">
        <w:rPr>
          <w:rStyle w:val="URLPACKTChar"/>
        </w:rPr>
        <w:t>https://docs.microsoft.com/windows/desktop/fileio/filesystemfunctionality-comparison.</w:t>
      </w:r>
      <w:r>
        <w:t xml:space="preserve"> The ReFS filesystem is more recent and is based on NFTS but lacks some features you</w:t>
      </w:r>
      <w:r w:rsidR="00C23277">
        <w:t>r file server might need (for example, ReFS does not support encrypted files that you may wish to support</w:t>
      </w:r>
      <w:r>
        <w:t xml:space="preserve">. A benefit of the ReFS file system is the automatic integrity checking. For a comparison between the ReFS and NTFS filesystems, see </w:t>
      </w:r>
      <w:r w:rsidRPr="005F1AA8">
        <w:rPr>
          <w:rStyle w:val="URLPACKTChar"/>
        </w:rPr>
        <w:t>https://www.iperiusbackup.net/en/refs-vs-ntfs-differences-and-performance-comparison-when-to-use/.</w:t>
      </w:r>
      <w:r>
        <w:t xml:space="preserve"> You examine partitioning and formatting volumes in the </w:t>
      </w:r>
      <w:r w:rsidRPr="005F1AA8">
        <w:rPr>
          <w:rStyle w:val="ItalicsPACKT"/>
        </w:rPr>
        <w:t>Managing physical disks and volumes</w:t>
      </w:r>
      <w:r>
        <w:t xml:space="preserve"> recipe.  </w:t>
      </w:r>
    </w:p>
    <w:p w14:paraId="0534CA53" w14:textId="4A73F7F7" w:rsidR="005F1AA8" w:rsidRDefault="00774A3C" w:rsidP="00774A3C">
      <w:pPr>
        <w:pStyle w:val="NormalPACKT"/>
      </w:pPr>
      <w:r>
        <w:t xml:space="preserve">NTFS (and ReFS) volumes allow you to create access control lists (ACLs) that control access to files and folders stored in Windows volumes. </w:t>
      </w:r>
      <w:r w:rsidR="005F1AA8">
        <w:t>Each ACL has one or more Access Control Entries (ACE). Each ACE in an ACL defines a specific permission for some account (</w:t>
      </w:r>
      <w:r w:rsidR="00C23277">
        <w:t>for example, setting</w:t>
      </w:r>
      <w:r w:rsidR="005F1AA8">
        <w:t xml:space="preserve"> Read only </w:t>
      </w:r>
      <w:r w:rsidR="005F1AA8">
        <w:lastRenderedPageBreak/>
        <w:t>for members of the DNS Admins group). In general, you want ACLs to have as few ACEs as possible.</w:t>
      </w:r>
      <w:r w:rsidR="00C23277">
        <w:t xml:space="preserve"> Longer ACLs can be challenging to keep up to date, represent a potential security issue, and impact performance. </w:t>
      </w:r>
    </w:p>
    <w:p w14:paraId="2CD2361A" w14:textId="38BE5781" w:rsidR="00774A3C" w:rsidRDefault="00774A3C" w:rsidP="00774A3C">
      <w:pPr>
        <w:pStyle w:val="NormalPACKT"/>
      </w:pPr>
      <w:r>
        <w:t xml:space="preserve">Managing ACLs </w:t>
      </w:r>
      <w:r w:rsidR="005F1AA8">
        <w:t xml:space="preserve">with PowerShell </w:t>
      </w:r>
      <w:r>
        <w:t>is somewhat tricky</w:t>
      </w:r>
      <w:r w:rsidR="005F1AA8">
        <w:t xml:space="preserve">. </w:t>
      </w:r>
      <w:r>
        <w:t>PowerShell lacks rich support for managing ACLs and ACL inheritance</w:t>
      </w:r>
      <w:r w:rsidR="005F1AA8">
        <w:t xml:space="preserve">, although .NET does provide the necessary classes you need to manage ACLs. </w:t>
      </w:r>
      <w:r>
        <w:t xml:space="preserve">To </w:t>
      </w:r>
      <w:r w:rsidR="005F1AA8">
        <w:t xml:space="preserve">simplify the management of </w:t>
      </w:r>
      <w:r>
        <w:t xml:space="preserve">ACLs on NTFS volumes, as you see in the </w:t>
      </w:r>
      <w:r w:rsidRPr="005F1AA8">
        <w:rPr>
          <w:rStyle w:val="ItalicsPACKT"/>
        </w:rPr>
        <w:t>Managing NTFS permissions</w:t>
      </w:r>
      <w:r>
        <w:t xml:space="preserve"> recipe</w:t>
      </w:r>
      <w:r w:rsidR="005F1AA8">
        <w:t xml:space="preserve"> in </w:t>
      </w:r>
      <w:commentRangeStart w:id="4"/>
      <w:r w:rsidR="005F1AA8">
        <w:t>Chapter 8</w:t>
      </w:r>
      <w:commentRangeEnd w:id="4"/>
      <w:r w:rsidR="005F1AA8">
        <w:rPr>
          <w:rStyle w:val="CommentReference"/>
          <w:rFonts w:ascii="Arial" w:hAnsi="Arial" w:cs="Arial"/>
          <w:bCs/>
        </w:rPr>
        <w:commentReference w:id="4"/>
      </w:r>
      <w:r>
        <w:t>, you can download and use a third-party module,</w:t>
      </w:r>
      <w:r w:rsidRPr="005F1AA8">
        <w:rPr>
          <w:rStyle w:val="ItalicsPACKT"/>
        </w:rPr>
        <w:t xml:space="preserve"> NTFSSecurity</w:t>
      </w:r>
      <w:r>
        <w:t>.</w:t>
      </w:r>
    </w:p>
    <w:p w14:paraId="17725605" w14:textId="792FBD30" w:rsidR="00774A3C" w:rsidRDefault="00774A3C" w:rsidP="00774A3C">
      <w:pPr>
        <w:pStyle w:val="NormalPACKT"/>
      </w:pPr>
      <w:r>
        <w:t xml:space="preserve">Storage Replica is a feature of Windows </w:t>
      </w:r>
      <w:r w:rsidR="005F1AA8">
        <w:t>Server that replicates any volume to a</w:t>
      </w:r>
      <w:r>
        <w:t xml:space="preserve"> remote system. </w:t>
      </w:r>
      <w:r w:rsidR="005F1AA8">
        <w:t xml:space="preserve">Storage Replica is only available with </w:t>
      </w:r>
      <w:r w:rsidR="00C23277">
        <w:t xml:space="preserve">the </w:t>
      </w:r>
      <w:r w:rsidR="005F1AA8">
        <w:t>Windows Server Data Center edition.</w:t>
      </w:r>
      <w:del w:id="5" w:author="Liam Draper" w:date="2022-09-08T11:29:00Z">
        <w:r w:rsidR="005F1AA8" w:rsidDel="001C21B0">
          <w:delText>,</w:delText>
        </w:r>
      </w:del>
      <w:r w:rsidR="005F1AA8">
        <w:t xml:space="preserve"> </w:t>
      </w:r>
      <w:r>
        <w:t xml:space="preserve">In </w:t>
      </w:r>
      <w:r w:rsidRPr="005F1AA8">
        <w:rPr>
          <w:rStyle w:val="ItalicsPACKT"/>
        </w:rPr>
        <w:t>Managing Storage Replica</w:t>
      </w:r>
      <w:r>
        <w:t>, you create a replication partnership between two hosts and enable Windows Server to keep the replica up to date.</w:t>
      </w:r>
    </w:p>
    <w:p w14:paraId="32325512" w14:textId="3BA88B79" w:rsidR="00774A3C" w:rsidRPr="00774A3C" w:rsidRDefault="00774A3C" w:rsidP="00774A3C">
      <w:pPr>
        <w:pStyle w:val="NormalPACKT"/>
      </w:pPr>
      <w:r>
        <w:t>Storage Spaces is a technology provided by Microsoft in</w:t>
      </w:r>
      <w:r w:rsidR="0056360D">
        <w:t xml:space="preserve"> the </w:t>
      </w:r>
      <w:r>
        <w:t>Window</w:t>
      </w:r>
      <w:r w:rsidR="0056360D">
        <w:t>s Client (Windows 10 and Windows 11</w:t>
      </w:r>
      <w:r w:rsidR="00C23277">
        <w:t>)</w:t>
      </w:r>
      <w:r w:rsidR="0056360D">
        <w:t xml:space="preserve"> </w:t>
      </w:r>
      <w:r>
        <w:t xml:space="preserve">and </w:t>
      </w:r>
      <w:r w:rsidR="0056360D">
        <w:t xml:space="preserve">recent versions of </w:t>
      </w:r>
      <w:r>
        <w:t xml:space="preserve">Windows Server that can help you protect against a disk drive’s failure. Storage Spaces provides software RAID, which you investigate in </w:t>
      </w:r>
      <w:r w:rsidRPr="0056360D">
        <w:rPr>
          <w:rStyle w:val="ItalicsPACKT"/>
        </w:rPr>
        <w:t>Deploying Storage Spaces</w:t>
      </w:r>
      <w:r>
        <w:t>.</w:t>
      </w:r>
    </w:p>
    <w:p w14:paraId="46BFAA72" w14:textId="571508F4" w:rsidR="00987230" w:rsidRDefault="00036E59" w:rsidP="00987230">
      <w:pPr>
        <w:pStyle w:val="Heading2"/>
      </w:pPr>
      <w:r>
        <w:t>The system</w:t>
      </w:r>
      <w:r w:rsidR="00680501">
        <w:t>s</w:t>
      </w:r>
      <w:r w:rsidR="00987230">
        <w:t xml:space="preserve"> used in the chapter</w:t>
      </w:r>
    </w:p>
    <w:p w14:paraId="6AC0DC17" w14:textId="7957568B" w:rsidR="00F16A28" w:rsidRPr="00F16A28" w:rsidRDefault="00F16A28" w:rsidP="00F16A28">
      <w:pPr>
        <w:pStyle w:val="NormalPACKT"/>
        <w:rPr>
          <w:lang w:val="en-GB"/>
        </w:rPr>
      </w:pPr>
      <w:r>
        <w:rPr>
          <w:lang w:val="en-GB"/>
        </w:rPr>
        <w:t xml:space="preserve">In this chapter, you </w:t>
      </w:r>
      <w:r w:rsidR="00C23277">
        <w:rPr>
          <w:lang w:val="en-GB"/>
        </w:rPr>
        <w:t>use</w:t>
      </w:r>
      <w:r>
        <w:rPr>
          <w:lang w:val="en-GB"/>
        </w:rPr>
        <w:t xml:space="preserve"> two servers: </w:t>
      </w:r>
      <w:r w:rsidRPr="00F16A28">
        <w:rPr>
          <w:rStyle w:val="CodeInTextPACKT"/>
        </w:rPr>
        <w:t>SRV1</w:t>
      </w:r>
      <w:r>
        <w:rPr>
          <w:lang w:val="en-GB"/>
        </w:rPr>
        <w:t xml:space="preserve"> and </w:t>
      </w:r>
      <w:r w:rsidRPr="00F16A28">
        <w:rPr>
          <w:rStyle w:val="CodeInTextPACKT"/>
        </w:rPr>
        <w:t>SRV2</w:t>
      </w:r>
      <w:r>
        <w:rPr>
          <w:lang w:val="en-GB"/>
        </w:rPr>
        <w:t xml:space="preserve">. Both are running Windows Server 2022 Data Center edition. The servers are member servers in the Reskit.Org domain served by the two Domain Controllers: </w:t>
      </w:r>
      <w:r w:rsidRPr="00F16A28">
        <w:rPr>
          <w:rStyle w:val="CodeInTextPACKT"/>
        </w:rPr>
        <w:t>DC1</w:t>
      </w:r>
      <w:r>
        <w:rPr>
          <w:lang w:val="en-GB"/>
        </w:rPr>
        <w:t xml:space="preserve"> and </w:t>
      </w:r>
      <w:r w:rsidRPr="00F16A28">
        <w:rPr>
          <w:rStyle w:val="CodeInTextPACKT"/>
        </w:rPr>
        <w:t>DC2</w:t>
      </w:r>
      <w:r>
        <w:rPr>
          <w:lang w:val="en-GB"/>
        </w:rPr>
        <w:t>, as shown here:</w:t>
      </w:r>
    </w:p>
    <w:p w14:paraId="49D93780" w14:textId="5473B1C5" w:rsidR="00987230" w:rsidRPr="0018485E" w:rsidRDefault="00F16A28" w:rsidP="00987230">
      <w:pPr>
        <w:pStyle w:val="FigurePACKT"/>
      </w:pPr>
      <w:r>
        <w:rPr>
          <w:noProof/>
        </w:rPr>
        <w:drawing>
          <wp:inline distT="0" distB="0" distL="0" distR="0" wp14:anchorId="7577B95D" wp14:editId="525D0EFE">
            <wp:extent cx="3902710" cy="240838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6" cy="2409957"/>
                    </a:xfrm>
                    <a:prstGeom prst="rect">
                      <a:avLst/>
                    </a:prstGeom>
                  </pic:spPr>
                </pic:pic>
              </a:graphicData>
            </a:graphic>
          </wp:inline>
        </w:drawing>
      </w:r>
    </w:p>
    <w:p w14:paraId="2D3303DD" w14:textId="019ADBCC" w:rsidR="00987230" w:rsidRPr="00DC6325" w:rsidRDefault="00987230" w:rsidP="00905EC2">
      <w:pPr>
        <w:pStyle w:val="FigureCaptionPACKT"/>
      </w:pPr>
      <w:r w:rsidRPr="00DC6325">
        <w:t xml:space="preserve">Figure </w:t>
      </w:r>
      <w:r w:rsidR="0036100C">
        <w:t>7</w:t>
      </w:r>
      <w:r w:rsidRPr="00DC6325">
        <w:t>.</w:t>
      </w:r>
      <w:r w:rsidR="006845CF">
        <w:t>1</w:t>
      </w:r>
      <w:r w:rsidRPr="00DC6325">
        <w:t xml:space="preserve">: </w:t>
      </w:r>
      <w:r>
        <w:t>Host</w:t>
      </w:r>
      <w:r w:rsidR="006845CF">
        <w:t>s</w:t>
      </w:r>
      <w:r>
        <w:t xml:space="preserve"> in use for this chapter</w:t>
      </w:r>
    </w:p>
    <w:p w14:paraId="19281160" w14:textId="0B23D1BE" w:rsidR="00987230" w:rsidRDefault="00987230" w:rsidP="00987230">
      <w:pPr>
        <w:pStyle w:val="LayoutInformationPACKT"/>
        <w:rPr>
          <w:noProof/>
        </w:rPr>
      </w:pPr>
      <w:r>
        <w:t xml:space="preserve">Insert </w:t>
      </w:r>
      <w:r w:rsidRPr="00C41783">
        <w:t>image</w:t>
      </w:r>
      <w:r>
        <w:t xml:space="preserve"> </w:t>
      </w:r>
      <w:r w:rsidR="00936D34">
        <w:rPr>
          <w:noProof/>
        </w:rPr>
        <w:t>B18878_0</w:t>
      </w:r>
      <w:r w:rsidR="0056360D">
        <w:rPr>
          <w:noProof/>
        </w:rPr>
        <w:t>7</w:t>
      </w:r>
      <w:r w:rsidRPr="00023EAD">
        <w:rPr>
          <w:noProof/>
        </w:rPr>
        <w:t>_</w:t>
      </w:r>
      <w:r>
        <w:rPr>
          <w:noProof/>
        </w:rPr>
        <w:t>0</w:t>
      </w:r>
      <w:r w:rsidR="006845CF">
        <w:rPr>
          <w:noProof/>
        </w:rPr>
        <w:t>1</w:t>
      </w:r>
      <w:r>
        <w:rPr>
          <w:noProof/>
        </w:rPr>
        <w:t>.png</w:t>
      </w:r>
    </w:p>
    <w:p w14:paraId="7E9375B7" w14:textId="749A7E17" w:rsidR="00987230" w:rsidRDefault="00905EC2" w:rsidP="00987230">
      <w:pPr>
        <w:pStyle w:val="Heading1"/>
        <w:tabs>
          <w:tab w:val="left" w:pos="0"/>
        </w:tabs>
      </w:pPr>
      <w:r>
        <w:t xml:space="preserve">Managing </w:t>
      </w:r>
      <w:r w:rsidR="000F2A6B">
        <w:t>Disks</w:t>
      </w:r>
    </w:p>
    <w:p w14:paraId="2C3C1590" w14:textId="1426E177" w:rsidR="00E8360A" w:rsidRDefault="00E8360A" w:rsidP="00E8360A">
      <w:pPr>
        <w:pStyle w:val="NormalPACKT"/>
      </w:pPr>
      <w:r w:rsidRPr="00414032">
        <w:t>Windows Server 20</w:t>
      </w:r>
      <w:r>
        <w:t>22</w:t>
      </w:r>
      <w:r w:rsidRPr="00414032">
        <w:t xml:space="preserve"> requires a computer with at least one </w:t>
      </w:r>
      <w:r>
        <w:t xml:space="preserve">storage </w:t>
      </w:r>
      <w:r w:rsidRPr="00414032">
        <w:t>drive (</w:t>
      </w:r>
      <w:r>
        <w:t>in most cases, this is your</w:t>
      </w:r>
      <w:r w:rsidRPr="00414032">
        <w:t xml:space="preserve"> </w:t>
      </w:r>
      <w:r w:rsidRPr="00792599">
        <w:rPr>
          <w:rStyle w:val="CodeInTextPACKT"/>
        </w:rPr>
        <w:t>C:\</w:t>
      </w:r>
      <w:r w:rsidRPr="00414032">
        <w:t xml:space="preserve"> drive). </w:t>
      </w:r>
      <w:r>
        <w:t>You can connect a</w:t>
      </w:r>
      <w:r w:rsidRPr="00414032">
        <w:t xml:space="preserve"> </w:t>
      </w:r>
      <w:r>
        <w:t>stor</w:t>
      </w:r>
      <w:r w:rsidR="00C23277">
        <w:t>a</w:t>
      </w:r>
      <w:r>
        <w:t>ge devi</w:t>
      </w:r>
      <w:r w:rsidR="00C23277">
        <w:t>c</w:t>
      </w:r>
      <w:r>
        <w:t>e using</w:t>
      </w:r>
      <w:r w:rsidRPr="00414032">
        <w:t xml:space="preserve"> different bus types, such as IDE, SATA, SAS, </w:t>
      </w:r>
      <w:r>
        <w:t>and</w:t>
      </w:r>
      <w:r w:rsidRPr="00414032">
        <w:t xml:space="preserve"> USB. Before you can utilize a </w:t>
      </w:r>
      <w:r>
        <w:t>storage</w:t>
      </w:r>
      <w:r w:rsidR="00C23277">
        <w:t xml:space="preserve"> device</w:t>
      </w:r>
      <w:r w:rsidRPr="00414032">
        <w:t xml:space="preserve"> in Windows, you need to initialize it and create </w:t>
      </w:r>
      <w:r w:rsidR="00C23277">
        <w:t xml:space="preserve">a </w:t>
      </w:r>
      <w:r>
        <w:t>partitioning scheme.</w:t>
      </w:r>
    </w:p>
    <w:p w14:paraId="4FC29571" w14:textId="5802BF60" w:rsidR="003B5600" w:rsidRDefault="00E8360A" w:rsidP="00E8360A">
      <w:pPr>
        <w:pStyle w:val="NormalPACKT"/>
      </w:pPr>
      <w:r>
        <w:t>You can use two partitioning schemes: the older format of Master Boot Record (MBR)</w:t>
      </w:r>
      <w:r w:rsidRPr="00414032">
        <w:t xml:space="preserve"> and the </w:t>
      </w:r>
      <w:r>
        <w:t>more recent</w:t>
      </w:r>
      <w:r w:rsidRPr="00414032">
        <w:t xml:space="preserve"> </w:t>
      </w:r>
      <w:r>
        <w:t>G</w:t>
      </w:r>
      <w:r w:rsidR="00C23277">
        <w:t>UID</w:t>
      </w:r>
      <w:r>
        <w:t xml:space="preserve"> Partition Table (</w:t>
      </w:r>
      <w:r w:rsidRPr="00414032">
        <w:t>GPT</w:t>
      </w:r>
      <w:r>
        <w:t>)</w:t>
      </w:r>
      <w:r w:rsidRPr="00414032">
        <w:t xml:space="preserve">. The MBR scheme, first introduced with the PC DOS 2 in 1983, had </w:t>
      </w:r>
      <w:r>
        <w:t>some</w:t>
      </w:r>
      <w:r w:rsidRPr="00414032">
        <w:t xml:space="preserve"> restrictions. For example, the largest partition supported with MBR is 2 TB. And </w:t>
      </w:r>
      <w:r>
        <w:t xml:space="preserve">to create </w:t>
      </w:r>
      <w:r w:rsidRPr="00414032">
        <w:t xml:space="preserve">more than four </w:t>
      </w:r>
      <w:r w:rsidR="00C23277">
        <w:t xml:space="preserve">primary </w:t>
      </w:r>
      <w:r w:rsidRPr="00414032">
        <w:t>partitions</w:t>
      </w:r>
      <w:r w:rsidR="00C23277">
        <w:t>,</w:t>
      </w:r>
      <w:r w:rsidR="003B5600">
        <w:t xml:space="preserve"> you would need </w:t>
      </w:r>
      <w:r w:rsidR="00C23277">
        <w:t xml:space="preserve">an </w:t>
      </w:r>
      <w:r w:rsidRPr="00414032">
        <w:t xml:space="preserve">extended partition and </w:t>
      </w:r>
      <w:r w:rsidR="003B5600">
        <w:t xml:space="preserve">then </w:t>
      </w:r>
      <w:r w:rsidRPr="00414032">
        <w:t xml:space="preserve">create additional partitions inside the extended partition. </w:t>
      </w:r>
      <w:r w:rsidR="00C23277">
        <w:t>For larger disk devices, this can be inefficient</w:t>
      </w:r>
    </w:p>
    <w:p w14:paraId="1813ED5D" w14:textId="7F6D2EB1" w:rsidR="00E8360A" w:rsidRDefault="00E8360A" w:rsidP="00E8360A">
      <w:pPr>
        <w:pStyle w:val="NormalPACKT"/>
      </w:pPr>
      <w:r w:rsidRPr="00414032">
        <w:lastRenderedPageBreak/>
        <w:t xml:space="preserve">The GPT scheme </w:t>
      </w:r>
      <w:r>
        <w:t>enabled</w:t>
      </w:r>
      <w:r w:rsidRPr="00414032">
        <w:t xml:space="preserve"> much larger drives (</w:t>
      </w:r>
      <w:r w:rsidR="00BE2485">
        <w:t>OS-imposed partition limits</w:t>
      </w:r>
      <w:r w:rsidRPr="00414032">
        <w:t>)</w:t>
      </w:r>
      <w:r>
        <w:t xml:space="preserve"> and</w:t>
      </w:r>
      <w:r w:rsidRPr="00414032">
        <w:t xml:space="preserve"> up to 128 partitions per drive.</w:t>
      </w:r>
      <w:r>
        <w:t xml:space="preserve"> You typically use GPT partitioning with Windows Server.</w:t>
      </w:r>
      <w:r w:rsidR="003B5600">
        <w:t xml:space="preserve"> If you built the VMs for the servers you use to test the recipes, each VM has a single GPT partitioned (virtual) disk. </w:t>
      </w:r>
    </w:p>
    <w:p w14:paraId="3753FDCB" w14:textId="4B1A77A1" w:rsidR="00E8360A" w:rsidRPr="00E8360A" w:rsidRDefault="00E8360A" w:rsidP="00E8360A">
      <w:pPr>
        <w:pStyle w:val="NormalPACKT"/>
        <w:rPr>
          <w:lang w:val="en-GB"/>
        </w:rPr>
      </w:pPr>
      <w:r w:rsidRPr="00414032">
        <w:t xml:space="preserve">In this </w:t>
      </w:r>
      <w:r>
        <w:t>chapter,</w:t>
      </w:r>
      <w:r w:rsidRPr="00414032">
        <w:t xml:space="preserve"> you </w:t>
      </w:r>
      <w:r>
        <w:t xml:space="preserve">use eight </w:t>
      </w:r>
      <w:r w:rsidRPr="00414032">
        <w:t xml:space="preserve">new </w:t>
      </w:r>
      <w:r>
        <w:t xml:space="preserve">virtual </w:t>
      </w:r>
      <w:r w:rsidRPr="00414032">
        <w:t xml:space="preserve">disk devices </w:t>
      </w:r>
      <w:r>
        <w:t xml:space="preserve">in the </w:t>
      </w:r>
      <w:r w:rsidRPr="00414032">
        <w:t xml:space="preserve">server, </w:t>
      </w:r>
      <w:r w:rsidRPr="00AE445E">
        <w:rPr>
          <w:rStyle w:val="CodeInTextPACKT"/>
        </w:rPr>
        <w:t>SRV1</w:t>
      </w:r>
      <w:r w:rsidR="00BE2485">
        <w:rPr>
          <w:rStyle w:val="CodeInTextPACKT"/>
        </w:rPr>
        <w:t>,</w:t>
      </w:r>
      <w:r>
        <w:t xml:space="preserve"> and </w:t>
      </w:r>
      <w:r w:rsidR="000F2A6B">
        <w:t xml:space="preserve">examine the disks and the partitions/volumes on </w:t>
      </w:r>
      <w:r w:rsidR="000F2A6B" w:rsidRPr="000F2A6B">
        <w:rPr>
          <w:rStyle w:val="CodeInTextPACKT"/>
        </w:rPr>
        <w:t>SRV1</w:t>
      </w:r>
      <w:r w:rsidR="000F2A6B">
        <w:t>.</w:t>
      </w:r>
    </w:p>
    <w:p w14:paraId="1E058C98" w14:textId="3FCAFB14" w:rsidR="00987230" w:rsidRDefault="00987230" w:rsidP="00987230">
      <w:pPr>
        <w:pStyle w:val="Heading2"/>
        <w:tabs>
          <w:tab w:val="left" w:pos="0"/>
        </w:tabs>
      </w:pPr>
      <w:r>
        <w:t>Getting ready</w:t>
      </w:r>
    </w:p>
    <w:p w14:paraId="5CDFBD4C" w14:textId="44BAA417" w:rsidR="001E464F" w:rsidRPr="001E464F" w:rsidRDefault="001E464F" w:rsidP="001E464F">
      <w:pPr>
        <w:pStyle w:val="NormalPACKT"/>
        <w:rPr>
          <w:lang w:val="en-GB"/>
        </w:rPr>
      </w:pPr>
      <w:r w:rsidRPr="001E464F">
        <w:rPr>
          <w:lang w:val="en-GB"/>
        </w:rPr>
        <w:t xml:space="preserve">This recipe uses </w:t>
      </w:r>
      <w:r w:rsidRPr="001E464F">
        <w:rPr>
          <w:rStyle w:val="CodeInTextPACKT"/>
          <w:lang w:val="en-GB"/>
        </w:rPr>
        <w:t>SRV1</w:t>
      </w:r>
      <w:r w:rsidRPr="001E464F">
        <w:rPr>
          <w:lang w:val="en-GB"/>
        </w:rPr>
        <w:t xml:space="preserve">, a domain-joined host in the Reskit.Org domain, on which you have installed PowerShell 7 and VS Code. You also use </w:t>
      </w:r>
      <w:r w:rsidRPr="001E464F">
        <w:rPr>
          <w:rStyle w:val="CodeInTextPACKT"/>
          <w:lang w:val="en-GB"/>
        </w:rPr>
        <w:t>SRV2</w:t>
      </w:r>
      <w:r w:rsidRPr="001E464F">
        <w:rPr>
          <w:lang w:val="en-GB"/>
        </w:rPr>
        <w:t xml:space="preserve"> and should have</w:t>
      </w:r>
      <w:r>
        <w:rPr>
          <w:lang w:val="en-GB"/>
        </w:rPr>
        <w:t xml:space="preserve"> </w:t>
      </w:r>
      <w:r w:rsidRPr="001E464F">
        <w:rPr>
          <w:rStyle w:val="CodeInTextPACKT"/>
        </w:rPr>
        <w:t>DC1</w:t>
      </w:r>
      <w:r>
        <w:rPr>
          <w:lang w:val="en-GB"/>
        </w:rPr>
        <w:t xml:space="preserve"> </w:t>
      </w:r>
      <w:r w:rsidRPr="001E464F">
        <w:rPr>
          <w:lang w:val="en-GB"/>
        </w:rPr>
        <w:t>online</w:t>
      </w:r>
      <w:r>
        <w:rPr>
          <w:lang w:val="en-GB"/>
        </w:rPr>
        <w:t xml:space="preserve"> as well</w:t>
      </w:r>
      <w:r w:rsidRPr="001E464F">
        <w:rPr>
          <w:lang w:val="en-GB"/>
        </w:rPr>
        <w:t>.</w:t>
      </w:r>
    </w:p>
    <w:p w14:paraId="357CD838" w14:textId="202E8D50" w:rsidR="000F2A6B" w:rsidRDefault="00C23277" w:rsidP="001E464F">
      <w:pPr>
        <w:pStyle w:val="NormalPACKT"/>
        <w:rPr>
          <w:lang w:val="en-GB"/>
        </w:rPr>
      </w:pPr>
      <w:r>
        <w:rPr>
          <w:lang w:val="en-GB"/>
        </w:rPr>
        <w:t>Before</w:t>
      </w:r>
      <w:r w:rsidR="001E464F">
        <w:rPr>
          <w:lang w:val="en-GB"/>
        </w:rPr>
        <w:t xml:space="preserve"> this chapter, you configured </w:t>
      </w:r>
      <w:r w:rsidR="001E464F" w:rsidRPr="000F2A6B">
        <w:rPr>
          <w:rStyle w:val="CodeInTextPACKT"/>
        </w:rPr>
        <w:t>SRV1</w:t>
      </w:r>
      <w:r w:rsidR="001E464F">
        <w:rPr>
          <w:lang w:val="en-GB"/>
        </w:rPr>
        <w:t xml:space="preserve"> with a single boot/system drive</w:t>
      </w:r>
      <w:r w:rsidR="000F2A6B">
        <w:rPr>
          <w:lang w:val="en-GB"/>
        </w:rPr>
        <w:t xml:space="preserve"> (the </w:t>
      </w:r>
      <w:r w:rsidR="000F2A6B" w:rsidRPr="001C21B0">
        <w:rPr>
          <w:rStyle w:val="CodeInTextPACKT"/>
          <w:rPrChange w:id="6" w:author="Liam Draper" w:date="2022-09-08T11:30:00Z">
            <w:rPr>
              <w:lang w:val="en-GB"/>
            </w:rPr>
          </w:rPrChange>
        </w:rPr>
        <w:t>C:</w:t>
      </w:r>
      <w:r w:rsidR="000F2A6B">
        <w:rPr>
          <w:lang w:val="en-GB"/>
        </w:rPr>
        <w:t xml:space="preserve"> drive)</w:t>
      </w:r>
      <w:r w:rsidR="001E464F">
        <w:rPr>
          <w:lang w:val="en-GB"/>
        </w:rPr>
        <w:t xml:space="preserve">. </w:t>
      </w:r>
      <w:r w:rsidR="001E464F" w:rsidRPr="001E464F">
        <w:rPr>
          <w:lang w:val="en-GB"/>
        </w:rPr>
        <w:t xml:space="preserve">The recipes in </w:t>
      </w:r>
      <w:r w:rsidR="000F2A6B">
        <w:rPr>
          <w:lang w:val="en-GB"/>
        </w:rPr>
        <w:t xml:space="preserve">this </w:t>
      </w:r>
      <w:r w:rsidR="001E464F" w:rsidRPr="001E464F">
        <w:rPr>
          <w:lang w:val="en-GB"/>
        </w:rPr>
        <w:t xml:space="preserve">chapter </w:t>
      </w:r>
      <w:r>
        <w:rPr>
          <w:lang w:val="en-GB"/>
        </w:rPr>
        <w:t>use</w:t>
      </w:r>
      <w:r w:rsidR="001E464F" w:rsidRPr="001E464F">
        <w:rPr>
          <w:lang w:val="en-GB"/>
        </w:rPr>
        <w:t xml:space="preserve"> eight additional disks. </w:t>
      </w:r>
      <w:r w:rsidR="000F2A6B">
        <w:rPr>
          <w:lang w:val="en-GB"/>
        </w:rPr>
        <w:t xml:space="preserve">You </w:t>
      </w:r>
      <w:r>
        <w:rPr>
          <w:lang w:val="en-GB"/>
        </w:rPr>
        <w:t xml:space="preserve">must </w:t>
      </w:r>
      <w:r w:rsidR="000F2A6B">
        <w:rPr>
          <w:lang w:val="en-GB"/>
        </w:rPr>
        <w:t xml:space="preserve">add these disks to the </w:t>
      </w:r>
      <w:r w:rsidR="000F2A6B" w:rsidRPr="00C23277">
        <w:rPr>
          <w:rStyle w:val="CodeInTextPACKT"/>
        </w:rPr>
        <w:t>SRV1</w:t>
      </w:r>
      <w:r w:rsidR="000F2A6B">
        <w:rPr>
          <w:lang w:val="en-GB"/>
        </w:rPr>
        <w:t xml:space="preserve"> host before running this recipe. </w:t>
      </w:r>
    </w:p>
    <w:p w14:paraId="0E6DEC12" w14:textId="3E0379D4" w:rsidR="001E464F" w:rsidRPr="001E464F" w:rsidRDefault="001E464F" w:rsidP="001E464F">
      <w:pPr>
        <w:pStyle w:val="NormalPACKT"/>
        <w:rPr>
          <w:lang w:val="en-GB"/>
        </w:rPr>
      </w:pPr>
      <w:r>
        <w:rPr>
          <w:lang w:val="en-GB"/>
        </w:rPr>
        <w:t>Assuming you are using Hyper-V to create your VMs, y</w:t>
      </w:r>
      <w:r w:rsidRPr="001E464F">
        <w:rPr>
          <w:lang w:val="en-GB"/>
        </w:rPr>
        <w:t xml:space="preserve">ou can run the following script on </w:t>
      </w:r>
      <w:r w:rsidR="000F2A6B">
        <w:rPr>
          <w:lang w:val="en-GB"/>
        </w:rPr>
        <w:t xml:space="preserve">your </w:t>
      </w:r>
      <w:r w:rsidRPr="001E464F">
        <w:rPr>
          <w:lang w:val="en-GB"/>
        </w:rPr>
        <w:t xml:space="preserve"> Hyper-V host to add the new disks to the </w:t>
      </w:r>
      <w:r w:rsidRPr="001E464F">
        <w:rPr>
          <w:rStyle w:val="CodeInTextPACKT"/>
          <w:lang w:val="en-GB"/>
        </w:rPr>
        <w:t>SRV1</w:t>
      </w:r>
      <w:r w:rsidRPr="001E464F">
        <w:rPr>
          <w:lang w:val="en-GB"/>
        </w:rPr>
        <w:t xml:space="preserve"> and </w:t>
      </w:r>
      <w:r w:rsidRPr="001E464F">
        <w:rPr>
          <w:rStyle w:val="CodeInTextPACKT"/>
          <w:lang w:val="en-GB"/>
        </w:rPr>
        <w:t>SRV2</w:t>
      </w:r>
      <w:r w:rsidRPr="001E464F">
        <w:rPr>
          <w:lang w:val="en-GB"/>
        </w:rPr>
        <w:t xml:space="preserve"> VMs.</w:t>
      </w:r>
    </w:p>
    <w:p w14:paraId="08BB6632" w14:textId="77777777" w:rsidR="00115AA5" w:rsidRPr="00115AA5" w:rsidRDefault="00115AA5" w:rsidP="00115AA5">
      <w:pPr>
        <w:pStyle w:val="CodePACKT"/>
        <w:rPr>
          <w:color w:val="000000"/>
        </w:rPr>
      </w:pPr>
      <w:r w:rsidRPr="00115AA5">
        <w:t># 0. Add new disks to the SRV1, SRV2 VMs</w:t>
      </w:r>
    </w:p>
    <w:p w14:paraId="184C463C" w14:textId="391D53F3" w:rsidR="00115AA5" w:rsidRPr="00115AA5" w:rsidRDefault="00115AA5" w:rsidP="00115AA5">
      <w:pPr>
        <w:pStyle w:val="CodePACKT"/>
        <w:rPr>
          <w:color w:val="000000"/>
        </w:rPr>
      </w:pPr>
      <w:r w:rsidRPr="00115AA5">
        <w:t xml:space="preserve"># Run this step on </w:t>
      </w:r>
      <w:r w:rsidR="00C23277">
        <w:t xml:space="preserve">the </w:t>
      </w:r>
      <w:r w:rsidRPr="00115AA5">
        <w:t>VM host</w:t>
      </w:r>
    </w:p>
    <w:p w14:paraId="412F3CDF" w14:textId="22E5685D" w:rsidR="00115AA5" w:rsidRPr="00115AA5" w:rsidRDefault="00115AA5" w:rsidP="00115AA5">
      <w:pPr>
        <w:pStyle w:val="CodePACKT"/>
        <w:rPr>
          <w:color w:val="000000"/>
        </w:rPr>
      </w:pPr>
      <w:r w:rsidRPr="00115AA5">
        <w:t># Assumes a single C</w:t>
      </w:r>
      <w:r>
        <w:t>: on SCSI Bus 0</w:t>
      </w:r>
    </w:p>
    <w:p w14:paraId="4C3EFF04" w14:textId="352A57DC" w:rsidR="00115AA5" w:rsidRPr="00115AA5" w:rsidRDefault="00115AA5" w:rsidP="00115AA5">
      <w:pPr>
        <w:pStyle w:val="CodePACKT"/>
        <w:rPr>
          <w:color w:val="000000"/>
        </w:rPr>
      </w:pPr>
      <w:r w:rsidRPr="00115AA5">
        <w:t>#</w:t>
      </w:r>
      <w:r>
        <w:t xml:space="preserve"> This step </w:t>
      </w:r>
      <w:r w:rsidR="00C23277">
        <w:t>c</w:t>
      </w:r>
      <w:r>
        <w:t>reates a new SCSI controller to hold the new disks</w:t>
      </w:r>
    </w:p>
    <w:p w14:paraId="27CA2BA6" w14:textId="77777777" w:rsidR="00115AA5" w:rsidRPr="00115AA5" w:rsidRDefault="00115AA5" w:rsidP="00115AA5">
      <w:pPr>
        <w:pStyle w:val="CodePACKT"/>
        <w:rPr>
          <w:color w:val="000000"/>
        </w:rPr>
      </w:pPr>
    </w:p>
    <w:p w14:paraId="11F94810" w14:textId="77777777" w:rsidR="00115AA5" w:rsidRPr="00115AA5" w:rsidRDefault="00115AA5" w:rsidP="00115AA5">
      <w:pPr>
        <w:pStyle w:val="CodePACKT"/>
        <w:rPr>
          <w:color w:val="000000"/>
        </w:rPr>
      </w:pPr>
      <w:r w:rsidRPr="00115AA5">
        <w:t>#</w:t>
      </w:r>
    </w:p>
    <w:p w14:paraId="234E4F9A" w14:textId="77777777" w:rsidR="00115AA5" w:rsidRPr="00115AA5" w:rsidRDefault="00115AA5" w:rsidP="00115AA5">
      <w:pPr>
        <w:pStyle w:val="CodePACKT"/>
        <w:rPr>
          <w:color w:val="000000"/>
        </w:rPr>
      </w:pPr>
      <w:r w:rsidRPr="00115AA5">
        <w:t># 0.1 Turning off the VMs</w:t>
      </w:r>
    </w:p>
    <w:p w14:paraId="0E508CDB" w14:textId="77777777" w:rsidR="00115AA5" w:rsidRPr="00115AA5" w:rsidRDefault="00115AA5" w:rsidP="00115AA5">
      <w:pPr>
        <w:pStyle w:val="CodePACKT"/>
        <w:rPr>
          <w:color w:val="000000"/>
        </w:rPr>
      </w:pPr>
      <w:r w:rsidRPr="00115AA5">
        <w:rPr>
          <w:color w:val="000000"/>
        </w:rPr>
        <w:t>Get-VM -Name SRV1, SRV2 | Stop-VM -Force</w:t>
      </w:r>
    </w:p>
    <w:p w14:paraId="43387318" w14:textId="77777777" w:rsidR="00115AA5" w:rsidRPr="00115AA5" w:rsidRDefault="00115AA5" w:rsidP="00115AA5">
      <w:pPr>
        <w:pStyle w:val="CodePACKT"/>
        <w:rPr>
          <w:color w:val="000000"/>
        </w:rPr>
      </w:pPr>
    </w:p>
    <w:p w14:paraId="67A428C6" w14:textId="77777777" w:rsidR="00115AA5" w:rsidRPr="00115AA5" w:rsidRDefault="00115AA5" w:rsidP="00115AA5">
      <w:pPr>
        <w:pStyle w:val="CodePACKT"/>
        <w:rPr>
          <w:color w:val="000000"/>
        </w:rPr>
      </w:pPr>
      <w:r w:rsidRPr="00115AA5">
        <w:t># 0.2 Getting Path for hard disks for SRV1, SRV2</w:t>
      </w:r>
    </w:p>
    <w:p w14:paraId="1FBD1198" w14:textId="77777777" w:rsidR="00115AA5" w:rsidRPr="00115AA5" w:rsidRDefault="00115AA5" w:rsidP="00115AA5">
      <w:pPr>
        <w:pStyle w:val="CodePACKT"/>
        <w:rPr>
          <w:color w:val="000000"/>
        </w:rPr>
      </w:pPr>
      <w:r w:rsidRPr="00115AA5">
        <w:rPr>
          <w:color w:val="000000"/>
        </w:rPr>
        <w:t>$Path1   = Get-VMHardDiskDrive -VMName SRV1</w:t>
      </w:r>
    </w:p>
    <w:p w14:paraId="3358A9A5" w14:textId="77777777" w:rsidR="00115AA5" w:rsidRPr="00115AA5" w:rsidRDefault="00115AA5" w:rsidP="00115AA5">
      <w:pPr>
        <w:pStyle w:val="CodePACKT"/>
        <w:rPr>
          <w:color w:val="000000"/>
        </w:rPr>
      </w:pPr>
      <w:r w:rsidRPr="00115AA5">
        <w:rPr>
          <w:color w:val="000000"/>
        </w:rPr>
        <w:t>$Path2   = Get-VMHardDiskDrive -VMName SRV2</w:t>
      </w:r>
    </w:p>
    <w:p w14:paraId="6B70E5F9" w14:textId="77777777" w:rsidR="00115AA5" w:rsidRPr="00115AA5" w:rsidRDefault="00115AA5" w:rsidP="00115AA5">
      <w:pPr>
        <w:pStyle w:val="CodePACKT"/>
        <w:rPr>
          <w:color w:val="000000"/>
        </w:rPr>
      </w:pPr>
      <w:r w:rsidRPr="00115AA5">
        <w:rPr>
          <w:color w:val="000000"/>
        </w:rPr>
        <w:t xml:space="preserve">$VMPath1 = Split-Path -Parent $Path1.Path </w:t>
      </w:r>
    </w:p>
    <w:p w14:paraId="653362C9" w14:textId="77777777" w:rsidR="00115AA5" w:rsidRPr="00115AA5" w:rsidRDefault="00115AA5" w:rsidP="00115AA5">
      <w:pPr>
        <w:pStyle w:val="CodePACKT"/>
        <w:rPr>
          <w:color w:val="000000"/>
        </w:rPr>
      </w:pPr>
      <w:r w:rsidRPr="00115AA5">
        <w:rPr>
          <w:color w:val="000000"/>
        </w:rPr>
        <w:t xml:space="preserve">$VMPath2 = Split-Path -Parent $Path2.Path </w:t>
      </w:r>
    </w:p>
    <w:p w14:paraId="7F61B76C" w14:textId="77777777" w:rsidR="00115AA5" w:rsidRPr="00115AA5" w:rsidRDefault="00115AA5" w:rsidP="00115AA5">
      <w:pPr>
        <w:pStyle w:val="CodePACKT"/>
        <w:rPr>
          <w:color w:val="000000"/>
        </w:rPr>
      </w:pPr>
    </w:p>
    <w:p w14:paraId="62C6947B" w14:textId="77777777" w:rsidR="00115AA5" w:rsidRPr="00115AA5" w:rsidRDefault="00115AA5" w:rsidP="00115AA5">
      <w:pPr>
        <w:pStyle w:val="CodePACKT"/>
        <w:rPr>
          <w:color w:val="000000"/>
        </w:rPr>
      </w:pPr>
      <w:r w:rsidRPr="00115AA5">
        <w:t># 0.3 Creating 8 virtual disks on VM host</w:t>
      </w:r>
    </w:p>
    <w:p w14:paraId="773B2266" w14:textId="77777777" w:rsidR="00115AA5" w:rsidRPr="00115AA5" w:rsidRDefault="00115AA5" w:rsidP="00115AA5">
      <w:pPr>
        <w:pStyle w:val="CodePACKT"/>
        <w:rPr>
          <w:color w:val="000000"/>
        </w:rPr>
      </w:pPr>
      <w:r w:rsidRPr="00115AA5">
        <w:rPr>
          <w:color w:val="098658"/>
        </w:rPr>
        <w:t>0</w:t>
      </w:r>
      <w:r w:rsidRPr="00115AA5">
        <w:rPr>
          <w:color w:val="000000"/>
        </w:rPr>
        <w:t>..</w:t>
      </w:r>
      <w:r w:rsidRPr="00115AA5">
        <w:rPr>
          <w:color w:val="098658"/>
        </w:rPr>
        <w:t>7</w:t>
      </w:r>
      <w:r w:rsidRPr="00115AA5">
        <w:rPr>
          <w:color w:val="000000"/>
        </w:rPr>
        <w:t xml:space="preserve"> | ForEach-Object {</w:t>
      </w:r>
    </w:p>
    <w:p w14:paraId="32A39C97" w14:textId="77777777" w:rsidR="00115AA5" w:rsidRPr="00115AA5" w:rsidRDefault="00115AA5" w:rsidP="00115AA5">
      <w:pPr>
        <w:pStyle w:val="CodePACKT"/>
        <w:rPr>
          <w:color w:val="000000"/>
        </w:rPr>
      </w:pPr>
      <w:r w:rsidRPr="00115AA5">
        <w:rPr>
          <w:color w:val="000000"/>
        </w:rPr>
        <w:t xml:space="preserve">  New-VHD -Path $VMPath1\SRV1-D$_.vhdx -SizeBytes </w:t>
      </w:r>
      <w:r w:rsidRPr="00115AA5">
        <w:rPr>
          <w:color w:val="098658"/>
        </w:rPr>
        <w:t>64</w:t>
      </w:r>
      <w:r w:rsidRPr="00115AA5">
        <w:rPr>
          <w:color w:val="0000FF"/>
        </w:rPr>
        <w:t>gb</w:t>
      </w:r>
      <w:r w:rsidRPr="00115AA5">
        <w:rPr>
          <w:color w:val="000000"/>
        </w:rPr>
        <w:t xml:space="preserve"> -Dynamic |</w:t>
      </w:r>
    </w:p>
    <w:p w14:paraId="49BB184F" w14:textId="77777777" w:rsidR="00115AA5" w:rsidRPr="00115AA5" w:rsidRDefault="00115AA5" w:rsidP="00115AA5">
      <w:pPr>
        <w:pStyle w:val="CodePACKT"/>
        <w:rPr>
          <w:color w:val="000000"/>
        </w:rPr>
      </w:pPr>
      <w:r w:rsidRPr="00115AA5">
        <w:rPr>
          <w:color w:val="000000"/>
        </w:rPr>
        <w:t>    Out-Null</w:t>
      </w:r>
    </w:p>
    <w:p w14:paraId="29A0652B" w14:textId="77777777" w:rsidR="00115AA5" w:rsidRPr="00115AA5" w:rsidRDefault="00115AA5" w:rsidP="00115AA5">
      <w:pPr>
        <w:pStyle w:val="CodePACKT"/>
        <w:rPr>
          <w:color w:val="000000"/>
        </w:rPr>
      </w:pPr>
      <w:r w:rsidRPr="00115AA5">
        <w:rPr>
          <w:color w:val="000000"/>
        </w:rPr>
        <w:t xml:space="preserve">  New-VHD -Path $VMPath2\SRV2-D$_.vhdx -SizeBytes </w:t>
      </w:r>
      <w:r w:rsidRPr="00115AA5">
        <w:rPr>
          <w:color w:val="098658"/>
        </w:rPr>
        <w:t>64</w:t>
      </w:r>
      <w:r w:rsidRPr="00115AA5">
        <w:rPr>
          <w:color w:val="0000FF"/>
        </w:rPr>
        <w:t>gb</w:t>
      </w:r>
      <w:r w:rsidRPr="00115AA5">
        <w:rPr>
          <w:color w:val="000000"/>
        </w:rPr>
        <w:t xml:space="preserve"> -Dynamic | </w:t>
      </w:r>
    </w:p>
    <w:p w14:paraId="0955EDA1" w14:textId="77777777" w:rsidR="00115AA5" w:rsidRPr="00115AA5" w:rsidRDefault="00115AA5" w:rsidP="00115AA5">
      <w:pPr>
        <w:pStyle w:val="CodePACKT"/>
        <w:rPr>
          <w:color w:val="000000"/>
        </w:rPr>
      </w:pPr>
      <w:r w:rsidRPr="00115AA5">
        <w:rPr>
          <w:color w:val="000000"/>
        </w:rPr>
        <w:t>    Out-Null</w:t>
      </w:r>
    </w:p>
    <w:p w14:paraId="4089E625" w14:textId="77777777" w:rsidR="00115AA5" w:rsidRPr="00115AA5" w:rsidRDefault="00115AA5" w:rsidP="00115AA5">
      <w:pPr>
        <w:pStyle w:val="CodePACKT"/>
        <w:rPr>
          <w:color w:val="000000"/>
        </w:rPr>
      </w:pPr>
      <w:r w:rsidRPr="00115AA5">
        <w:rPr>
          <w:color w:val="000000"/>
        </w:rPr>
        <w:t>}</w:t>
      </w:r>
    </w:p>
    <w:p w14:paraId="054EFD2D" w14:textId="77777777" w:rsidR="00115AA5" w:rsidRPr="00115AA5" w:rsidRDefault="00115AA5" w:rsidP="00115AA5">
      <w:pPr>
        <w:pStyle w:val="CodePACKT"/>
        <w:rPr>
          <w:color w:val="000000"/>
        </w:rPr>
      </w:pPr>
    </w:p>
    <w:p w14:paraId="425351C2" w14:textId="77777777" w:rsidR="00115AA5" w:rsidRPr="00115AA5" w:rsidRDefault="00115AA5" w:rsidP="00115AA5">
      <w:pPr>
        <w:pStyle w:val="CodePACKT"/>
        <w:rPr>
          <w:color w:val="000000"/>
        </w:rPr>
      </w:pPr>
      <w:r w:rsidRPr="00115AA5">
        <w:t># 0.4 Adding disks to SRV1, SRV2</w:t>
      </w:r>
    </w:p>
    <w:p w14:paraId="367996C6" w14:textId="1244C041" w:rsidR="00115AA5" w:rsidRPr="00115AA5" w:rsidRDefault="00115AA5" w:rsidP="00115AA5">
      <w:pPr>
        <w:pStyle w:val="CodePACKT"/>
        <w:rPr>
          <w:color w:val="000000"/>
        </w:rPr>
      </w:pPr>
      <w:r w:rsidRPr="00115AA5">
        <w:t xml:space="preserve"># Create </w:t>
      </w:r>
      <w:r w:rsidR="00C23277">
        <w:t>the n</w:t>
      </w:r>
      <w:r w:rsidRPr="00115AA5">
        <w:t xml:space="preserve">ext </w:t>
      </w:r>
      <w:r w:rsidR="00C23277">
        <w:t xml:space="preserve">SCSI </w:t>
      </w:r>
      <w:r w:rsidRPr="00115AA5">
        <w:t>controller</w:t>
      </w:r>
      <w:r>
        <w:t xml:space="preserve"> on SRV1/SRV2</w:t>
      </w:r>
    </w:p>
    <w:p w14:paraId="7199F12F" w14:textId="77777777" w:rsidR="00115AA5" w:rsidRPr="009F729B" w:rsidRDefault="00115AA5" w:rsidP="00115AA5">
      <w:pPr>
        <w:pStyle w:val="CodePACKT"/>
        <w:rPr>
          <w:color w:val="000000"/>
          <w:lang w:val="it-IT"/>
        </w:rPr>
      </w:pPr>
      <w:r w:rsidRPr="009F729B">
        <w:rPr>
          <w:color w:val="000000"/>
          <w:lang w:val="it-IT"/>
        </w:rPr>
        <w:t xml:space="preserve">Add-VMScsiController -VMName SRV1 </w:t>
      </w:r>
    </w:p>
    <w:p w14:paraId="39C68E50" w14:textId="77777777" w:rsidR="00115AA5" w:rsidRPr="009F729B" w:rsidRDefault="00115AA5" w:rsidP="00115AA5">
      <w:pPr>
        <w:pStyle w:val="CodePACKT"/>
        <w:rPr>
          <w:color w:val="000000"/>
          <w:lang w:val="it-IT"/>
        </w:rPr>
      </w:pPr>
      <w:commentRangeStart w:id="7"/>
      <w:r w:rsidRPr="009F729B">
        <w:rPr>
          <w:color w:val="000000"/>
          <w:lang w:val="it-IT"/>
        </w:rPr>
        <w:t>[</w:t>
      </w:r>
      <w:r w:rsidRPr="009F729B">
        <w:rPr>
          <w:color w:val="0000FF"/>
          <w:lang w:val="it-IT"/>
        </w:rPr>
        <w:t>int</w:t>
      </w:r>
      <w:r w:rsidRPr="009F729B">
        <w:rPr>
          <w:color w:val="000000"/>
          <w:lang w:val="it-IT"/>
        </w:rPr>
        <w:t xml:space="preserve">] $SRV1Controller </w:t>
      </w:r>
      <w:commentRangeEnd w:id="7"/>
      <w:r w:rsidR="0086218A">
        <w:rPr>
          <w:rStyle w:val="CommentReference"/>
          <w:rFonts w:ascii="Arial" w:hAnsi="Arial" w:cs="Arial"/>
          <w:bCs/>
          <w:lang w:val="en-US" w:eastAsia="en-US"/>
        </w:rPr>
        <w:commentReference w:id="7"/>
      </w:r>
      <w:r w:rsidRPr="009F729B">
        <w:rPr>
          <w:color w:val="000000"/>
          <w:lang w:val="it-IT"/>
        </w:rPr>
        <w:t xml:space="preserve">= </w:t>
      </w:r>
    </w:p>
    <w:p w14:paraId="114E5ED1" w14:textId="77777777" w:rsidR="00115AA5" w:rsidRPr="00115AA5" w:rsidRDefault="00115AA5" w:rsidP="00115AA5">
      <w:pPr>
        <w:pStyle w:val="CodePACKT"/>
        <w:rPr>
          <w:color w:val="000000"/>
        </w:rPr>
      </w:pPr>
      <w:r w:rsidRPr="009F729B">
        <w:rPr>
          <w:color w:val="000000"/>
          <w:lang w:val="it-IT"/>
        </w:rPr>
        <w:t xml:space="preserve">  </w:t>
      </w:r>
      <w:r w:rsidRPr="00115AA5">
        <w:rPr>
          <w:color w:val="000000"/>
        </w:rPr>
        <w:t xml:space="preserve">Get-VMScsiController -VMName SRV1 | </w:t>
      </w:r>
    </w:p>
    <w:p w14:paraId="069843E8" w14:textId="77777777" w:rsidR="00115AA5" w:rsidRPr="00115AA5" w:rsidRDefault="00115AA5" w:rsidP="00115AA5">
      <w:pPr>
        <w:pStyle w:val="CodePACKT"/>
        <w:rPr>
          <w:color w:val="000000"/>
        </w:rPr>
      </w:pPr>
      <w:r w:rsidRPr="00115AA5">
        <w:rPr>
          <w:color w:val="000000"/>
        </w:rPr>
        <w:t xml:space="preserve">    Select-Object -Last </w:t>
      </w:r>
      <w:r w:rsidRPr="00115AA5">
        <w:rPr>
          <w:color w:val="098658"/>
        </w:rPr>
        <w:t>1</w:t>
      </w:r>
      <w:r w:rsidRPr="00115AA5">
        <w:rPr>
          <w:color w:val="000000"/>
        </w:rPr>
        <w:t xml:space="preserve"> | </w:t>
      </w:r>
    </w:p>
    <w:p w14:paraId="1A71D5CE" w14:textId="77777777" w:rsidR="00115AA5" w:rsidRPr="00115AA5" w:rsidRDefault="00115AA5" w:rsidP="00115AA5">
      <w:pPr>
        <w:pStyle w:val="CodePACKT"/>
        <w:rPr>
          <w:color w:val="000000"/>
        </w:rPr>
      </w:pPr>
      <w:r w:rsidRPr="00115AA5">
        <w:rPr>
          <w:color w:val="000000"/>
        </w:rPr>
        <w:t>      Select-Object -ExpandProperty ControllerNumber</w:t>
      </w:r>
    </w:p>
    <w:p w14:paraId="296DFEEB" w14:textId="77777777" w:rsidR="00115AA5" w:rsidRPr="00115AA5" w:rsidRDefault="00115AA5" w:rsidP="00115AA5">
      <w:pPr>
        <w:pStyle w:val="CodePACKT"/>
        <w:rPr>
          <w:color w:val="000000"/>
        </w:rPr>
      </w:pPr>
      <w:r w:rsidRPr="00115AA5">
        <w:rPr>
          <w:color w:val="000000"/>
        </w:rPr>
        <w:t xml:space="preserve">Add-VMScsiController -VMName SRV2 </w:t>
      </w:r>
    </w:p>
    <w:p w14:paraId="7BD94872" w14:textId="77777777" w:rsidR="00115AA5" w:rsidRPr="00115AA5" w:rsidRDefault="00115AA5" w:rsidP="00115AA5">
      <w:pPr>
        <w:pStyle w:val="CodePACKT"/>
        <w:rPr>
          <w:color w:val="000000"/>
        </w:rPr>
      </w:pPr>
      <w:r w:rsidRPr="00115AA5">
        <w:rPr>
          <w:color w:val="000000"/>
        </w:rPr>
        <w:t>[</w:t>
      </w:r>
      <w:r w:rsidRPr="00115AA5">
        <w:rPr>
          <w:color w:val="0000FF"/>
        </w:rPr>
        <w:t>int</w:t>
      </w:r>
      <w:r w:rsidRPr="00115AA5">
        <w:rPr>
          <w:color w:val="000000"/>
        </w:rPr>
        <w:t xml:space="preserve">] $SRV2Controller = </w:t>
      </w:r>
    </w:p>
    <w:p w14:paraId="59BD3DC4" w14:textId="77777777" w:rsidR="00115AA5" w:rsidRPr="00115AA5" w:rsidRDefault="00115AA5" w:rsidP="00115AA5">
      <w:pPr>
        <w:pStyle w:val="CodePACKT"/>
        <w:rPr>
          <w:color w:val="000000"/>
        </w:rPr>
      </w:pPr>
      <w:r w:rsidRPr="00115AA5">
        <w:rPr>
          <w:color w:val="000000"/>
        </w:rPr>
        <w:t xml:space="preserve">  Get-VMScsiController -VMName SRV1 | </w:t>
      </w:r>
    </w:p>
    <w:p w14:paraId="4BF767E3" w14:textId="77777777" w:rsidR="00115AA5" w:rsidRPr="00115AA5" w:rsidRDefault="00115AA5" w:rsidP="00115AA5">
      <w:pPr>
        <w:pStyle w:val="CodePACKT"/>
        <w:rPr>
          <w:color w:val="000000"/>
        </w:rPr>
      </w:pPr>
      <w:r w:rsidRPr="00115AA5">
        <w:rPr>
          <w:color w:val="000000"/>
        </w:rPr>
        <w:t xml:space="preserve">    Select-Object -Last </w:t>
      </w:r>
      <w:r w:rsidRPr="00115AA5">
        <w:rPr>
          <w:color w:val="098658"/>
        </w:rPr>
        <w:t>1</w:t>
      </w:r>
      <w:r w:rsidRPr="00115AA5">
        <w:rPr>
          <w:color w:val="000000"/>
        </w:rPr>
        <w:t xml:space="preserve"> | </w:t>
      </w:r>
    </w:p>
    <w:p w14:paraId="6D594794" w14:textId="77777777" w:rsidR="00115AA5" w:rsidRPr="00115AA5" w:rsidRDefault="00115AA5" w:rsidP="00115AA5">
      <w:pPr>
        <w:pStyle w:val="CodePACKT"/>
        <w:rPr>
          <w:color w:val="000000"/>
        </w:rPr>
      </w:pPr>
      <w:r w:rsidRPr="00115AA5">
        <w:rPr>
          <w:color w:val="000000"/>
        </w:rPr>
        <w:t>       Select-Object -ExpandProperty ControllerNumber</w:t>
      </w:r>
    </w:p>
    <w:p w14:paraId="151BE9FC" w14:textId="77777777" w:rsidR="00115AA5" w:rsidRPr="00115AA5" w:rsidRDefault="00115AA5" w:rsidP="00115AA5">
      <w:pPr>
        <w:pStyle w:val="CodePACKT"/>
        <w:rPr>
          <w:color w:val="000000"/>
        </w:rPr>
      </w:pPr>
      <w:r w:rsidRPr="00115AA5">
        <w:rPr>
          <w:color w:val="000000"/>
        </w:rPr>
        <w:t xml:space="preserve">      </w:t>
      </w:r>
    </w:p>
    <w:p w14:paraId="6AEC2DB4" w14:textId="77777777" w:rsidR="00115AA5" w:rsidRPr="004D1D2D" w:rsidRDefault="00115AA5" w:rsidP="004D1D2D">
      <w:pPr>
        <w:pStyle w:val="CodePACKT"/>
      </w:pPr>
      <w:r w:rsidRPr="004D1D2D">
        <w:t># Now add the disks to each VM</w:t>
      </w:r>
    </w:p>
    <w:p w14:paraId="01A24556" w14:textId="77777777" w:rsidR="00115AA5" w:rsidRPr="004D1D2D" w:rsidRDefault="00115AA5" w:rsidP="004D1D2D">
      <w:pPr>
        <w:pStyle w:val="CodePACKT"/>
      </w:pPr>
      <w:r w:rsidRPr="004D1D2D">
        <w:t>0..7 | ForEach-Object {</w:t>
      </w:r>
    </w:p>
    <w:p w14:paraId="494A99EE" w14:textId="77777777" w:rsidR="00115AA5" w:rsidRPr="004D1D2D" w:rsidRDefault="00115AA5" w:rsidP="004D1D2D">
      <w:pPr>
        <w:pStyle w:val="CodePACKT"/>
      </w:pPr>
      <w:r w:rsidRPr="004D1D2D">
        <w:t>  $DHT1 = @{</w:t>
      </w:r>
    </w:p>
    <w:p w14:paraId="4E002750" w14:textId="77777777" w:rsidR="00115AA5" w:rsidRPr="004D1D2D" w:rsidRDefault="00115AA5" w:rsidP="004D1D2D">
      <w:pPr>
        <w:pStyle w:val="CodePACKT"/>
      </w:pPr>
      <w:r w:rsidRPr="004D1D2D">
        <w:t>    VMName           = 'SRV1'</w:t>
      </w:r>
    </w:p>
    <w:p w14:paraId="76F103EC" w14:textId="77777777" w:rsidR="00115AA5" w:rsidRPr="004D1D2D" w:rsidRDefault="00115AA5" w:rsidP="004D1D2D">
      <w:pPr>
        <w:pStyle w:val="CodePACKT"/>
      </w:pPr>
      <w:r w:rsidRPr="004D1D2D">
        <w:lastRenderedPageBreak/>
        <w:t xml:space="preserve">    Path             = "$VMPath1\SRV1-D$_.vhdx" </w:t>
      </w:r>
    </w:p>
    <w:p w14:paraId="1730691A" w14:textId="77777777" w:rsidR="00115AA5" w:rsidRPr="004D1D2D" w:rsidRDefault="00115AA5" w:rsidP="004D1D2D">
      <w:pPr>
        <w:pStyle w:val="CodePACKT"/>
      </w:pPr>
      <w:r w:rsidRPr="004D1D2D">
        <w:t>    ControllerType   = 'SCSI'</w:t>
      </w:r>
    </w:p>
    <w:p w14:paraId="373CC15E" w14:textId="77777777" w:rsidR="00115AA5" w:rsidRPr="004D1D2D" w:rsidRDefault="00115AA5" w:rsidP="004D1D2D">
      <w:pPr>
        <w:pStyle w:val="CodePACKT"/>
      </w:pPr>
      <w:r w:rsidRPr="004D1D2D">
        <w:t xml:space="preserve">    ControllerNumber = $SRV1Controller </w:t>
      </w:r>
    </w:p>
    <w:p w14:paraId="30D31275" w14:textId="77777777" w:rsidR="00115AA5" w:rsidRPr="004D1D2D" w:rsidRDefault="00115AA5" w:rsidP="004D1D2D">
      <w:pPr>
        <w:pStyle w:val="CodePACKT"/>
      </w:pPr>
      <w:r w:rsidRPr="004D1D2D">
        <w:t>  }</w:t>
      </w:r>
    </w:p>
    <w:p w14:paraId="2C77EE25" w14:textId="77777777" w:rsidR="00115AA5" w:rsidRPr="004D1D2D" w:rsidRDefault="00115AA5" w:rsidP="004D1D2D">
      <w:pPr>
        <w:pStyle w:val="CodePACKT"/>
      </w:pPr>
      <w:r w:rsidRPr="004D1D2D">
        <w:t>  $DHT2 = @{</w:t>
      </w:r>
    </w:p>
    <w:p w14:paraId="0FF7BA8A" w14:textId="77777777" w:rsidR="00115AA5" w:rsidRPr="004D1D2D" w:rsidRDefault="00115AA5" w:rsidP="004D1D2D">
      <w:pPr>
        <w:pStyle w:val="CodePACKT"/>
      </w:pPr>
      <w:r w:rsidRPr="004D1D2D">
        <w:t xml:space="preserve">    VMName           = 'SRV2' </w:t>
      </w:r>
    </w:p>
    <w:p w14:paraId="2DBC0358" w14:textId="77777777" w:rsidR="00115AA5" w:rsidRPr="004D1D2D" w:rsidRDefault="00115AA5" w:rsidP="004D1D2D">
      <w:pPr>
        <w:pStyle w:val="CodePACKT"/>
      </w:pPr>
      <w:r w:rsidRPr="004D1D2D">
        <w:t>    Path             =  "$VMPath2\SRV2-D$_.vhdx"</w:t>
      </w:r>
    </w:p>
    <w:p w14:paraId="20D91E30" w14:textId="77777777" w:rsidR="00115AA5" w:rsidRPr="004D1D2D" w:rsidRDefault="00115AA5" w:rsidP="004D1D2D">
      <w:pPr>
        <w:pStyle w:val="CodePACKT"/>
      </w:pPr>
      <w:r w:rsidRPr="004D1D2D">
        <w:t xml:space="preserve">    ControllerType   = 'SCSI' </w:t>
      </w:r>
    </w:p>
    <w:p w14:paraId="4467DB66" w14:textId="77777777" w:rsidR="00115AA5" w:rsidRPr="004D1D2D" w:rsidRDefault="00115AA5" w:rsidP="004D1D2D">
      <w:pPr>
        <w:pStyle w:val="CodePACKT"/>
      </w:pPr>
      <w:r w:rsidRPr="004D1D2D">
        <w:t>    ControllerNumber =  $SRV2Controller</w:t>
      </w:r>
    </w:p>
    <w:p w14:paraId="5F58A83A" w14:textId="77777777" w:rsidR="00115AA5" w:rsidRPr="004D1D2D" w:rsidRDefault="00115AA5" w:rsidP="004D1D2D">
      <w:pPr>
        <w:pStyle w:val="CodePACKT"/>
      </w:pPr>
      <w:r w:rsidRPr="004D1D2D">
        <w:t>  }</w:t>
      </w:r>
    </w:p>
    <w:p w14:paraId="673AA08B" w14:textId="77777777" w:rsidR="00115AA5" w:rsidRPr="004D1D2D" w:rsidRDefault="00115AA5" w:rsidP="004D1D2D">
      <w:pPr>
        <w:pStyle w:val="CodePACKT"/>
      </w:pPr>
      <w:r w:rsidRPr="004D1D2D">
        <w:t>  Add-VMHardDiskDrive @DHT1</w:t>
      </w:r>
    </w:p>
    <w:p w14:paraId="4F2DEEC7" w14:textId="77777777" w:rsidR="00115AA5" w:rsidRPr="004D1D2D" w:rsidRDefault="00115AA5" w:rsidP="004D1D2D">
      <w:pPr>
        <w:pStyle w:val="CodePACKT"/>
      </w:pPr>
      <w:r w:rsidRPr="004D1D2D">
        <w:t>  Add-VMHardDiskDrive @DHT2</w:t>
      </w:r>
    </w:p>
    <w:p w14:paraId="302E32EB" w14:textId="77777777" w:rsidR="00115AA5" w:rsidRPr="004D1D2D" w:rsidRDefault="00115AA5" w:rsidP="004D1D2D">
      <w:pPr>
        <w:pStyle w:val="CodePACKT"/>
      </w:pPr>
      <w:r w:rsidRPr="004D1D2D">
        <w:t>}  </w:t>
      </w:r>
    </w:p>
    <w:p w14:paraId="7764270D" w14:textId="77777777" w:rsidR="00115AA5" w:rsidRPr="00115AA5" w:rsidRDefault="00115AA5" w:rsidP="00115AA5">
      <w:pPr>
        <w:pStyle w:val="CodePACKT"/>
        <w:rPr>
          <w:color w:val="000000"/>
        </w:rPr>
      </w:pPr>
    </w:p>
    <w:p w14:paraId="583B1B14" w14:textId="77777777" w:rsidR="00115AA5" w:rsidRPr="00115AA5" w:rsidRDefault="00115AA5" w:rsidP="00115AA5">
      <w:pPr>
        <w:pStyle w:val="CodePACKT"/>
        <w:rPr>
          <w:color w:val="000000"/>
        </w:rPr>
      </w:pPr>
      <w:r w:rsidRPr="00115AA5">
        <w:t># 0.5 Checking VM disks for SRV1, SRV2</w:t>
      </w:r>
    </w:p>
    <w:p w14:paraId="6E8AA3C2" w14:textId="77777777" w:rsidR="00115AA5" w:rsidRPr="00115AA5" w:rsidRDefault="00115AA5" w:rsidP="00115AA5">
      <w:pPr>
        <w:pStyle w:val="CodePACKT"/>
        <w:rPr>
          <w:color w:val="000000"/>
        </w:rPr>
      </w:pPr>
      <w:r w:rsidRPr="00115AA5">
        <w:rPr>
          <w:color w:val="000000"/>
        </w:rPr>
        <w:t>Get-VMHardDiskDrive -VMName SRV1 | Format-Table</w:t>
      </w:r>
    </w:p>
    <w:p w14:paraId="57B92CFB" w14:textId="77777777" w:rsidR="00115AA5" w:rsidRPr="00115AA5" w:rsidRDefault="00115AA5" w:rsidP="00115AA5">
      <w:pPr>
        <w:pStyle w:val="CodePACKT"/>
        <w:rPr>
          <w:color w:val="000000"/>
        </w:rPr>
      </w:pPr>
      <w:r w:rsidRPr="00115AA5">
        <w:rPr>
          <w:color w:val="000000"/>
        </w:rPr>
        <w:t>Get-VMHardDiskDrive -VMName SRV2 | Format-Table</w:t>
      </w:r>
    </w:p>
    <w:p w14:paraId="75FF7B69" w14:textId="77777777" w:rsidR="00115AA5" w:rsidRPr="00115AA5" w:rsidRDefault="00115AA5" w:rsidP="00115AA5">
      <w:pPr>
        <w:pStyle w:val="CodePACKT"/>
        <w:rPr>
          <w:color w:val="000000"/>
        </w:rPr>
      </w:pPr>
    </w:p>
    <w:p w14:paraId="652E705D" w14:textId="77777777" w:rsidR="00115AA5" w:rsidRPr="00115AA5" w:rsidRDefault="00115AA5" w:rsidP="00115AA5">
      <w:pPr>
        <w:pStyle w:val="CodePACKT"/>
        <w:rPr>
          <w:color w:val="000000"/>
        </w:rPr>
      </w:pPr>
      <w:r w:rsidRPr="00115AA5">
        <w:t># 0.6 Restarting VMs</w:t>
      </w:r>
    </w:p>
    <w:p w14:paraId="41999E7D" w14:textId="77777777" w:rsidR="00115AA5" w:rsidRPr="00115AA5" w:rsidRDefault="00115AA5" w:rsidP="00115AA5">
      <w:pPr>
        <w:pStyle w:val="CodePACKT"/>
        <w:rPr>
          <w:color w:val="000000"/>
        </w:rPr>
      </w:pPr>
      <w:r w:rsidRPr="00115AA5">
        <w:rPr>
          <w:color w:val="000000"/>
        </w:rPr>
        <w:t>Start-VM -VMName SRV1</w:t>
      </w:r>
    </w:p>
    <w:p w14:paraId="162470E4" w14:textId="44199F1E" w:rsidR="00115AA5" w:rsidRDefault="00115AA5" w:rsidP="00115AA5">
      <w:pPr>
        <w:pStyle w:val="CodePACKT"/>
      </w:pPr>
      <w:r w:rsidRPr="00115AA5">
        <w:rPr>
          <w:color w:val="000000"/>
        </w:rPr>
        <w:t>Start-VM -VMName SRV2</w:t>
      </w:r>
    </w:p>
    <w:p w14:paraId="08CFFEC6" w14:textId="77777777" w:rsidR="00115AA5" w:rsidRDefault="00115AA5" w:rsidP="001E464F">
      <w:pPr>
        <w:pStyle w:val="NormalPACKT"/>
        <w:rPr>
          <w:lang w:val="en-GB"/>
        </w:rPr>
      </w:pPr>
    </w:p>
    <w:p w14:paraId="4F458A40" w14:textId="2A1A26B4" w:rsidR="00462B63" w:rsidRDefault="00462B63" w:rsidP="001E464F">
      <w:pPr>
        <w:pStyle w:val="NormalPACKT"/>
        <w:rPr>
          <w:lang w:val="en-GB"/>
        </w:rPr>
      </w:pPr>
      <w:r>
        <w:rPr>
          <w:lang w:val="en-GB"/>
        </w:rPr>
        <w:t>If you download the scripts for this book from GitHub, the</w:t>
      </w:r>
      <w:r w:rsidR="00C23277">
        <w:rPr>
          <w:lang w:val="en-GB"/>
        </w:rPr>
        <w:t xml:space="preserve"> script for the recipe contains </w:t>
      </w:r>
      <w:r>
        <w:rPr>
          <w:lang w:val="en-GB"/>
        </w:rPr>
        <w:t>this preparation step</w:t>
      </w:r>
      <w:r w:rsidR="00C23277">
        <w:rPr>
          <w:lang w:val="en-GB"/>
        </w:rPr>
        <w:t>.</w:t>
      </w:r>
    </w:p>
    <w:p w14:paraId="690EFA77" w14:textId="2D66793B" w:rsidR="001E464F" w:rsidRPr="001E464F" w:rsidRDefault="001E464F" w:rsidP="001E464F">
      <w:pPr>
        <w:pStyle w:val="NormalPACKT"/>
        <w:rPr>
          <w:lang w:val="en-GB"/>
        </w:rPr>
      </w:pPr>
      <w:r w:rsidRPr="001E464F">
        <w:rPr>
          <w:lang w:val="en-GB"/>
        </w:rPr>
        <w:t xml:space="preserve">Once you have created the eight new disks for the two VMs, you can begin the recipe on </w:t>
      </w:r>
      <w:r w:rsidRPr="001E464F">
        <w:rPr>
          <w:rStyle w:val="CodeInTextPACKT"/>
          <w:lang w:val="en-GB"/>
        </w:rPr>
        <w:t>SRV1</w:t>
      </w:r>
      <w:r w:rsidRPr="001E464F">
        <w:rPr>
          <w:lang w:val="en-GB"/>
        </w:rPr>
        <w:t>.</w:t>
      </w:r>
    </w:p>
    <w:p w14:paraId="5DD18ED0" w14:textId="2665914F" w:rsidR="00987230" w:rsidRDefault="00987230" w:rsidP="00987230">
      <w:pPr>
        <w:pStyle w:val="Heading2"/>
        <w:tabs>
          <w:tab w:val="left" w:pos="0"/>
        </w:tabs>
      </w:pPr>
      <w:r>
        <w:t>How to do it...</w:t>
      </w:r>
    </w:p>
    <w:p w14:paraId="58584E61" w14:textId="3292F774" w:rsidR="00B40779" w:rsidRPr="00B40779" w:rsidRDefault="00B40779" w:rsidP="00B40779">
      <w:pPr>
        <w:pStyle w:val="NumberedBulletPACKT"/>
        <w:rPr>
          <w:color w:val="000000"/>
          <w:lang w:val="en-GB" w:eastAsia="en-GB"/>
        </w:rPr>
      </w:pPr>
      <w:r w:rsidRPr="00B40779">
        <w:rPr>
          <w:lang w:val="en-GB" w:eastAsia="en-GB"/>
        </w:rPr>
        <w:t xml:space="preserve">Displaying the disks on </w:t>
      </w:r>
      <w:r w:rsidRPr="00481E70">
        <w:rPr>
          <w:rStyle w:val="CodeInTextPACKT"/>
        </w:rPr>
        <w:t>SRV1</w:t>
      </w:r>
    </w:p>
    <w:p w14:paraId="73E0DA4F" w14:textId="77777777" w:rsidR="00B40779" w:rsidRPr="00B40779" w:rsidRDefault="00B40779" w:rsidP="00B40779">
      <w:pPr>
        <w:pStyle w:val="CodePACKT"/>
      </w:pPr>
    </w:p>
    <w:p w14:paraId="4EC3B8DA" w14:textId="30E59DBB" w:rsidR="00B40779" w:rsidRPr="00B40779" w:rsidRDefault="00B40779" w:rsidP="00B40779">
      <w:pPr>
        <w:pStyle w:val="CodePACKT"/>
      </w:pPr>
      <w:r w:rsidRPr="00B40779">
        <w:t xml:space="preserve">Get-Disk </w:t>
      </w:r>
    </w:p>
    <w:p w14:paraId="45976653" w14:textId="77777777" w:rsidR="00B40779" w:rsidRPr="00B40779" w:rsidRDefault="00B40779" w:rsidP="00B40779">
      <w:pPr>
        <w:pStyle w:val="CodePACKT"/>
      </w:pPr>
    </w:p>
    <w:p w14:paraId="5C3D63E7" w14:textId="484B8D60" w:rsidR="00B40779" w:rsidRPr="00B40779" w:rsidRDefault="00B40779" w:rsidP="00B40779">
      <w:pPr>
        <w:pStyle w:val="NumberedBulletPACKT"/>
        <w:rPr>
          <w:color w:val="000000"/>
          <w:lang w:val="en-GB" w:eastAsia="en-GB"/>
        </w:rPr>
      </w:pPr>
      <w:r w:rsidRPr="00B40779">
        <w:rPr>
          <w:lang w:val="en-GB" w:eastAsia="en-GB"/>
        </w:rPr>
        <w:t xml:space="preserve">Get </w:t>
      </w:r>
      <w:r w:rsidR="00C23277">
        <w:rPr>
          <w:lang w:val="en-GB" w:eastAsia="en-GB"/>
        </w:rPr>
        <w:t xml:space="preserve">the </w:t>
      </w:r>
      <w:r w:rsidRPr="00B40779">
        <w:rPr>
          <w:lang w:val="en-GB" w:eastAsia="en-GB"/>
        </w:rPr>
        <w:t>first usable disk</w:t>
      </w:r>
    </w:p>
    <w:p w14:paraId="559AD128" w14:textId="77777777" w:rsidR="00B40779" w:rsidRPr="00B40779" w:rsidRDefault="00B40779" w:rsidP="00B40779">
      <w:pPr>
        <w:pStyle w:val="CodePACKT"/>
      </w:pPr>
    </w:p>
    <w:p w14:paraId="3A2E8862" w14:textId="3AEA9D21" w:rsidR="00B40779" w:rsidRPr="00B40779" w:rsidRDefault="00B40779" w:rsidP="00B40779">
      <w:pPr>
        <w:pStyle w:val="CodePACKT"/>
      </w:pPr>
      <w:r w:rsidRPr="00B40779">
        <w:t>$Disk = Get-Disk |</w:t>
      </w:r>
    </w:p>
    <w:p w14:paraId="2632EDEC" w14:textId="77777777" w:rsidR="00B40779" w:rsidRPr="00B40779" w:rsidRDefault="00B40779" w:rsidP="00B40779">
      <w:pPr>
        <w:pStyle w:val="CodePACKT"/>
      </w:pPr>
      <w:r w:rsidRPr="00B40779">
        <w:t>           Where-Object PartitionStyle -eq Raw |</w:t>
      </w:r>
    </w:p>
    <w:p w14:paraId="0ADE33CE" w14:textId="77777777" w:rsidR="00B40779" w:rsidRPr="00B40779" w:rsidRDefault="00B40779" w:rsidP="00B40779">
      <w:pPr>
        <w:pStyle w:val="CodePACKT"/>
      </w:pPr>
      <w:r w:rsidRPr="00B40779">
        <w:t>             Select-Object -First 1</w:t>
      </w:r>
    </w:p>
    <w:p w14:paraId="09761ABD" w14:textId="77777777" w:rsidR="00B40779" w:rsidRPr="00B40779" w:rsidRDefault="00B40779" w:rsidP="00B40779">
      <w:pPr>
        <w:pStyle w:val="CodePACKT"/>
      </w:pPr>
      <w:r w:rsidRPr="00B40779">
        <w:t>$Disk | Format-List</w:t>
      </w:r>
    </w:p>
    <w:p w14:paraId="12EC8148" w14:textId="77777777" w:rsidR="00B40779" w:rsidRPr="00B40779" w:rsidRDefault="00B40779" w:rsidP="00B40779">
      <w:pPr>
        <w:pStyle w:val="CodePACKT"/>
      </w:pPr>
    </w:p>
    <w:p w14:paraId="1628589D" w14:textId="3028C549" w:rsidR="00B40779" w:rsidRPr="00B40779" w:rsidRDefault="00B40779" w:rsidP="00B40779">
      <w:pPr>
        <w:pStyle w:val="NumberedBulletPACKT"/>
        <w:rPr>
          <w:color w:val="000000"/>
          <w:lang w:val="en-GB" w:eastAsia="en-GB"/>
        </w:rPr>
      </w:pPr>
      <w:r w:rsidRPr="00B40779">
        <w:rPr>
          <w:lang w:val="en-GB" w:eastAsia="en-GB"/>
        </w:rPr>
        <w:t>Initializing the first available disk</w:t>
      </w:r>
    </w:p>
    <w:p w14:paraId="36378CE1" w14:textId="77777777" w:rsidR="00B40779" w:rsidRPr="00B40779" w:rsidRDefault="00B40779" w:rsidP="00B40779">
      <w:pPr>
        <w:pStyle w:val="CodePACKT"/>
      </w:pPr>
    </w:p>
    <w:p w14:paraId="24DC2E04" w14:textId="35667231" w:rsidR="00B40779" w:rsidRPr="00B40779" w:rsidRDefault="00B40779" w:rsidP="00B40779">
      <w:pPr>
        <w:pStyle w:val="CodePACKT"/>
      </w:pPr>
      <w:r w:rsidRPr="00B40779">
        <w:t xml:space="preserve">$Disk | </w:t>
      </w:r>
    </w:p>
    <w:p w14:paraId="2DDE2506" w14:textId="77777777" w:rsidR="00B40779" w:rsidRPr="00B40779" w:rsidRDefault="00B40779" w:rsidP="00B40779">
      <w:pPr>
        <w:pStyle w:val="CodePACKT"/>
      </w:pPr>
      <w:r w:rsidRPr="00B40779">
        <w:t>  Initialize-Disk -PartitionStyle GPT</w:t>
      </w:r>
    </w:p>
    <w:p w14:paraId="3E3F1B4A" w14:textId="77777777" w:rsidR="00B40779" w:rsidRPr="00B40779" w:rsidRDefault="00B40779" w:rsidP="00B40779">
      <w:pPr>
        <w:pStyle w:val="CodePACKT"/>
      </w:pPr>
    </w:p>
    <w:p w14:paraId="1606C3FF" w14:textId="1AE3EC78" w:rsidR="00B40779" w:rsidRPr="00B40779" w:rsidRDefault="00B40779" w:rsidP="00B40779">
      <w:pPr>
        <w:pStyle w:val="NumberedBulletPACKT"/>
        <w:rPr>
          <w:color w:val="000000"/>
          <w:lang w:val="en-GB" w:eastAsia="en-GB"/>
        </w:rPr>
      </w:pPr>
      <w:r w:rsidRPr="00B40779">
        <w:rPr>
          <w:lang w:val="en-GB" w:eastAsia="en-GB"/>
        </w:rPr>
        <w:t xml:space="preserve">Re-displaying all disks in </w:t>
      </w:r>
      <w:r w:rsidRPr="00B40779">
        <w:rPr>
          <w:rStyle w:val="CodeInTextPACKT"/>
        </w:rPr>
        <w:t>SRV1</w:t>
      </w:r>
    </w:p>
    <w:p w14:paraId="637EC3AA" w14:textId="77777777" w:rsidR="00B40779" w:rsidRPr="00B40779" w:rsidRDefault="00B40779" w:rsidP="00B40779">
      <w:pPr>
        <w:pStyle w:val="CodePACKT"/>
      </w:pPr>
    </w:p>
    <w:p w14:paraId="1C99C683" w14:textId="4DEBA0A5" w:rsidR="00B40779" w:rsidRPr="00B40779" w:rsidRDefault="00B40779" w:rsidP="00B40779">
      <w:pPr>
        <w:pStyle w:val="CodePACKT"/>
      </w:pPr>
      <w:r w:rsidRPr="00B40779">
        <w:t xml:space="preserve">Get-Disk </w:t>
      </w:r>
    </w:p>
    <w:p w14:paraId="52613DE5" w14:textId="77777777" w:rsidR="00B40779" w:rsidRPr="00B40779" w:rsidRDefault="00B40779" w:rsidP="00B40779">
      <w:pPr>
        <w:pStyle w:val="CodePACKT"/>
      </w:pPr>
    </w:p>
    <w:p w14:paraId="77905DC5" w14:textId="05093BAE" w:rsidR="00B40779" w:rsidRPr="00B40779" w:rsidRDefault="00B40779" w:rsidP="00B40779">
      <w:pPr>
        <w:pStyle w:val="NumberedBulletPACKT"/>
        <w:rPr>
          <w:color w:val="000000"/>
          <w:lang w:val="en-GB" w:eastAsia="en-GB"/>
        </w:rPr>
      </w:pPr>
      <w:r w:rsidRPr="00B40779">
        <w:rPr>
          <w:lang w:val="en-GB" w:eastAsia="en-GB"/>
        </w:rPr>
        <w:t xml:space="preserve">Viewing volumes on </w:t>
      </w:r>
      <w:r w:rsidRPr="00B40779">
        <w:rPr>
          <w:rStyle w:val="CodeInTextPACKT"/>
        </w:rPr>
        <w:t>SRV1</w:t>
      </w:r>
    </w:p>
    <w:p w14:paraId="3B5C5AF0" w14:textId="77777777" w:rsidR="00B40779" w:rsidRDefault="00B40779" w:rsidP="00B40779">
      <w:pPr>
        <w:pStyle w:val="CodePACKT"/>
      </w:pPr>
    </w:p>
    <w:p w14:paraId="786A37C3" w14:textId="0B5AF457" w:rsidR="00B40779" w:rsidRPr="00B40779" w:rsidRDefault="00B40779" w:rsidP="00B40779">
      <w:pPr>
        <w:pStyle w:val="CodePACKT"/>
      </w:pPr>
      <w:r w:rsidRPr="00B40779">
        <w:t>Get-Volume | Sort-Object -Property DriveLetter</w:t>
      </w:r>
    </w:p>
    <w:p w14:paraId="1DEA34F2" w14:textId="77777777" w:rsidR="00B40779" w:rsidRPr="00B40779" w:rsidRDefault="00B40779" w:rsidP="00B40779">
      <w:pPr>
        <w:pStyle w:val="CodePACKT"/>
      </w:pPr>
    </w:p>
    <w:p w14:paraId="3CFDDA31" w14:textId="3FED94F4" w:rsidR="00B40779" w:rsidRPr="00B40779" w:rsidRDefault="00B40779" w:rsidP="00B40779">
      <w:pPr>
        <w:pStyle w:val="NumberedBulletPACKT"/>
        <w:rPr>
          <w:color w:val="000000"/>
          <w:lang w:val="en-GB" w:eastAsia="en-GB"/>
        </w:rPr>
      </w:pPr>
      <w:r w:rsidRPr="00B40779">
        <w:rPr>
          <w:lang w:val="en-GB" w:eastAsia="en-GB"/>
        </w:rPr>
        <w:t xml:space="preserve">Viewing partitions on </w:t>
      </w:r>
      <w:r w:rsidRPr="00B40779">
        <w:rPr>
          <w:rStyle w:val="CodeInTextPACKT"/>
        </w:rPr>
        <w:t>SRV1</w:t>
      </w:r>
    </w:p>
    <w:p w14:paraId="0C46C204" w14:textId="77777777" w:rsidR="00B40779" w:rsidRPr="00B40779" w:rsidRDefault="00B40779" w:rsidP="00B40779">
      <w:pPr>
        <w:pStyle w:val="CodePACKT"/>
      </w:pPr>
    </w:p>
    <w:p w14:paraId="71A85F11" w14:textId="2985C797" w:rsidR="00B40779" w:rsidRPr="00B40779" w:rsidRDefault="00B40779" w:rsidP="00B40779">
      <w:pPr>
        <w:pStyle w:val="CodePACKT"/>
      </w:pPr>
      <w:r w:rsidRPr="00B40779">
        <w:t xml:space="preserve">Get-Partition </w:t>
      </w:r>
    </w:p>
    <w:p w14:paraId="63540423" w14:textId="77777777" w:rsidR="00B40779" w:rsidRPr="00B40779" w:rsidRDefault="00B40779" w:rsidP="00B40779">
      <w:pPr>
        <w:pStyle w:val="CodePACKT"/>
      </w:pPr>
    </w:p>
    <w:p w14:paraId="292FA163" w14:textId="24AFF8A1" w:rsidR="00B40779" w:rsidRPr="00B40779" w:rsidRDefault="00B40779" w:rsidP="00B40779">
      <w:pPr>
        <w:pStyle w:val="NumberedBulletPACKT"/>
        <w:rPr>
          <w:color w:val="000000"/>
          <w:lang w:val="en-GB" w:eastAsia="en-GB"/>
        </w:rPr>
      </w:pPr>
      <w:r w:rsidRPr="00B40779">
        <w:rPr>
          <w:lang w:val="en-GB" w:eastAsia="en-GB"/>
        </w:rPr>
        <w:t>Examining details of a volume</w:t>
      </w:r>
    </w:p>
    <w:p w14:paraId="53285D6F" w14:textId="77777777" w:rsidR="00B40779" w:rsidRPr="00B40779" w:rsidRDefault="00B40779" w:rsidP="00B40779">
      <w:pPr>
        <w:pStyle w:val="CodePACKT"/>
      </w:pPr>
    </w:p>
    <w:p w14:paraId="234F114F" w14:textId="42CD259A" w:rsidR="00B40779" w:rsidRPr="00481E70" w:rsidRDefault="00B40779" w:rsidP="00481E70">
      <w:pPr>
        <w:pStyle w:val="CodePACKT"/>
      </w:pPr>
      <w:r w:rsidRPr="00B40779">
        <w:t>Get-Volume | Select-Object -First 1 | Format-List</w:t>
      </w:r>
    </w:p>
    <w:p w14:paraId="2B57BBF9" w14:textId="77777777" w:rsidR="00B40779" w:rsidRPr="00B40779" w:rsidRDefault="00B40779" w:rsidP="00B40779">
      <w:pPr>
        <w:pStyle w:val="CodePACKT"/>
      </w:pPr>
    </w:p>
    <w:p w14:paraId="5FD302BE" w14:textId="6365A924" w:rsidR="00B40779" w:rsidRPr="00B40779" w:rsidRDefault="00B40779" w:rsidP="00B40779">
      <w:pPr>
        <w:pStyle w:val="NumberedBulletPACKT"/>
        <w:rPr>
          <w:color w:val="000000"/>
          <w:lang w:val="en-GB" w:eastAsia="en-GB"/>
        </w:rPr>
      </w:pPr>
      <w:r w:rsidRPr="00B40779">
        <w:rPr>
          <w:lang w:val="en-GB" w:eastAsia="en-GB"/>
        </w:rPr>
        <w:t>Examining details of a partition</w:t>
      </w:r>
    </w:p>
    <w:p w14:paraId="712176A3" w14:textId="77777777" w:rsidR="00B40779" w:rsidRPr="00B40779" w:rsidRDefault="00B40779" w:rsidP="00B40779">
      <w:pPr>
        <w:pStyle w:val="CodePACKT"/>
      </w:pPr>
    </w:p>
    <w:p w14:paraId="3D1D1135" w14:textId="58857855" w:rsidR="00B40779" w:rsidRDefault="00B40779" w:rsidP="00B40779">
      <w:pPr>
        <w:pStyle w:val="CodePACKT"/>
      </w:pPr>
      <w:r w:rsidRPr="00B40779">
        <w:t>Get-Partition | Select-Object -First 1 | Format-List</w:t>
      </w:r>
    </w:p>
    <w:p w14:paraId="136642A7" w14:textId="1A9F3B22" w:rsidR="00481E70" w:rsidRDefault="00481E70" w:rsidP="00B40779">
      <w:pPr>
        <w:pStyle w:val="CodePACKT"/>
      </w:pPr>
    </w:p>
    <w:p w14:paraId="3E9BF282" w14:textId="2FFE121B" w:rsidR="00481E70" w:rsidRPr="00481E70" w:rsidRDefault="00481E70" w:rsidP="00481E70">
      <w:pPr>
        <w:pStyle w:val="NumberedBulletPACKT"/>
        <w:rPr>
          <w:color w:val="000000"/>
          <w:lang w:val="en-GB" w:eastAsia="en-GB"/>
        </w:rPr>
      </w:pPr>
      <w:r w:rsidRPr="00481E70">
        <w:rPr>
          <w:lang w:val="en-GB" w:eastAsia="en-GB"/>
        </w:rPr>
        <w:t>Formatting and initializi</w:t>
      </w:r>
      <w:r w:rsidR="00C23277">
        <w:rPr>
          <w:lang w:val="en-GB" w:eastAsia="en-GB"/>
        </w:rPr>
        <w:t>ng</w:t>
      </w:r>
      <w:r w:rsidRPr="00481E70">
        <w:rPr>
          <w:lang w:val="en-GB" w:eastAsia="en-GB"/>
        </w:rPr>
        <w:t xml:space="preserve"> </w:t>
      </w:r>
      <w:r w:rsidR="00C23277">
        <w:rPr>
          <w:lang w:val="en-GB" w:eastAsia="en-GB"/>
        </w:rPr>
        <w:t xml:space="preserve">the </w:t>
      </w:r>
      <w:r w:rsidRPr="00481E70">
        <w:rPr>
          <w:lang w:val="en-GB" w:eastAsia="en-GB"/>
        </w:rPr>
        <w:t>second disk as MBR</w:t>
      </w:r>
    </w:p>
    <w:p w14:paraId="24578C58" w14:textId="77777777" w:rsidR="00481E70" w:rsidRDefault="00481E70" w:rsidP="00481E70">
      <w:pPr>
        <w:pStyle w:val="CodePACKT"/>
      </w:pPr>
    </w:p>
    <w:p w14:paraId="7FB33FD0" w14:textId="2E1CDD03" w:rsidR="00481E70" w:rsidRPr="00481E70" w:rsidRDefault="00481E70" w:rsidP="00481E70">
      <w:pPr>
        <w:pStyle w:val="CodePACKT"/>
      </w:pPr>
      <w:r w:rsidRPr="00481E70">
        <w:t>$Disk2 = Get-Disk |</w:t>
      </w:r>
    </w:p>
    <w:p w14:paraId="1AA3FF8F" w14:textId="77777777" w:rsidR="00481E70" w:rsidRPr="00481E70" w:rsidRDefault="00481E70" w:rsidP="00481E70">
      <w:pPr>
        <w:pStyle w:val="CodePACKT"/>
      </w:pPr>
      <w:r w:rsidRPr="00481E70">
        <w:t>           Where-Object PartitionStyle -eq Raw |</w:t>
      </w:r>
    </w:p>
    <w:p w14:paraId="208FC121" w14:textId="77777777" w:rsidR="00481E70" w:rsidRPr="00481E70" w:rsidRDefault="00481E70" w:rsidP="00481E70">
      <w:pPr>
        <w:pStyle w:val="CodePACKT"/>
      </w:pPr>
      <w:r w:rsidRPr="00481E70">
        <w:t xml:space="preserve">             Select-Object -First </w:t>
      </w:r>
      <w:r w:rsidRPr="00481E70">
        <w:rPr>
          <w:color w:val="098658"/>
        </w:rPr>
        <w:t>1</w:t>
      </w:r>
    </w:p>
    <w:p w14:paraId="45F0E0F6" w14:textId="77777777" w:rsidR="00481E70" w:rsidRPr="00481E70" w:rsidRDefault="00481E70" w:rsidP="00481E70">
      <w:pPr>
        <w:pStyle w:val="CodePACKT"/>
      </w:pPr>
      <w:r w:rsidRPr="00481E70">
        <w:t xml:space="preserve">$Disk2 | </w:t>
      </w:r>
    </w:p>
    <w:p w14:paraId="44F30C44" w14:textId="77777777" w:rsidR="00481E70" w:rsidRPr="00481E70" w:rsidRDefault="00481E70" w:rsidP="00481E70">
      <w:pPr>
        <w:pStyle w:val="CodePACKT"/>
      </w:pPr>
      <w:r w:rsidRPr="00481E70">
        <w:t>  Initialize-Disk -PartitionStyle MBR</w:t>
      </w:r>
    </w:p>
    <w:p w14:paraId="3B2A70CF" w14:textId="77777777" w:rsidR="00481E70" w:rsidRPr="00481E70" w:rsidRDefault="00481E70" w:rsidP="00481E70">
      <w:pPr>
        <w:pStyle w:val="CodePACKT"/>
      </w:pPr>
    </w:p>
    <w:p w14:paraId="66368273" w14:textId="44FA1A19" w:rsidR="00481E70" w:rsidRPr="00481E70" w:rsidRDefault="00481E70" w:rsidP="00481E70">
      <w:pPr>
        <w:pStyle w:val="NumberedBulletPACKT"/>
        <w:rPr>
          <w:color w:val="000000"/>
          <w:lang w:val="en-GB" w:eastAsia="en-GB"/>
        </w:rPr>
      </w:pPr>
      <w:r w:rsidRPr="00481E70">
        <w:rPr>
          <w:lang w:val="en-GB" w:eastAsia="en-GB"/>
        </w:rPr>
        <w:t xml:space="preserve">Examining disks in </w:t>
      </w:r>
      <w:r w:rsidRPr="00481E70">
        <w:rPr>
          <w:rStyle w:val="CodeInTextPACKT"/>
        </w:rPr>
        <w:t>SRV1</w:t>
      </w:r>
    </w:p>
    <w:p w14:paraId="1F6E4C63" w14:textId="77777777" w:rsidR="00481E70" w:rsidRDefault="00481E70" w:rsidP="00481E70">
      <w:pPr>
        <w:pStyle w:val="CodePACKT"/>
      </w:pPr>
    </w:p>
    <w:p w14:paraId="69AC4311" w14:textId="2DE7B00C" w:rsidR="00481E70" w:rsidRPr="00B40779" w:rsidRDefault="00481E70" w:rsidP="00B40779">
      <w:pPr>
        <w:pStyle w:val="CodePACKT"/>
      </w:pPr>
      <w:r w:rsidRPr="00481E70">
        <w:t>Get-Disk</w:t>
      </w:r>
    </w:p>
    <w:p w14:paraId="1D255C42" w14:textId="504D61CC" w:rsidR="00987230" w:rsidRDefault="00987230" w:rsidP="00987230">
      <w:pPr>
        <w:pStyle w:val="Heading2"/>
        <w:numPr>
          <w:ilvl w:val="1"/>
          <w:numId w:val="3"/>
        </w:numPr>
        <w:tabs>
          <w:tab w:val="left" w:pos="0"/>
        </w:tabs>
      </w:pPr>
      <w:r>
        <w:t>How it works...</w:t>
      </w:r>
    </w:p>
    <w:p w14:paraId="27DD3663" w14:textId="68E91BEB" w:rsidR="003F2BBF" w:rsidRDefault="00445F13" w:rsidP="00445F13">
      <w:pPr>
        <w:pStyle w:val="NormalPACKT"/>
        <w:rPr>
          <w:lang w:val="en-GB"/>
        </w:rPr>
      </w:pPr>
      <w:r>
        <w:rPr>
          <w:lang w:val="en-GB"/>
        </w:rPr>
        <w:t xml:space="preserve">In </w:t>
      </w:r>
      <w:r w:rsidRPr="00445F13">
        <w:rPr>
          <w:rStyle w:val="ItalicsPACKT"/>
        </w:rPr>
        <w:t>step 1</w:t>
      </w:r>
      <w:r>
        <w:rPr>
          <w:lang w:val="en-GB"/>
        </w:rPr>
        <w:t xml:space="preserve">, you use the </w:t>
      </w:r>
      <w:r w:rsidRPr="0028579E">
        <w:rPr>
          <w:rStyle w:val="CodeInTextPACKT"/>
        </w:rPr>
        <w:t>Get-Disk</w:t>
      </w:r>
      <w:r>
        <w:rPr>
          <w:lang w:val="en-GB"/>
        </w:rPr>
        <w:t xml:space="preserve"> command to </w:t>
      </w:r>
      <w:r w:rsidR="009824A8">
        <w:rPr>
          <w:lang w:val="en-GB"/>
        </w:rPr>
        <w:t xml:space="preserve">view the disks available in </w:t>
      </w:r>
      <w:r w:rsidR="009824A8" w:rsidRPr="009824A8">
        <w:rPr>
          <w:rStyle w:val="CodeInTextPACKT"/>
        </w:rPr>
        <w:t>SRV1</w:t>
      </w:r>
      <w:r w:rsidR="009824A8">
        <w:rPr>
          <w:lang w:val="en-GB"/>
        </w:rPr>
        <w:t xml:space="preserve">, </w:t>
      </w:r>
      <w:r w:rsidR="003F2BBF">
        <w:rPr>
          <w:lang w:val="en-GB"/>
        </w:rPr>
        <w:t>with output like this:</w:t>
      </w:r>
    </w:p>
    <w:p w14:paraId="01786050" w14:textId="48EA87E3" w:rsidR="00445F13" w:rsidRPr="008A7FFD" w:rsidRDefault="00EB3CB2" w:rsidP="008A7FFD">
      <w:pPr>
        <w:pStyle w:val="FigurePACKT"/>
      </w:pPr>
      <w:r>
        <w:rPr>
          <w:noProof/>
        </w:rPr>
        <w:drawing>
          <wp:inline distT="0" distB="0" distL="0" distR="0" wp14:anchorId="686BFDD5" wp14:editId="5FF1362D">
            <wp:extent cx="3827536" cy="1203897"/>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2712" cy="1208670"/>
                    </a:xfrm>
                    <a:prstGeom prst="rect">
                      <a:avLst/>
                    </a:prstGeom>
                  </pic:spPr>
                </pic:pic>
              </a:graphicData>
            </a:graphic>
          </wp:inline>
        </w:drawing>
      </w:r>
    </w:p>
    <w:p w14:paraId="73B81675" w14:textId="093349B2" w:rsidR="004D1D2D" w:rsidRPr="00DC6325" w:rsidRDefault="004D1D2D" w:rsidP="004D1D2D">
      <w:pPr>
        <w:pStyle w:val="FigureCaptionPACKT"/>
      </w:pPr>
      <w:r w:rsidRPr="00DC6325">
        <w:t xml:space="preserve">Figure </w:t>
      </w:r>
      <w:r>
        <w:t>7</w:t>
      </w:r>
      <w:r w:rsidRPr="00DC6325">
        <w:t>.</w:t>
      </w:r>
      <w:r>
        <w:t>2</w:t>
      </w:r>
      <w:r w:rsidRPr="00DC6325">
        <w:t xml:space="preserve">: </w:t>
      </w:r>
      <w:r w:rsidR="00BB4596">
        <w:t>Displaying disk details</w:t>
      </w:r>
    </w:p>
    <w:p w14:paraId="784280C9" w14:textId="1E9F6D53" w:rsidR="004D1D2D" w:rsidRDefault="004D1D2D" w:rsidP="004D1D2D">
      <w:pPr>
        <w:pStyle w:val="LayoutInformationPACKT"/>
        <w:rPr>
          <w:noProof/>
        </w:rPr>
      </w:pPr>
      <w:r>
        <w:t xml:space="preserve">Insert </w:t>
      </w:r>
      <w:r w:rsidRPr="00C41783">
        <w:t>image</w:t>
      </w:r>
      <w:r>
        <w:t xml:space="preserve"> </w:t>
      </w:r>
      <w:r>
        <w:rPr>
          <w:noProof/>
        </w:rPr>
        <w:t>B18878_07</w:t>
      </w:r>
      <w:r w:rsidRPr="00023EAD">
        <w:rPr>
          <w:noProof/>
        </w:rPr>
        <w:t>_</w:t>
      </w:r>
      <w:r>
        <w:rPr>
          <w:noProof/>
        </w:rPr>
        <w:t>02.png</w:t>
      </w:r>
    </w:p>
    <w:p w14:paraId="109E5799" w14:textId="41096CA7" w:rsidR="00EB3CB2" w:rsidRDefault="008A7FFD" w:rsidP="008A7FFD">
      <w:pPr>
        <w:pStyle w:val="NormalPACKT"/>
        <w:rPr>
          <w:lang w:val="en-GB"/>
        </w:rPr>
      </w:pPr>
      <w:r>
        <w:rPr>
          <w:lang w:val="en-GB"/>
        </w:rPr>
        <w:t xml:space="preserve">In </w:t>
      </w:r>
      <w:r w:rsidRPr="00E320FD">
        <w:rPr>
          <w:rStyle w:val="ItalicsPACKT"/>
        </w:rPr>
        <w:t>step 2</w:t>
      </w:r>
      <w:r>
        <w:rPr>
          <w:lang w:val="en-GB"/>
        </w:rPr>
        <w:t>, you</w:t>
      </w:r>
      <w:r w:rsidR="00EB3CB2">
        <w:rPr>
          <w:lang w:val="en-GB"/>
        </w:rPr>
        <w:t xml:space="preserve"> </w:t>
      </w:r>
      <w:r w:rsidR="0082527D">
        <w:rPr>
          <w:lang w:val="en-GB"/>
        </w:rPr>
        <w:t>the first usable disks and examine the details of the disk, with output like this:</w:t>
      </w:r>
    </w:p>
    <w:p w14:paraId="22BB098B" w14:textId="7F1CC334" w:rsidR="008A7FFD" w:rsidRDefault="00766C77" w:rsidP="008A7FFD">
      <w:pPr>
        <w:pStyle w:val="FigurePACKT"/>
      </w:pPr>
      <w:r>
        <w:rPr>
          <w:noProof/>
        </w:rPr>
        <w:drawing>
          <wp:inline distT="0" distB="0" distL="0" distR="0" wp14:anchorId="0D79B01C" wp14:editId="21224CDB">
            <wp:extent cx="3799679" cy="216799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2700" cy="2175427"/>
                    </a:xfrm>
                    <a:prstGeom prst="rect">
                      <a:avLst/>
                    </a:prstGeom>
                  </pic:spPr>
                </pic:pic>
              </a:graphicData>
            </a:graphic>
          </wp:inline>
        </w:drawing>
      </w:r>
    </w:p>
    <w:p w14:paraId="61F2D68E" w14:textId="219A0A27" w:rsidR="008A7FFD" w:rsidRPr="00DC6325" w:rsidRDefault="008A7FFD" w:rsidP="008A7FFD">
      <w:pPr>
        <w:pStyle w:val="FigureCaptionPACKT"/>
      </w:pPr>
      <w:r w:rsidRPr="00DC6325">
        <w:t xml:space="preserve">Figure </w:t>
      </w:r>
      <w:r>
        <w:t>7</w:t>
      </w:r>
      <w:r w:rsidRPr="00DC6325">
        <w:t>.</w:t>
      </w:r>
      <w:r>
        <w:t>3</w:t>
      </w:r>
      <w:r w:rsidRPr="00DC6325">
        <w:t xml:space="preserve">: </w:t>
      </w:r>
      <w:r>
        <w:t>Displaying disk details</w:t>
      </w:r>
      <w:r w:rsidR="005E2597">
        <w:t xml:space="preserve"> of </w:t>
      </w:r>
      <w:r w:rsidR="00C23277">
        <w:t xml:space="preserve">the </w:t>
      </w:r>
      <w:r w:rsidR="005E2597">
        <w:t>first usable disk</w:t>
      </w:r>
    </w:p>
    <w:p w14:paraId="3C1DF7DA" w14:textId="068ED3FC" w:rsidR="008A7FFD" w:rsidRDefault="008A7FFD" w:rsidP="008A7FFD">
      <w:pPr>
        <w:pStyle w:val="LayoutInformationPACKT"/>
        <w:rPr>
          <w:noProof/>
        </w:rPr>
      </w:pPr>
      <w:r>
        <w:t xml:space="preserve">Insert </w:t>
      </w:r>
      <w:r w:rsidRPr="00C41783">
        <w:t>image</w:t>
      </w:r>
      <w:r>
        <w:t xml:space="preserve"> </w:t>
      </w:r>
      <w:r>
        <w:rPr>
          <w:noProof/>
        </w:rPr>
        <w:t>B18878_07</w:t>
      </w:r>
      <w:r w:rsidRPr="00023EAD">
        <w:rPr>
          <w:noProof/>
        </w:rPr>
        <w:t>_</w:t>
      </w:r>
      <w:r>
        <w:rPr>
          <w:noProof/>
        </w:rPr>
        <w:t>03.png</w:t>
      </w:r>
    </w:p>
    <w:p w14:paraId="48AC6D6E" w14:textId="447B91BB" w:rsidR="00766C77" w:rsidRDefault="0071645C" w:rsidP="004D1D2D">
      <w:pPr>
        <w:pStyle w:val="NormalPACKT"/>
      </w:pPr>
      <w:r>
        <w:lastRenderedPageBreak/>
        <w:t xml:space="preserve">In </w:t>
      </w:r>
      <w:r w:rsidRPr="00E320FD">
        <w:rPr>
          <w:rStyle w:val="ItalicsPACKT"/>
        </w:rPr>
        <w:t>step</w:t>
      </w:r>
      <w:r w:rsidR="00BB4596">
        <w:rPr>
          <w:rStyle w:val="ItalicsPACKT"/>
        </w:rPr>
        <w:t xml:space="preserve"> </w:t>
      </w:r>
      <w:r w:rsidR="00525174">
        <w:rPr>
          <w:rStyle w:val="ItalicsPACKT"/>
        </w:rPr>
        <w:t>3</w:t>
      </w:r>
      <w:r>
        <w:t xml:space="preserve">, </w:t>
      </w:r>
      <w:r w:rsidR="00766C77">
        <w:t>you initialize this disk using the G</w:t>
      </w:r>
      <w:r w:rsidR="00C23277">
        <w:t>UID</w:t>
      </w:r>
      <w:r w:rsidR="00766C77">
        <w:t xml:space="preserve"> Partition Table (GPT) partition scheme. This step produces no output. </w:t>
      </w:r>
    </w:p>
    <w:p w14:paraId="6AE9BC74" w14:textId="54CA06E4" w:rsidR="00766C77" w:rsidRDefault="00766C77" w:rsidP="004D1D2D">
      <w:pPr>
        <w:pStyle w:val="NormalPACKT"/>
      </w:pPr>
      <w:r>
        <w:t xml:space="preserve">In </w:t>
      </w:r>
      <w:r w:rsidRPr="00766C77">
        <w:rPr>
          <w:rStyle w:val="ItalicsPACKT"/>
        </w:rPr>
        <w:t>step 4</w:t>
      </w:r>
      <w:r>
        <w:t>, you view</w:t>
      </w:r>
      <w:r w:rsidR="00C23277">
        <w:t xml:space="preserve"> the disks again</w:t>
      </w:r>
      <w:r>
        <w:t xml:space="preserve"> on </w:t>
      </w:r>
      <w:r w:rsidRPr="00766C77">
        <w:rPr>
          <w:rStyle w:val="CodeInTextPACKT"/>
        </w:rPr>
        <w:t>SRV1</w:t>
      </w:r>
      <w:r>
        <w:t>, with output like this;</w:t>
      </w:r>
    </w:p>
    <w:p w14:paraId="769F1FDF" w14:textId="370ADE4C" w:rsidR="008A7FFD" w:rsidRDefault="00525174" w:rsidP="00BD01D5">
      <w:pPr>
        <w:pStyle w:val="FigurePACKT"/>
      </w:pPr>
      <w:r>
        <w:rPr>
          <w:noProof/>
        </w:rPr>
        <w:drawing>
          <wp:inline distT="0" distB="0" distL="0" distR="0" wp14:anchorId="36FEDE34" wp14:editId="54A82B2D">
            <wp:extent cx="3741724" cy="104093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7115" cy="1045216"/>
                    </a:xfrm>
                    <a:prstGeom prst="rect">
                      <a:avLst/>
                    </a:prstGeom>
                  </pic:spPr>
                </pic:pic>
              </a:graphicData>
            </a:graphic>
          </wp:inline>
        </w:drawing>
      </w:r>
    </w:p>
    <w:p w14:paraId="37163BB3" w14:textId="59513645" w:rsidR="00BD01D5" w:rsidRPr="00DC6325" w:rsidRDefault="00BD01D5" w:rsidP="00BD01D5">
      <w:pPr>
        <w:pStyle w:val="FigureCaptionPACKT"/>
      </w:pPr>
      <w:r w:rsidRPr="00DC6325">
        <w:t xml:space="preserve">Figure </w:t>
      </w:r>
      <w:r>
        <w:t>7</w:t>
      </w:r>
      <w:r w:rsidRPr="00DC6325">
        <w:t>.</w:t>
      </w:r>
      <w:r>
        <w:t>4</w:t>
      </w:r>
      <w:r w:rsidRPr="00DC6325">
        <w:t xml:space="preserve">: </w:t>
      </w:r>
      <w:r>
        <w:t xml:space="preserve">Viewing existing disk volumes on </w:t>
      </w:r>
      <w:r w:rsidRPr="00525174">
        <w:rPr>
          <w:rStyle w:val="CodeInTextPACKT"/>
        </w:rPr>
        <w:t>SRV1</w:t>
      </w:r>
    </w:p>
    <w:p w14:paraId="6AFD0D7A" w14:textId="43746AEB" w:rsidR="00BD01D5" w:rsidRDefault="00BD01D5" w:rsidP="00BD01D5">
      <w:pPr>
        <w:pStyle w:val="LayoutInformationPACKT"/>
        <w:rPr>
          <w:noProof/>
        </w:rPr>
      </w:pPr>
      <w:r>
        <w:t xml:space="preserve">Insert </w:t>
      </w:r>
      <w:r w:rsidRPr="00C41783">
        <w:t>image</w:t>
      </w:r>
      <w:r>
        <w:t xml:space="preserve"> </w:t>
      </w:r>
      <w:r>
        <w:rPr>
          <w:noProof/>
        </w:rPr>
        <w:t>B18878_07</w:t>
      </w:r>
      <w:r w:rsidRPr="00023EAD">
        <w:rPr>
          <w:noProof/>
        </w:rPr>
        <w:t>_</w:t>
      </w:r>
      <w:r>
        <w:rPr>
          <w:noProof/>
        </w:rPr>
        <w:t>04.png</w:t>
      </w:r>
    </w:p>
    <w:p w14:paraId="4544693B" w14:textId="0E69CF89" w:rsidR="00526DFE" w:rsidRPr="00525174" w:rsidRDefault="00526DFE" w:rsidP="00526DFE">
      <w:pPr>
        <w:pStyle w:val="NormalPACKT"/>
        <w:rPr>
          <w:rFonts w:ascii="Lucida Console" w:hAnsi="Lucida Console"/>
          <w:sz w:val="17"/>
          <w:szCs w:val="17"/>
        </w:rPr>
      </w:pPr>
      <w:r>
        <w:t xml:space="preserve">In </w:t>
      </w:r>
      <w:r w:rsidRPr="00526DFE">
        <w:rPr>
          <w:rStyle w:val="ItalicsPACKT"/>
        </w:rPr>
        <w:t>step 5,</w:t>
      </w:r>
      <w:r>
        <w:t xml:space="preserve"> you use the </w:t>
      </w:r>
      <w:r w:rsidR="00525174">
        <w:rPr>
          <w:rStyle w:val="CodeInTextPACKT"/>
        </w:rPr>
        <w:t>Get-Vo</w:t>
      </w:r>
      <w:r w:rsidR="00BD01D5" w:rsidRPr="00CD7C3C">
        <w:rPr>
          <w:rStyle w:val="CodeInTextPACKT"/>
        </w:rPr>
        <w:t>lume</w:t>
      </w:r>
      <w:r>
        <w:t xml:space="preserve"> command to </w:t>
      </w:r>
      <w:r w:rsidR="00525174">
        <w:t xml:space="preserve">view the partitions on </w:t>
      </w:r>
      <w:r w:rsidR="00525174" w:rsidRPr="00BE2485">
        <w:rPr>
          <w:rStyle w:val="CodeInTextPACKT"/>
        </w:rPr>
        <w:t>SRV1</w:t>
      </w:r>
      <w:r w:rsidR="00525174">
        <w:t>, with the following output:</w:t>
      </w:r>
    </w:p>
    <w:p w14:paraId="125C59DF" w14:textId="53635778" w:rsidR="00526DFE" w:rsidRPr="00526DFE" w:rsidRDefault="00525174" w:rsidP="00EA0E7F">
      <w:pPr>
        <w:pStyle w:val="FigurePACKT"/>
        <w:rPr>
          <w:i/>
          <w:color w:val="FF99CC"/>
        </w:rPr>
      </w:pPr>
      <w:r>
        <w:rPr>
          <w:noProof/>
        </w:rPr>
        <w:drawing>
          <wp:inline distT="0" distB="0" distL="0" distR="0" wp14:anchorId="251F6725" wp14:editId="10D52A21">
            <wp:extent cx="4340592" cy="684800"/>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4383" cy="691709"/>
                    </a:xfrm>
                    <a:prstGeom prst="rect">
                      <a:avLst/>
                    </a:prstGeom>
                  </pic:spPr>
                </pic:pic>
              </a:graphicData>
            </a:graphic>
          </wp:inline>
        </w:drawing>
      </w:r>
    </w:p>
    <w:p w14:paraId="5918890C" w14:textId="1813E2A3" w:rsidR="0071645C" w:rsidRPr="00DC6325" w:rsidRDefault="0071645C" w:rsidP="0071645C">
      <w:pPr>
        <w:pStyle w:val="FigureCaptionPACKT"/>
      </w:pPr>
      <w:r w:rsidRPr="00DC6325">
        <w:t xml:space="preserve">Figure </w:t>
      </w:r>
      <w:r>
        <w:t>7</w:t>
      </w:r>
      <w:r w:rsidRPr="00DC6325">
        <w:t>.</w:t>
      </w:r>
      <w:r w:rsidR="00CD7C3C">
        <w:t>5</w:t>
      </w:r>
      <w:r w:rsidRPr="00DC6325">
        <w:t xml:space="preserve">: </w:t>
      </w:r>
      <w:r w:rsidR="00525174">
        <w:t xml:space="preserve">Viewing existing volumes on </w:t>
      </w:r>
      <w:r w:rsidR="00525174" w:rsidRPr="00BE2485">
        <w:rPr>
          <w:rStyle w:val="CodeInTextPACKT"/>
        </w:rPr>
        <w:t>SRV1</w:t>
      </w:r>
    </w:p>
    <w:p w14:paraId="1D4E6FD9" w14:textId="6F1646FE" w:rsidR="0071645C" w:rsidRDefault="0071645C" w:rsidP="0071645C">
      <w:pPr>
        <w:pStyle w:val="LayoutInformationPACKT"/>
        <w:rPr>
          <w:noProof/>
        </w:rPr>
      </w:pPr>
      <w:r>
        <w:t xml:space="preserve">Insert </w:t>
      </w:r>
      <w:r w:rsidRPr="00C41783">
        <w:t>image</w:t>
      </w:r>
      <w:r>
        <w:t xml:space="preserve"> </w:t>
      </w:r>
      <w:r>
        <w:rPr>
          <w:noProof/>
        </w:rPr>
        <w:t>B18878_07</w:t>
      </w:r>
      <w:r w:rsidRPr="00023EAD">
        <w:rPr>
          <w:noProof/>
        </w:rPr>
        <w:t>_</w:t>
      </w:r>
      <w:r>
        <w:rPr>
          <w:noProof/>
        </w:rPr>
        <w:t>0</w:t>
      </w:r>
      <w:r w:rsidR="00CD7C3C">
        <w:rPr>
          <w:noProof/>
        </w:rPr>
        <w:t>5</w:t>
      </w:r>
      <w:r>
        <w:rPr>
          <w:noProof/>
        </w:rPr>
        <w:t>.png</w:t>
      </w:r>
    </w:p>
    <w:p w14:paraId="7DDE6D6A" w14:textId="2BA87BB9" w:rsidR="0071645C" w:rsidRDefault="0071645C" w:rsidP="004D1D2D">
      <w:pPr>
        <w:pStyle w:val="NormalPACKT"/>
      </w:pPr>
      <w:r>
        <w:t xml:space="preserve">In </w:t>
      </w:r>
      <w:r w:rsidRPr="0071645C">
        <w:rPr>
          <w:rStyle w:val="ItalicsPACKT"/>
        </w:rPr>
        <w:t xml:space="preserve">step </w:t>
      </w:r>
      <w:r w:rsidR="00525174">
        <w:rPr>
          <w:rStyle w:val="ItalicsPACKT"/>
        </w:rPr>
        <w:t>6</w:t>
      </w:r>
      <w:r>
        <w:t xml:space="preserve">, you use the </w:t>
      </w:r>
      <w:r w:rsidRPr="0071645C">
        <w:rPr>
          <w:rStyle w:val="CodeInTextPACKT"/>
        </w:rPr>
        <w:t>Get-</w:t>
      </w:r>
      <w:r w:rsidR="00525174">
        <w:rPr>
          <w:rStyle w:val="CodeInTextPACKT"/>
        </w:rPr>
        <w:t xml:space="preserve">Partition </w:t>
      </w:r>
      <w:r>
        <w:t xml:space="preserve">command to view all the </w:t>
      </w:r>
      <w:r w:rsidR="00525174">
        <w:t xml:space="preserve">partitions </w:t>
      </w:r>
      <w:r>
        <w:t xml:space="preserve">on </w:t>
      </w:r>
      <w:r w:rsidRPr="00D378AC">
        <w:rPr>
          <w:rStyle w:val="CodeInTextPACKT"/>
        </w:rPr>
        <w:t>SRV</w:t>
      </w:r>
      <w:r w:rsidR="00D378AC" w:rsidRPr="00D378AC">
        <w:rPr>
          <w:rStyle w:val="CodeInTextPACKT"/>
        </w:rPr>
        <w:t>1</w:t>
      </w:r>
      <w:r w:rsidR="00C23277">
        <w:rPr>
          <w:rStyle w:val="CodeInTextPACKT"/>
        </w:rPr>
        <w:t>,</w:t>
      </w:r>
      <w:r w:rsidR="003E4B38" w:rsidRPr="003E4B38">
        <w:t xml:space="preserve"> </w:t>
      </w:r>
      <w:r>
        <w:t>which creates the following output:</w:t>
      </w:r>
    </w:p>
    <w:p w14:paraId="0F201220" w14:textId="258A108F" w:rsidR="0071645C" w:rsidRDefault="003E4B38" w:rsidP="00D378AC">
      <w:pPr>
        <w:pStyle w:val="FigurePACKT"/>
      </w:pPr>
      <w:r>
        <w:rPr>
          <w:noProof/>
        </w:rPr>
        <w:drawing>
          <wp:inline distT="0" distB="0" distL="0" distR="0" wp14:anchorId="3CA9F758" wp14:editId="51DBF00E">
            <wp:extent cx="4293237" cy="205672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3121" cy="2066246"/>
                    </a:xfrm>
                    <a:prstGeom prst="rect">
                      <a:avLst/>
                    </a:prstGeom>
                  </pic:spPr>
                </pic:pic>
              </a:graphicData>
            </a:graphic>
          </wp:inline>
        </w:drawing>
      </w:r>
    </w:p>
    <w:p w14:paraId="49DBC5F5" w14:textId="2E65B382" w:rsidR="0071645C" w:rsidRPr="00DC6325" w:rsidRDefault="0071645C" w:rsidP="0071645C">
      <w:pPr>
        <w:pStyle w:val="FigureCaptionPACKT"/>
      </w:pPr>
      <w:r w:rsidRPr="00DC6325">
        <w:t xml:space="preserve">Figure </w:t>
      </w:r>
      <w:r>
        <w:t>7</w:t>
      </w:r>
      <w:r w:rsidRPr="00DC6325">
        <w:t>.</w:t>
      </w:r>
      <w:r w:rsidR="003E4B38">
        <w:t>6</w:t>
      </w:r>
      <w:r w:rsidRPr="00DC6325">
        <w:t xml:space="preserve">: </w:t>
      </w:r>
      <w:r>
        <w:t xml:space="preserve">Viewing all </w:t>
      </w:r>
      <w:r w:rsidR="003E4B38">
        <w:t>partitions</w:t>
      </w:r>
      <w:r>
        <w:t xml:space="preserve"> on </w:t>
      </w:r>
      <w:r w:rsidRPr="003E4B38">
        <w:rPr>
          <w:rStyle w:val="CodeInTextPACKT"/>
        </w:rPr>
        <w:t>SRV1</w:t>
      </w:r>
    </w:p>
    <w:p w14:paraId="0F4618C8" w14:textId="7E02FE8E" w:rsidR="0071645C" w:rsidRDefault="0071645C" w:rsidP="0071645C">
      <w:pPr>
        <w:pStyle w:val="LayoutInformationPACKT"/>
        <w:rPr>
          <w:noProof/>
        </w:rPr>
      </w:pPr>
      <w:r>
        <w:t xml:space="preserve">Insert </w:t>
      </w:r>
      <w:r w:rsidRPr="00C41783">
        <w:t>image</w:t>
      </w:r>
      <w:r>
        <w:t xml:space="preserve"> </w:t>
      </w:r>
      <w:r>
        <w:rPr>
          <w:noProof/>
        </w:rPr>
        <w:t>B18878_07</w:t>
      </w:r>
      <w:r w:rsidRPr="00023EAD">
        <w:rPr>
          <w:noProof/>
        </w:rPr>
        <w:t>_</w:t>
      </w:r>
      <w:r>
        <w:rPr>
          <w:noProof/>
        </w:rPr>
        <w:t>0</w:t>
      </w:r>
      <w:r w:rsidR="003E4B38">
        <w:rPr>
          <w:noProof/>
        </w:rPr>
        <w:t>6</w:t>
      </w:r>
      <w:r>
        <w:rPr>
          <w:noProof/>
        </w:rPr>
        <w:t>.png</w:t>
      </w:r>
    </w:p>
    <w:p w14:paraId="34CBF2EC" w14:textId="562181C1" w:rsidR="003E4B38" w:rsidRDefault="003E4B38" w:rsidP="00D378AC">
      <w:pPr>
        <w:pStyle w:val="NormalPACKT"/>
      </w:pPr>
      <w:r>
        <w:t xml:space="preserve">In </w:t>
      </w:r>
      <w:r w:rsidRPr="003E4B38">
        <w:rPr>
          <w:rStyle w:val="ItalicsPACKT"/>
        </w:rPr>
        <w:t>step 7</w:t>
      </w:r>
      <w:r>
        <w:t>, you examine the properties of a disk, with output like this:</w:t>
      </w:r>
    </w:p>
    <w:p w14:paraId="5E7BB2B0" w14:textId="4A82E127" w:rsidR="003E4B38" w:rsidRDefault="003E4B38" w:rsidP="00D378AC">
      <w:pPr>
        <w:pStyle w:val="NormalPACKT"/>
      </w:pPr>
    </w:p>
    <w:p w14:paraId="1739302F" w14:textId="57A20503" w:rsidR="00D378AC" w:rsidRDefault="00A8515D" w:rsidP="00D378AC">
      <w:pPr>
        <w:pStyle w:val="FigurePACKT"/>
      </w:pPr>
      <w:r>
        <w:rPr>
          <w:noProof/>
        </w:rPr>
        <w:lastRenderedPageBreak/>
        <w:drawing>
          <wp:inline distT="0" distB="0" distL="0" distR="0" wp14:anchorId="7DA725F1" wp14:editId="5061E159">
            <wp:extent cx="3185447" cy="1877176"/>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0267" cy="1880017"/>
                    </a:xfrm>
                    <a:prstGeom prst="rect">
                      <a:avLst/>
                    </a:prstGeom>
                  </pic:spPr>
                </pic:pic>
              </a:graphicData>
            </a:graphic>
          </wp:inline>
        </w:drawing>
      </w:r>
    </w:p>
    <w:p w14:paraId="180BBDBB" w14:textId="70847FB8" w:rsidR="00D378AC" w:rsidRPr="00DC6325" w:rsidRDefault="00D378AC" w:rsidP="00D378AC">
      <w:pPr>
        <w:pStyle w:val="FigureCaptionPACKT"/>
      </w:pPr>
      <w:r w:rsidRPr="00DC6325">
        <w:t xml:space="preserve">Figure </w:t>
      </w:r>
      <w:r>
        <w:t>7</w:t>
      </w:r>
      <w:r w:rsidRPr="00DC6325">
        <w:t>.</w:t>
      </w:r>
      <w:r w:rsidR="003E4B38">
        <w:t>7</w:t>
      </w:r>
      <w:r w:rsidRPr="00DC6325">
        <w:t xml:space="preserve">: </w:t>
      </w:r>
      <w:r w:rsidR="003E4B38">
        <w:t xml:space="preserve">Viewing </w:t>
      </w:r>
      <w:r w:rsidR="00A8515D">
        <w:t>Volume properties</w:t>
      </w:r>
    </w:p>
    <w:p w14:paraId="157A6F86" w14:textId="66E4D913" w:rsidR="00D378AC" w:rsidRDefault="00D378AC" w:rsidP="00D378AC">
      <w:pPr>
        <w:pStyle w:val="LayoutInformationPACKT"/>
        <w:rPr>
          <w:noProof/>
        </w:rPr>
      </w:pPr>
      <w:r>
        <w:t xml:space="preserve">Insert </w:t>
      </w:r>
      <w:r w:rsidRPr="00C41783">
        <w:t>image</w:t>
      </w:r>
      <w:r>
        <w:t xml:space="preserve"> </w:t>
      </w:r>
      <w:r>
        <w:rPr>
          <w:noProof/>
        </w:rPr>
        <w:t>B18878_07</w:t>
      </w:r>
      <w:r w:rsidRPr="00023EAD">
        <w:rPr>
          <w:noProof/>
        </w:rPr>
        <w:t>_</w:t>
      </w:r>
      <w:r>
        <w:rPr>
          <w:noProof/>
        </w:rPr>
        <w:t>0</w:t>
      </w:r>
      <w:r w:rsidR="00A8515D">
        <w:rPr>
          <w:noProof/>
        </w:rPr>
        <w:t>7</w:t>
      </w:r>
      <w:r>
        <w:rPr>
          <w:noProof/>
        </w:rPr>
        <w:t>.png</w:t>
      </w:r>
    </w:p>
    <w:p w14:paraId="5A289782" w14:textId="799F2904" w:rsidR="00D378AC" w:rsidRPr="00D378AC" w:rsidRDefault="00D378AC" w:rsidP="00D378AC">
      <w:pPr>
        <w:pStyle w:val="NormalPACKT"/>
      </w:pPr>
      <w:r>
        <w:t xml:space="preserve">In </w:t>
      </w:r>
      <w:r w:rsidRPr="006D1C88">
        <w:rPr>
          <w:rStyle w:val="ItalicsPACKT"/>
        </w:rPr>
        <w:t xml:space="preserve">step </w:t>
      </w:r>
      <w:r w:rsidR="00A8515D">
        <w:rPr>
          <w:rStyle w:val="ItalicsPACKT"/>
        </w:rPr>
        <w:t>8</w:t>
      </w:r>
      <w:r w:rsidR="006D1C88">
        <w:t xml:space="preserve">, you </w:t>
      </w:r>
      <w:r w:rsidR="00A8515D">
        <w:t>view the properties of a partition</w:t>
      </w:r>
      <w:r w:rsidR="006D1C88">
        <w:t xml:space="preserve"> with output like this:</w:t>
      </w:r>
    </w:p>
    <w:p w14:paraId="10B5585E" w14:textId="63C8694B" w:rsidR="00D378AC" w:rsidRDefault="00A8515D" w:rsidP="006D1C88">
      <w:pPr>
        <w:pStyle w:val="FigurePACKT"/>
      </w:pPr>
      <w:r>
        <w:rPr>
          <w:noProof/>
        </w:rPr>
        <w:drawing>
          <wp:inline distT="0" distB="0" distL="0" distR="0" wp14:anchorId="1A7C508B" wp14:editId="4CC91532">
            <wp:extent cx="4343257" cy="2276529"/>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894" cy="2281580"/>
                    </a:xfrm>
                    <a:prstGeom prst="rect">
                      <a:avLst/>
                    </a:prstGeom>
                  </pic:spPr>
                </pic:pic>
              </a:graphicData>
            </a:graphic>
          </wp:inline>
        </w:drawing>
      </w:r>
    </w:p>
    <w:p w14:paraId="69A347BA" w14:textId="717CB41C" w:rsidR="006D1C88" w:rsidRPr="00DC6325" w:rsidRDefault="006D1C88" w:rsidP="006D1C88">
      <w:pPr>
        <w:pStyle w:val="FigureCaptionPACKT"/>
      </w:pPr>
      <w:r w:rsidRPr="00DC6325">
        <w:t xml:space="preserve">Figure </w:t>
      </w:r>
      <w:r>
        <w:t>7</w:t>
      </w:r>
      <w:r w:rsidRPr="00DC6325">
        <w:t>.</w:t>
      </w:r>
      <w:r w:rsidR="00A8515D">
        <w:t>8</w:t>
      </w:r>
      <w:r w:rsidRPr="00DC6325">
        <w:t xml:space="preserve">: </w:t>
      </w:r>
      <w:r w:rsidR="00A8515D">
        <w:t>Viewing partition details</w:t>
      </w:r>
    </w:p>
    <w:p w14:paraId="3803A00F" w14:textId="7FBCFCED" w:rsidR="006D1C88" w:rsidRDefault="006D1C88" w:rsidP="006D1C88">
      <w:pPr>
        <w:pStyle w:val="LayoutInformationPACKT"/>
        <w:rPr>
          <w:noProof/>
        </w:rPr>
      </w:pPr>
      <w:r>
        <w:t xml:space="preserve">Insert </w:t>
      </w:r>
      <w:r w:rsidRPr="00C41783">
        <w:t>image</w:t>
      </w:r>
      <w:r>
        <w:t xml:space="preserve"> </w:t>
      </w:r>
      <w:r>
        <w:rPr>
          <w:noProof/>
        </w:rPr>
        <w:t>B18878_07</w:t>
      </w:r>
      <w:r w:rsidRPr="00023EAD">
        <w:rPr>
          <w:noProof/>
        </w:rPr>
        <w:t>_</w:t>
      </w:r>
      <w:r>
        <w:rPr>
          <w:noProof/>
        </w:rPr>
        <w:t>0</w:t>
      </w:r>
      <w:r w:rsidR="00A8515D">
        <w:rPr>
          <w:noProof/>
        </w:rPr>
        <w:t>8.</w:t>
      </w:r>
      <w:r>
        <w:rPr>
          <w:noProof/>
        </w:rPr>
        <w:t>png</w:t>
      </w:r>
    </w:p>
    <w:p w14:paraId="68A6FF76" w14:textId="40931140" w:rsidR="006D1C88" w:rsidRDefault="006D1C88" w:rsidP="006D1C88">
      <w:pPr>
        <w:pStyle w:val="NormalPACKT"/>
      </w:pPr>
      <w:r>
        <w:t xml:space="preserve">In </w:t>
      </w:r>
      <w:r w:rsidRPr="00863A82">
        <w:rPr>
          <w:rStyle w:val="ItalicsPACKT"/>
        </w:rPr>
        <w:t xml:space="preserve">step </w:t>
      </w:r>
      <w:r w:rsidR="00A8515D">
        <w:rPr>
          <w:rStyle w:val="ItalicsPACKT"/>
        </w:rPr>
        <w:t>9</w:t>
      </w:r>
      <w:r>
        <w:t xml:space="preserve">, you </w:t>
      </w:r>
      <w:r w:rsidR="00A8515D">
        <w:t>get the next unpartitioned disk and initializ</w:t>
      </w:r>
      <w:r w:rsidR="00C23277">
        <w:t>e</w:t>
      </w:r>
      <w:r w:rsidR="00A8515D">
        <w:t xml:space="preserve"> it using the Master Boot Record (MBR) formatting scheme. This step creates no output.</w:t>
      </w:r>
    </w:p>
    <w:p w14:paraId="09DC0343" w14:textId="3D3387D4" w:rsidR="00A8515D" w:rsidRDefault="00A8515D" w:rsidP="006D1C88">
      <w:pPr>
        <w:pStyle w:val="NormalPACKT"/>
      </w:pPr>
      <w:r>
        <w:t xml:space="preserve">In </w:t>
      </w:r>
      <w:r w:rsidRPr="009A6EBF">
        <w:rPr>
          <w:rStyle w:val="ItalicsPACKT"/>
        </w:rPr>
        <w:t xml:space="preserve">step </w:t>
      </w:r>
      <w:r w:rsidR="007257F2" w:rsidRPr="009A6EBF">
        <w:rPr>
          <w:rStyle w:val="ItalicsPACKT"/>
        </w:rPr>
        <w:t>10</w:t>
      </w:r>
      <w:r w:rsidR="007257F2">
        <w:t xml:space="preserve">, you </w:t>
      </w:r>
      <w:r w:rsidR="00C23277">
        <w:t xml:space="preserve">again view the disks available on </w:t>
      </w:r>
      <w:r w:rsidR="00C23277" w:rsidRPr="00C23277">
        <w:rPr>
          <w:rStyle w:val="CodeInTextPACKT"/>
        </w:rPr>
        <w:t>SRV1</w:t>
      </w:r>
      <w:r w:rsidR="00C23277">
        <w:t>, including</w:t>
      </w:r>
      <w:r w:rsidR="007257F2">
        <w:t xml:space="preserve"> the two disks you just partitioned. The output looks like this</w:t>
      </w:r>
      <w:r w:rsidR="009A6EBF">
        <w:t>:</w:t>
      </w:r>
    </w:p>
    <w:p w14:paraId="412A3D62" w14:textId="3CD4CEE4" w:rsidR="006D1C88" w:rsidRPr="00D378AC" w:rsidRDefault="009A6EBF" w:rsidP="009A6EBF">
      <w:pPr>
        <w:pStyle w:val="FigurePACKT"/>
      </w:pPr>
      <w:r>
        <w:rPr>
          <w:noProof/>
        </w:rPr>
        <w:drawing>
          <wp:inline distT="0" distB="0" distL="0" distR="0" wp14:anchorId="4B11CBFB" wp14:editId="7D912781">
            <wp:extent cx="4868625" cy="1543224"/>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8968" cy="1546502"/>
                    </a:xfrm>
                    <a:prstGeom prst="rect">
                      <a:avLst/>
                    </a:prstGeom>
                  </pic:spPr>
                </pic:pic>
              </a:graphicData>
            </a:graphic>
          </wp:inline>
        </w:drawing>
      </w:r>
    </w:p>
    <w:p w14:paraId="5131707E" w14:textId="022BF93D" w:rsidR="006D1C88" w:rsidRPr="00DC6325" w:rsidRDefault="006D1C88" w:rsidP="006D1C88">
      <w:pPr>
        <w:pStyle w:val="FigureCaptionPACKT"/>
      </w:pPr>
      <w:r w:rsidRPr="00DC6325">
        <w:t xml:space="preserve">Figure </w:t>
      </w:r>
      <w:r>
        <w:t>7</w:t>
      </w:r>
      <w:r w:rsidRPr="00DC6325">
        <w:t>.</w:t>
      </w:r>
      <w:r w:rsidR="007257F2">
        <w:t>9</w:t>
      </w:r>
      <w:r w:rsidRPr="00DC6325">
        <w:t xml:space="preserve">: </w:t>
      </w:r>
      <w:r w:rsidR="007257F2">
        <w:t xml:space="preserve">Viewing disks on </w:t>
      </w:r>
      <w:r w:rsidR="007257F2" w:rsidRPr="009A6EBF">
        <w:rPr>
          <w:rStyle w:val="CodeInTextPACKT"/>
        </w:rPr>
        <w:t>SRV1</w:t>
      </w:r>
    </w:p>
    <w:p w14:paraId="70B569F6" w14:textId="205FF1A7" w:rsidR="006D1C88" w:rsidRDefault="006D1C88" w:rsidP="006D1C88">
      <w:pPr>
        <w:pStyle w:val="LayoutInformationPACKT"/>
        <w:rPr>
          <w:noProof/>
        </w:rPr>
      </w:pPr>
      <w:r>
        <w:t xml:space="preserve">Insert </w:t>
      </w:r>
      <w:r w:rsidRPr="00C41783">
        <w:t>image</w:t>
      </w:r>
      <w:r>
        <w:t xml:space="preserve"> </w:t>
      </w:r>
      <w:r>
        <w:rPr>
          <w:noProof/>
        </w:rPr>
        <w:t>B18878_07</w:t>
      </w:r>
      <w:r w:rsidRPr="00023EAD">
        <w:rPr>
          <w:noProof/>
        </w:rPr>
        <w:t>_</w:t>
      </w:r>
      <w:r>
        <w:rPr>
          <w:noProof/>
        </w:rPr>
        <w:t>0</w:t>
      </w:r>
      <w:r w:rsidR="007257F2">
        <w:rPr>
          <w:noProof/>
        </w:rPr>
        <w:t>9</w:t>
      </w:r>
      <w:r>
        <w:rPr>
          <w:noProof/>
        </w:rPr>
        <w:t>.png</w:t>
      </w:r>
    </w:p>
    <w:p w14:paraId="7111723B" w14:textId="76755DC3" w:rsidR="00987230" w:rsidRDefault="00987230" w:rsidP="00987230">
      <w:pPr>
        <w:pStyle w:val="Heading2"/>
      </w:pPr>
      <w:r>
        <w:lastRenderedPageBreak/>
        <w:t>There's more...</w:t>
      </w:r>
    </w:p>
    <w:p w14:paraId="0F9AF24F" w14:textId="2DDD3900" w:rsidR="00CC37F1" w:rsidRDefault="00CC37F1" w:rsidP="00CC37F1">
      <w:pPr>
        <w:pStyle w:val="NormalPACKT"/>
        <w:rPr>
          <w:lang w:val="en-GB"/>
        </w:rPr>
      </w:pPr>
      <w:r>
        <w:rPr>
          <w:lang w:val="en-GB"/>
        </w:rPr>
        <w:t xml:space="preserve">In </w:t>
      </w:r>
      <w:r w:rsidRPr="00E320FD">
        <w:rPr>
          <w:rStyle w:val="ItalicsPACKT"/>
        </w:rPr>
        <w:t>step 1</w:t>
      </w:r>
      <w:r>
        <w:rPr>
          <w:lang w:val="en-GB"/>
        </w:rPr>
        <w:t xml:space="preserve">, you </w:t>
      </w:r>
      <w:r w:rsidR="00C75E1B">
        <w:rPr>
          <w:lang w:val="en-GB"/>
        </w:rPr>
        <w:t xml:space="preserve">view all the disks in </w:t>
      </w:r>
      <w:r w:rsidR="00C75E1B" w:rsidRPr="00870423">
        <w:rPr>
          <w:rStyle w:val="CodeInTextPACKT"/>
        </w:rPr>
        <w:t>SRV1</w:t>
      </w:r>
      <w:r w:rsidR="00C75E1B">
        <w:rPr>
          <w:lang w:val="en-GB"/>
        </w:rPr>
        <w:t>. The first disk, Disk 0</w:t>
      </w:r>
      <w:r w:rsidR="00870423">
        <w:rPr>
          <w:lang w:val="en-GB"/>
        </w:rPr>
        <w:t>,</w:t>
      </w:r>
      <w:r w:rsidR="00C75E1B">
        <w:rPr>
          <w:lang w:val="en-GB"/>
        </w:rPr>
        <w:t xml:space="preserve"> is your </w:t>
      </w:r>
      <w:r w:rsidR="00C75E1B" w:rsidRPr="001C21B0">
        <w:rPr>
          <w:rStyle w:val="CodeInTextPACKT"/>
          <w:rPrChange w:id="8" w:author="Liam Draper" w:date="2022-09-08T11:31:00Z">
            <w:rPr>
              <w:lang w:val="en-GB"/>
            </w:rPr>
          </w:rPrChange>
        </w:rPr>
        <w:t xml:space="preserve">C: </w:t>
      </w:r>
      <w:r w:rsidR="00C75E1B">
        <w:rPr>
          <w:lang w:val="en-GB"/>
        </w:rPr>
        <w:t xml:space="preserve">drive. You created this as part of the process of installing Windows Server 2022. In </w:t>
      </w:r>
      <w:r w:rsidR="00C75E1B" w:rsidRPr="00C75E1B">
        <w:rPr>
          <w:rStyle w:val="ItalicsPACKT"/>
        </w:rPr>
        <w:t>step 2,</w:t>
      </w:r>
      <w:r w:rsidR="00C75E1B">
        <w:rPr>
          <w:lang w:val="en-GB"/>
        </w:rPr>
        <w:t xml:space="preserve"> you get the first of the </w:t>
      </w:r>
      <w:r w:rsidR="00870423">
        <w:rPr>
          <w:lang w:val="en-GB"/>
        </w:rPr>
        <w:t>eight</w:t>
      </w:r>
      <w:r w:rsidR="00C75E1B">
        <w:rPr>
          <w:lang w:val="en-GB"/>
        </w:rPr>
        <w:t xml:space="preserve"> disk devices you added to </w:t>
      </w:r>
      <w:r w:rsidR="00C75E1B" w:rsidRPr="00C75E1B">
        <w:rPr>
          <w:rStyle w:val="CodeInTextPACKT"/>
        </w:rPr>
        <w:t>SRV1</w:t>
      </w:r>
      <w:r w:rsidR="00C75E1B">
        <w:rPr>
          <w:lang w:val="en-GB"/>
        </w:rPr>
        <w:t xml:space="preserve"> at the start of this re</w:t>
      </w:r>
      <w:r w:rsidR="00870423">
        <w:rPr>
          <w:lang w:val="en-GB"/>
        </w:rPr>
        <w:t>c</w:t>
      </w:r>
      <w:r w:rsidR="00C75E1B">
        <w:rPr>
          <w:lang w:val="en-GB"/>
        </w:rPr>
        <w:t>ipe. However, before</w:t>
      </w:r>
      <w:r>
        <w:rPr>
          <w:lang w:val="en-GB"/>
        </w:rPr>
        <w:t xml:space="preserve"> you can use this disk in Windows, you need to initialize the disk, which you do in </w:t>
      </w:r>
      <w:r w:rsidRPr="00C75E1B">
        <w:rPr>
          <w:rStyle w:val="ItalicsPACKT"/>
        </w:rPr>
        <w:t>step</w:t>
      </w:r>
      <w:r w:rsidR="00C75E1B">
        <w:rPr>
          <w:rStyle w:val="ItalicsPACKT"/>
        </w:rPr>
        <w:t xml:space="preserve"> 3</w:t>
      </w:r>
      <w:r>
        <w:rPr>
          <w:lang w:val="en-GB"/>
        </w:rPr>
        <w:t>.</w:t>
      </w:r>
      <w:r w:rsidR="00C75E1B">
        <w:rPr>
          <w:lang w:val="en-GB"/>
        </w:rPr>
        <w:t xml:space="preserve"> When you initialize a disk</w:t>
      </w:r>
      <w:r w:rsidR="00870423">
        <w:rPr>
          <w:lang w:val="en-GB"/>
        </w:rPr>
        <w:t>,</w:t>
      </w:r>
      <w:r w:rsidR="00C75E1B">
        <w:rPr>
          <w:lang w:val="en-GB"/>
        </w:rPr>
        <w:t xml:space="preserve"> you specify the partitioning scheme,</w:t>
      </w:r>
      <w:r w:rsidR="00870423">
        <w:rPr>
          <w:lang w:val="en-GB"/>
        </w:rPr>
        <w:t xml:space="preserve"> which in this case is</w:t>
      </w:r>
      <w:r w:rsidR="00C75E1B">
        <w:rPr>
          <w:lang w:val="en-GB"/>
        </w:rPr>
        <w:t xml:space="preserve"> GPT. Init</w:t>
      </w:r>
      <w:r w:rsidR="00870423">
        <w:rPr>
          <w:lang w:val="en-GB"/>
        </w:rPr>
        <w:t>i</w:t>
      </w:r>
      <w:r w:rsidR="00C75E1B">
        <w:rPr>
          <w:lang w:val="en-GB"/>
        </w:rPr>
        <w:t xml:space="preserve">alizing the disk does not create any partitions or volumes. </w:t>
      </w:r>
      <w:r w:rsidR="00870423">
        <w:rPr>
          <w:lang w:val="en-GB"/>
        </w:rPr>
        <w:t>You can see, in Step 4, that the disk has a partition scheme.</w:t>
      </w:r>
    </w:p>
    <w:p w14:paraId="6FE296DE" w14:textId="04F55517" w:rsidR="00870423" w:rsidRDefault="00870423" w:rsidP="00CC37F1">
      <w:pPr>
        <w:pStyle w:val="NormalPACKT"/>
        <w:rPr>
          <w:lang w:val="en-GB"/>
        </w:rPr>
      </w:pPr>
      <w:r>
        <w:rPr>
          <w:lang w:val="en-GB"/>
        </w:rPr>
        <w:t xml:space="preserve">In </w:t>
      </w:r>
      <w:r w:rsidRPr="00870423">
        <w:rPr>
          <w:rStyle w:val="ItalicsPACKT"/>
        </w:rPr>
        <w:t>step</w:t>
      </w:r>
      <w:r>
        <w:rPr>
          <w:rStyle w:val="ItalicsPACKT"/>
        </w:rPr>
        <w:t>s</w:t>
      </w:r>
      <w:r w:rsidRPr="00870423">
        <w:rPr>
          <w:rStyle w:val="ItalicsPACKT"/>
        </w:rPr>
        <w:t xml:space="preserve"> 5</w:t>
      </w:r>
      <w:r>
        <w:rPr>
          <w:lang w:val="en-GB"/>
        </w:rPr>
        <w:t xml:space="preserve"> and </w:t>
      </w:r>
      <w:r w:rsidRPr="00870423">
        <w:rPr>
          <w:rStyle w:val="ItalicsPACKT"/>
        </w:rPr>
        <w:t>6</w:t>
      </w:r>
      <w:r>
        <w:rPr>
          <w:lang w:val="en-GB"/>
        </w:rPr>
        <w:t xml:space="preserve">, you verify that there is only one volume or partition on </w:t>
      </w:r>
      <w:r w:rsidRPr="00BE2485">
        <w:rPr>
          <w:rStyle w:val="CodeInTextPACKT"/>
        </w:rPr>
        <w:t>SRV1</w:t>
      </w:r>
      <w:r>
        <w:rPr>
          <w:lang w:val="en-GB"/>
        </w:rPr>
        <w:t xml:space="preserve"> (i.e., the </w:t>
      </w:r>
      <w:r w:rsidRPr="001C21B0">
        <w:rPr>
          <w:rStyle w:val="CodeInTextPACKT"/>
          <w:rPrChange w:id="9" w:author="Liam Draper" w:date="2022-09-08T11:32:00Z">
            <w:rPr>
              <w:lang w:val="en-GB"/>
            </w:rPr>
          </w:rPrChange>
        </w:rPr>
        <w:t>C:</w:t>
      </w:r>
      <w:r>
        <w:rPr>
          <w:lang w:val="en-GB"/>
        </w:rPr>
        <w:t xml:space="preserve"> drive on disk 0). </w:t>
      </w:r>
    </w:p>
    <w:p w14:paraId="19CF0B5A" w14:textId="3777622A" w:rsidR="00CC37F1" w:rsidRDefault="00870423" w:rsidP="00CC37F1">
      <w:pPr>
        <w:pStyle w:val="NormalPACKT"/>
        <w:rPr>
          <w:lang w:val="en-GB"/>
        </w:rPr>
      </w:pPr>
      <w:r>
        <w:rPr>
          <w:lang w:val="en-GB"/>
        </w:rPr>
        <w:t xml:space="preserve">The terms “partition” and “volume” in Windows are, in effect, the same thing. But due to history, you can use two different commands to create and manage volumes and partitions., In </w:t>
      </w:r>
      <w:r w:rsidRPr="00870423">
        <w:rPr>
          <w:rStyle w:val="ItalicsPACKT"/>
        </w:rPr>
        <w:t>step 7</w:t>
      </w:r>
      <w:r>
        <w:rPr>
          <w:lang w:val="en-GB"/>
        </w:rPr>
        <w:t xml:space="preserve">, you review the properties of a volume, while in </w:t>
      </w:r>
      <w:r w:rsidRPr="00870423">
        <w:rPr>
          <w:rStyle w:val="ItalicsPACKT"/>
        </w:rPr>
        <w:t>step 8</w:t>
      </w:r>
      <w:r>
        <w:rPr>
          <w:lang w:val="en-GB"/>
        </w:rPr>
        <w:t>, you examine the properties of a Windows disk partition.</w:t>
      </w:r>
    </w:p>
    <w:p w14:paraId="7C80DB98" w14:textId="487DF92A" w:rsidR="00CC37F1" w:rsidRPr="00CC37F1" w:rsidRDefault="00870423" w:rsidP="00CC37F1">
      <w:pPr>
        <w:pStyle w:val="NormalPACKT"/>
        <w:rPr>
          <w:lang w:val="en-GB"/>
        </w:rPr>
      </w:pPr>
      <w:r>
        <w:rPr>
          <w:lang w:val="en-GB"/>
        </w:rPr>
        <w:t xml:space="preserve">In most cases, you initialize storage devices in your system using GPT, a more robust and flexible scheme. But you may wish to use the older MBR partition scheme, for example, for removable storage devices you intend to use on hosts that do not support GPT. </w:t>
      </w:r>
    </w:p>
    <w:p w14:paraId="3370B060" w14:textId="0D7AFE2D" w:rsidR="00905EC2" w:rsidRDefault="00905EC2" w:rsidP="00905EC2">
      <w:pPr>
        <w:pStyle w:val="Heading1"/>
        <w:tabs>
          <w:tab w:val="left" w:pos="0"/>
        </w:tabs>
      </w:pPr>
      <w:r>
        <w:t xml:space="preserve">Managing File Systems </w:t>
      </w:r>
    </w:p>
    <w:p w14:paraId="7F1077D5" w14:textId="7BB4A6CD" w:rsidR="00870423" w:rsidRDefault="00870423" w:rsidP="00870423">
      <w:pPr>
        <w:pStyle w:val="NormalPACKT"/>
        <w:rPr>
          <w:lang w:val="en-GB"/>
        </w:rPr>
      </w:pPr>
      <w:r>
        <w:rPr>
          <w:lang w:val="en-GB"/>
        </w:rPr>
        <w:t>To use a storage device, whether a spinning disk, CD/DVD device</w:t>
      </w:r>
      <w:r w:rsidR="00C23277">
        <w:rPr>
          <w:lang w:val="en-GB"/>
        </w:rPr>
        <w:t>,</w:t>
      </w:r>
      <w:r>
        <w:rPr>
          <w:lang w:val="en-GB"/>
        </w:rPr>
        <w:t xml:space="preserve"> or a solid-state device, you must format that device/drive with a file system. You must also have initialized the disk with a partitioning scheme, as you saw in the “Managing Disks” recipe</w:t>
      </w:r>
    </w:p>
    <w:p w14:paraId="2498F7AB" w14:textId="46DC4C6D" w:rsidR="00870423" w:rsidRDefault="00870423" w:rsidP="00870423">
      <w:pPr>
        <w:pStyle w:val="NormalPACKT"/>
        <w:rPr>
          <w:lang w:val="en-GB"/>
        </w:rPr>
      </w:pPr>
      <w:r>
        <w:rPr>
          <w:lang w:val="en-GB"/>
        </w:rPr>
        <w:t xml:space="preserve">In most cases, you use NTFS as the file system of choice. It is robust and reliable and provides efficient access control. NTFS also provides file encryption and compression. An alternative is the ReFS file system. This file system might be a good choice for some specialized workloads. For example, you might use the ReFS file system on a Hyper-V host to hold VM virtual hard drives. Additionally, for interoperability with devices like video and still cameras, you might need to use the FAT, FAT32, or exFAT file system. </w:t>
      </w:r>
    </w:p>
    <w:p w14:paraId="1B622C59" w14:textId="7CD0B1FA" w:rsidR="00870423" w:rsidRDefault="00870423" w:rsidP="00870423">
      <w:pPr>
        <w:pStyle w:val="NormalPACKT"/>
        <w:rPr>
          <w:lang w:val="en-GB"/>
        </w:rPr>
      </w:pPr>
      <w:r>
        <w:rPr>
          <w:lang w:val="en-GB"/>
        </w:rPr>
        <w:t xml:space="preserve">For more details on the difference between NTFS, FAT, FAT32, and ExFAT file systems, see </w:t>
      </w:r>
      <w:r w:rsidRPr="00870423">
        <w:rPr>
          <w:rStyle w:val="URLPACKTChar"/>
        </w:rPr>
        <w:t>https://medium.com/hetman-software/the-difference-between-ntfs-fat-fat32-and-exfat-file-systems-ec5172c60ccd</w:t>
      </w:r>
      <w:r>
        <w:rPr>
          <w:lang w:val="en-GB"/>
        </w:rPr>
        <w:t xml:space="preserve">. And for more information about the ReFS file system, see </w:t>
      </w:r>
      <w:commentRangeStart w:id="10"/>
      <w:r w:rsidRPr="00870423">
        <w:rPr>
          <w:rStyle w:val="URLPACKTChar"/>
        </w:rPr>
        <w:t>https://docs.microsoft.com/windows-server/storage/refs/refs-overview.</w:t>
      </w:r>
      <w:commentRangeEnd w:id="10"/>
      <w:r>
        <w:rPr>
          <w:rStyle w:val="CommentReference"/>
          <w:rFonts w:ascii="Arial" w:hAnsi="Arial" w:cs="Arial"/>
          <w:bCs/>
        </w:rPr>
        <w:commentReference w:id="10"/>
      </w:r>
    </w:p>
    <w:p w14:paraId="052B2B5F" w14:textId="71705E9B" w:rsidR="00905EC2" w:rsidRDefault="00905EC2" w:rsidP="00905EC2">
      <w:pPr>
        <w:pStyle w:val="Heading2"/>
        <w:tabs>
          <w:tab w:val="left" w:pos="0"/>
        </w:tabs>
      </w:pPr>
      <w:r>
        <w:t>Getting ready</w:t>
      </w:r>
    </w:p>
    <w:p w14:paraId="7EEA5BDD" w14:textId="32D52139" w:rsidR="00870423" w:rsidRPr="00870423" w:rsidRDefault="00870423" w:rsidP="00870423">
      <w:pPr>
        <w:pStyle w:val="NormalPACKT"/>
      </w:pPr>
      <w:r w:rsidRPr="00870423">
        <w:rPr>
          <w:lang w:val="en-GB"/>
        </w:rPr>
        <w:t>This recipe uses</w:t>
      </w:r>
      <w:r w:rsidRPr="00870423">
        <w:rPr>
          <w:rStyle w:val="CodeInTextPACKT"/>
          <w:lang w:val="en-GB"/>
        </w:rPr>
        <w:t xml:space="preserve"> SRV1</w:t>
      </w:r>
      <w:r w:rsidRPr="00870423">
        <w:rPr>
          <w:lang w:val="en-GB"/>
        </w:rPr>
        <w:t xml:space="preserve">, a domain-joined host in the Reskit.Org domain, on which you have installed PowerShell 7 and VS Code. You also have </w:t>
      </w:r>
      <w:r w:rsidRPr="00870423">
        <w:rPr>
          <w:rStyle w:val="CodeInTextPACKT"/>
          <w:lang w:val="en-GB"/>
        </w:rPr>
        <w:t>DC1</w:t>
      </w:r>
      <w:r w:rsidRPr="00870423">
        <w:rPr>
          <w:lang w:val="en-GB"/>
        </w:rPr>
        <w:t xml:space="preserve"> online. In the </w:t>
      </w:r>
      <w:r w:rsidRPr="00870423">
        <w:rPr>
          <w:rStyle w:val="ItalicsPACKT"/>
          <w:lang w:val="en-GB"/>
        </w:rPr>
        <w:t xml:space="preserve">Managing </w:t>
      </w:r>
      <w:r w:rsidRPr="00870423">
        <w:rPr>
          <w:rStyle w:val="ItalicsPACKT"/>
        </w:rPr>
        <w:t>Di</w:t>
      </w:r>
      <w:r w:rsidRPr="00870423">
        <w:rPr>
          <w:rStyle w:val="ItalicsPACKT"/>
          <w:lang w:val="en-GB"/>
        </w:rPr>
        <w:t>sks</w:t>
      </w:r>
      <w:r w:rsidRPr="00870423">
        <w:rPr>
          <w:lang w:val="en-GB"/>
        </w:rPr>
        <w:t xml:space="preserve"> recipe, you added eight virtual disks to the </w:t>
      </w:r>
      <w:r w:rsidRPr="00870423">
        <w:rPr>
          <w:rStyle w:val="CodeInTextPACKT"/>
          <w:lang w:val="en-GB"/>
        </w:rPr>
        <w:t>SRV1</w:t>
      </w:r>
      <w:r w:rsidRPr="00870423">
        <w:t>.</w:t>
      </w:r>
      <w:r>
        <w:t xml:space="preserve"> Then, i</w:t>
      </w:r>
      <w:r w:rsidRPr="00870423">
        <w:t xml:space="preserve">n </w:t>
      </w:r>
      <w:r>
        <w:t xml:space="preserve">the </w:t>
      </w:r>
      <w:r w:rsidRPr="00870423">
        <w:rPr>
          <w:rStyle w:val="ItalicsPACKT"/>
        </w:rPr>
        <w:t>Managing Disks</w:t>
      </w:r>
      <w:r w:rsidRPr="00870423">
        <w:t xml:space="preserve"> recipe, you initiali</w:t>
      </w:r>
      <w:r>
        <w:t>z</w:t>
      </w:r>
      <w:r w:rsidRPr="00870423">
        <w:t>e</w:t>
      </w:r>
      <w:r>
        <w:t>d</w:t>
      </w:r>
      <w:r w:rsidRPr="00870423">
        <w:t xml:space="preserve"> the first two. </w:t>
      </w:r>
      <w:r>
        <w:t xml:space="preserve">In this recipe, you create specific volumes on these two disks. </w:t>
      </w:r>
    </w:p>
    <w:p w14:paraId="7DA3EDC6" w14:textId="1528E7C7" w:rsidR="00905EC2" w:rsidRDefault="00905EC2" w:rsidP="00905EC2">
      <w:pPr>
        <w:pStyle w:val="Heading2"/>
        <w:tabs>
          <w:tab w:val="left" w:pos="0"/>
        </w:tabs>
      </w:pPr>
      <w:r>
        <w:t>How to do it...</w:t>
      </w:r>
    </w:p>
    <w:p w14:paraId="30E8C0F6" w14:textId="35684F7D" w:rsidR="00B14191" w:rsidRPr="00B14191" w:rsidRDefault="00B14191" w:rsidP="00B14191">
      <w:pPr>
        <w:pStyle w:val="NumberedBulletPACKT"/>
        <w:numPr>
          <w:ilvl w:val="0"/>
          <w:numId w:val="28"/>
        </w:numPr>
        <w:rPr>
          <w:color w:val="000000"/>
          <w:lang w:val="en-GB" w:eastAsia="en-GB"/>
        </w:rPr>
      </w:pPr>
      <w:r w:rsidRPr="00B14191">
        <w:rPr>
          <w:lang w:val="en-GB" w:eastAsia="en-GB"/>
        </w:rPr>
        <w:t xml:space="preserve">Getting </w:t>
      </w:r>
      <w:r w:rsidR="00870423">
        <w:rPr>
          <w:lang w:val="en-GB" w:eastAsia="en-GB"/>
        </w:rPr>
        <w:t xml:space="preserve">the </w:t>
      </w:r>
      <w:r w:rsidRPr="00B14191">
        <w:rPr>
          <w:lang w:val="en-GB" w:eastAsia="en-GB"/>
        </w:rPr>
        <w:t>second disk  </w:t>
      </w:r>
    </w:p>
    <w:p w14:paraId="23A25D9F" w14:textId="77777777" w:rsidR="00B14191" w:rsidRPr="00B14191" w:rsidRDefault="00B14191" w:rsidP="00B14191">
      <w:pPr>
        <w:pStyle w:val="CodePACKT"/>
      </w:pPr>
    </w:p>
    <w:p w14:paraId="6C3F59E8" w14:textId="5B995017" w:rsidR="00B14191" w:rsidRPr="00B14191" w:rsidRDefault="00B14191" w:rsidP="00B14191">
      <w:pPr>
        <w:pStyle w:val="CodePACKT"/>
      </w:pPr>
      <w:r w:rsidRPr="00B14191">
        <w:t>$Disk = Get-Disk | Select-Object -Skip 1 -First 1</w:t>
      </w:r>
    </w:p>
    <w:p w14:paraId="5569107E" w14:textId="77777777" w:rsidR="00B14191" w:rsidRPr="00B14191" w:rsidRDefault="00B14191" w:rsidP="00B14191">
      <w:pPr>
        <w:pStyle w:val="CodePACKT"/>
      </w:pPr>
      <w:r w:rsidRPr="00B14191">
        <w:t>$Disk | Format-List</w:t>
      </w:r>
    </w:p>
    <w:p w14:paraId="3AAA8B50" w14:textId="77777777" w:rsidR="00B14191" w:rsidRPr="00B14191" w:rsidRDefault="00B14191" w:rsidP="00B14191">
      <w:pPr>
        <w:pStyle w:val="CodePACKT"/>
      </w:pPr>
    </w:p>
    <w:p w14:paraId="3BAF583A" w14:textId="45E53CCC" w:rsidR="00B14191" w:rsidRPr="00B14191" w:rsidRDefault="00B14191" w:rsidP="00B14191">
      <w:pPr>
        <w:pStyle w:val="NumberedBulletPACKT"/>
        <w:rPr>
          <w:color w:val="000000"/>
          <w:lang w:val="en-GB" w:eastAsia="en-GB"/>
        </w:rPr>
      </w:pPr>
      <w:r w:rsidRPr="00B14191">
        <w:rPr>
          <w:lang w:val="en-GB" w:eastAsia="en-GB"/>
        </w:rPr>
        <w:t>Creating a new volume in this disk</w:t>
      </w:r>
    </w:p>
    <w:p w14:paraId="531B7503" w14:textId="77777777" w:rsidR="00B14191" w:rsidRPr="00B14191" w:rsidRDefault="00B14191" w:rsidP="00B14191">
      <w:pPr>
        <w:pStyle w:val="CodePACKT"/>
      </w:pPr>
    </w:p>
    <w:p w14:paraId="50D86C94" w14:textId="756F8A59" w:rsidR="00B14191" w:rsidRPr="00B14191" w:rsidRDefault="00B14191" w:rsidP="00B14191">
      <w:pPr>
        <w:pStyle w:val="CodePACKT"/>
      </w:pPr>
      <w:r w:rsidRPr="00B14191">
        <w:t>$NewVolumeHT1   = @{</w:t>
      </w:r>
    </w:p>
    <w:p w14:paraId="19CA5CDC" w14:textId="77777777" w:rsidR="00B14191" w:rsidRPr="00B14191" w:rsidRDefault="00B14191" w:rsidP="00B14191">
      <w:pPr>
        <w:pStyle w:val="CodePACKT"/>
      </w:pPr>
      <w:r w:rsidRPr="00B14191">
        <w:t xml:space="preserve">  DiskNumber    = $Disk.Disknumber </w:t>
      </w:r>
    </w:p>
    <w:p w14:paraId="03591767" w14:textId="77777777" w:rsidR="00B14191" w:rsidRPr="00B14191" w:rsidRDefault="00B14191" w:rsidP="00B14191">
      <w:pPr>
        <w:pStyle w:val="CodePACKT"/>
      </w:pPr>
      <w:r w:rsidRPr="00B14191">
        <w:t>  DriveLetter  = 'S'</w:t>
      </w:r>
    </w:p>
    <w:p w14:paraId="0BE375BB" w14:textId="77777777" w:rsidR="00B14191" w:rsidRPr="00B14191" w:rsidRDefault="00B14191" w:rsidP="00B14191">
      <w:pPr>
        <w:pStyle w:val="CodePACKT"/>
      </w:pPr>
      <w:r w:rsidRPr="00B14191">
        <w:t>  FriendlyName = 'Files'</w:t>
      </w:r>
    </w:p>
    <w:p w14:paraId="302839F6" w14:textId="77777777" w:rsidR="00B14191" w:rsidRPr="00B14191" w:rsidRDefault="00B14191" w:rsidP="00B14191">
      <w:pPr>
        <w:pStyle w:val="CodePACKT"/>
      </w:pPr>
      <w:r w:rsidRPr="00B14191">
        <w:t>}</w:t>
      </w:r>
    </w:p>
    <w:p w14:paraId="12446098" w14:textId="77777777" w:rsidR="00B14191" w:rsidRPr="00B14191" w:rsidRDefault="00B14191" w:rsidP="00B14191">
      <w:pPr>
        <w:pStyle w:val="CodePACKT"/>
      </w:pPr>
      <w:r w:rsidRPr="00B14191">
        <w:lastRenderedPageBreak/>
        <w:t>New-Volume @NewVolumeHT1</w:t>
      </w:r>
    </w:p>
    <w:p w14:paraId="643A72F8" w14:textId="77777777" w:rsidR="00B14191" w:rsidRPr="00B14191" w:rsidRDefault="00B14191" w:rsidP="00B14191">
      <w:pPr>
        <w:pStyle w:val="CodePACKT"/>
      </w:pPr>
    </w:p>
    <w:p w14:paraId="3159866F" w14:textId="13E08612" w:rsidR="00B14191" w:rsidRPr="00B14191" w:rsidRDefault="00B14191" w:rsidP="00B14191">
      <w:pPr>
        <w:pStyle w:val="NumberedBulletPACKT"/>
        <w:rPr>
          <w:color w:val="000000"/>
          <w:lang w:val="en-GB" w:eastAsia="en-GB"/>
        </w:rPr>
      </w:pPr>
      <w:r w:rsidRPr="00B14191">
        <w:rPr>
          <w:lang w:val="en-GB" w:eastAsia="en-GB"/>
        </w:rPr>
        <w:t xml:space="preserve">Getting </w:t>
      </w:r>
      <w:r w:rsidR="00870423">
        <w:rPr>
          <w:lang w:val="en-GB" w:eastAsia="en-GB"/>
        </w:rPr>
        <w:t xml:space="preserve">the </w:t>
      </w:r>
      <w:r w:rsidRPr="00B14191">
        <w:rPr>
          <w:lang w:val="en-GB" w:eastAsia="en-GB"/>
        </w:rPr>
        <w:t xml:space="preserve">next available disk to use on </w:t>
      </w:r>
      <w:r w:rsidRPr="00B14191">
        <w:rPr>
          <w:rStyle w:val="CodeInTextPACKT"/>
        </w:rPr>
        <w:t>SRV1</w:t>
      </w:r>
    </w:p>
    <w:p w14:paraId="6C4E6995" w14:textId="77777777" w:rsidR="00B14191" w:rsidRPr="00B14191" w:rsidRDefault="00B14191" w:rsidP="00B14191">
      <w:pPr>
        <w:pStyle w:val="CodePACKT"/>
      </w:pPr>
    </w:p>
    <w:p w14:paraId="52873135" w14:textId="21F9195B" w:rsidR="00B14191" w:rsidRPr="00B14191" w:rsidRDefault="00B14191" w:rsidP="00B14191">
      <w:pPr>
        <w:pStyle w:val="CodePACKT"/>
      </w:pPr>
      <w:r w:rsidRPr="00B14191">
        <w:t>$Disk2 = Get-Disk |</w:t>
      </w:r>
    </w:p>
    <w:p w14:paraId="277792C6" w14:textId="77777777" w:rsidR="00B14191" w:rsidRPr="00B14191" w:rsidRDefault="00B14191" w:rsidP="00B14191">
      <w:pPr>
        <w:pStyle w:val="CodePACKT"/>
      </w:pPr>
      <w:r w:rsidRPr="00B14191">
        <w:t>           Where-Object PartitionStyle -eq 'MBR' |</w:t>
      </w:r>
    </w:p>
    <w:p w14:paraId="31468B93" w14:textId="77777777" w:rsidR="00B14191" w:rsidRPr="00B14191" w:rsidRDefault="00B14191" w:rsidP="00B14191">
      <w:pPr>
        <w:pStyle w:val="CodePACKT"/>
      </w:pPr>
      <w:r w:rsidRPr="00B14191">
        <w:t>             Select-Object -First 1</w:t>
      </w:r>
    </w:p>
    <w:p w14:paraId="7A65517A" w14:textId="77777777" w:rsidR="00B14191" w:rsidRPr="00B14191" w:rsidRDefault="00B14191" w:rsidP="00B14191">
      <w:pPr>
        <w:pStyle w:val="CodePACKT"/>
      </w:pPr>
      <w:r w:rsidRPr="00B14191">
        <w:t>$Disk2 | Format-List</w:t>
      </w:r>
    </w:p>
    <w:p w14:paraId="1BF3B5AD" w14:textId="77777777" w:rsidR="00B14191" w:rsidRPr="00B14191" w:rsidRDefault="00B14191" w:rsidP="00B14191">
      <w:pPr>
        <w:pStyle w:val="CodePACKT"/>
      </w:pPr>
    </w:p>
    <w:p w14:paraId="6F8D672A" w14:textId="26114890" w:rsidR="00B14191" w:rsidRPr="00B14191" w:rsidRDefault="00B14191" w:rsidP="00B14191">
      <w:pPr>
        <w:pStyle w:val="NumberedBulletPACKT"/>
        <w:rPr>
          <w:color w:val="000000"/>
          <w:lang w:val="en-GB" w:eastAsia="en-GB"/>
        </w:rPr>
      </w:pPr>
      <w:r w:rsidRPr="00B14191">
        <w:rPr>
          <w:lang w:val="en-GB" w:eastAsia="en-GB"/>
        </w:rPr>
        <w:t xml:space="preserve">Creating 4 new partitions on </w:t>
      </w:r>
      <w:r w:rsidR="00870423">
        <w:rPr>
          <w:lang w:val="en-GB" w:eastAsia="en-GB"/>
        </w:rPr>
        <w:t xml:space="preserve">the </w:t>
      </w:r>
      <w:r w:rsidRPr="00B14191">
        <w:rPr>
          <w:lang w:val="en-GB" w:eastAsia="en-GB"/>
        </w:rPr>
        <w:t xml:space="preserve">third (MBR) disk </w:t>
      </w:r>
    </w:p>
    <w:p w14:paraId="55CCCE1B" w14:textId="77777777" w:rsidR="00B14191" w:rsidRDefault="00B14191" w:rsidP="00B14191">
      <w:pPr>
        <w:pStyle w:val="CodePACKT"/>
      </w:pPr>
    </w:p>
    <w:p w14:paraId="1EBBB4BD" w14:textId="5F0B7678" w:rsidR="00B14191" w:rsidRPr="00B14191" w:rsidRDefault="00B14191" w:rsidP="00B14191">
      <w:pPr>
        <w:pStyle w:val="CodePACKT"/>
      </w:pPr>
      <w:r w:rsidRPr="00B14191">
        <w:t xml:space="preserve">$UseMaxHT= </w:t>
      </w:r>
      <w:r w:rsidRPr="00B14191">
        <w:rPr>
          <w:color w:val="0000FF"/>
        </w:rPr>
        <w:t>@</w:t>
      </w:r>
      <w:r w:rsidRPr="00B14191">
        <w:t xml:space="preserve">{UseMaximumSize = </w:t>
      </w:r>
      <w:r w:rsidRPr="00B14191">
        <w:rPr>
          <w:color w:val="0000FF"/>
        </w:rPr>
        <w:t>$true</w:t>
      </w:r>
      <w:r w:rsidRPr="00B14191">
        <w:t>}</w:t>
      </w:r>
    </w:p>
    <w:p w14:paraId="22118184" w14:textId="77777777" w:rsidR="00B14191" w:rsidRPr="00B14191" w:rsidRDefault="00B14191" w:rsidP="00B14191">
      <w:pPr>
        <w:pStyle w:val="CodePACKT"/>
      </w:pPr>
      <w:r w:rsidRPr="00B14191">
        <w:t xml:space="preserve">New-Partition -DiskNumber $Disk2.DiskNumber -DriveLetter W -Size </w:t>
      </w:r>
      <w:r w:rsidRPr="00B14191">
        <w:rPr>
          <w:color w:val="098658"/>
        </w:rPr>
        <w:t>1</w:t>
      </w:r>
      <w:r w:rsidRPr="00B14191">
        <w:rPr>
          <w:color w:val="0000FF"/>
        </w:rPr>
        <w:t>gb</w:t>
      </w:r>
    </w:p>
    <w:p w14:paraId="14A26A0A" w14:textId="77777777" w:rsidR="00B14191" w:rsidRPr="00B14191" w:rsidRDefault="00B14191" w:rsidP="00B14191">
      <w:pPr>
        <w:pStyle w:val="CodePACKT"/>
      </w:pPr>
      <w:r w:rsidRPr="00B14191">
        <w:t xml:space="preserve">New-Partition -DiskNumber $Disk2.DiskNumber -DriveLetter X -Size </w:t>
      </w:r>
      <w:r w:rsidRPr="00B14191">
        <w:rPr>
          <w:color w:val="098658"/>
        </w:rPr>
        <w:t>15</w:t>
      </w:r>
      <w:r w:rsidRPr="00B14191">
        <w:rPr>
          <w:color w:val="0000FF"/>
        </w:rPr>
        <w:t>gb</w:t>
      </w:r>
    </w:p>
    <w:p w14:paraId="35CAC73E" w14:textId="77777777" w:rsidR="00B14191" w:rsidRPr="00B14191" w:rsidRDefault="00B14191" w:rsidP="00B14191">
      <w:pPr>
        <w:pStyle w:val="CodePACKT"/>
      </w:pPr>
      <w:r w:rsidRPr="00B14191">
        <w:t xml:space="preserve">New-Partition -DiskNumber $Disk2.DiskNumber -DriveLetter Y -Size </w:t>
      </w:r>
      <w:r w:rsidRPr="00B14191">
        <w:rPr>
          <w:color w:val="098658"/>
        </w:rPr>
        <w:t>15</w:t>
      </w:r>
      <w:r w:rsidRPr="00B14191">
        <w:rPr>
          <w:color w:val="0000FF"/>
        </w:rPr>
        <w:t>gb</w:t>
      </w:r>
    </w:p>
    <w:p w14:paraId="3F4A658C" w14:textId="77777777" w:rsidR="00B14191" w:rsidRPr="00B14191" w:rsidRDefault="00B14191" w:rsidP="00B14191">
      <w:pPr>
        <w:pStyle w:val="CodePACKT"/>
      </w:pPr>
      <w:r w:rsidRPr="00B14191">
        <w:t>New-Partition -DiskNumber $Disk2.DiskNumber -DriveLetter Z @UseMaxHT</w:t>
      </w:r>
    </w:p>
    <w:p w14:paraId="24268567" w14:textId="77777777" w:rsidR="00B14191" w:rsidRPr="00B14191" w:rsidRDefault="00B14191" w:rsidP="00B14191">
      <w:pPr>
        <w:pStyle w:val="CodePACKT"/>
      </w:pPr>
    </w:p>
    <w:p w14:paraId="74D87637" w14:textId="3FC15080" w:rsidR="00B14191" w:rsidRPr="00B14191" w:rsidRDefault="00B14191" w:rsidP="009A65BD">
      <w:pPr>
        <w:pStyle w:val="NumberedBulletPACKT"/>
        <w:rPr>
          <w:color w:val="000000"/>
          <w:lang w:val="en-GB" w:eastAsia="en-GB"/>
        </w:rPr>
      </w:pPr>
      <w:r w:rsidRPr="00B14191">
        <w:rPr>
          <w:lang w:val="en-GB" w:eastAsia="en-GB"/>
        </w:rPr>
        <w:t>Formatting each partition</w:t>
      </w:r>
    </w:p>
    <w:p w14:paraId="34AB3A02" w14:textId="77777777" w:rsidR="009A65BD" w:rsidRDefault="009A65BD" w:rsidP="009A65BD">
      <w:pPr>
        <w:pStyle w:val="CodePACKT"/>
      </w:pPr>
    </w:p>
    <w:p w14:paraId="2F3C05DB" w14:textId="4C27F9E9" w:rsidR="00B14191" w:rsidRPr="00B14191" w:rsidRDefault="00B14191" w:rsidP="009A65BD">
      <w:pPr>
        <w:pStyle w:val="CodePACKT"/>
      </w:pPr>
      <w:r w:rsidRPr="00B14191">
        <w:t xml:space="preserve">$FormatHT1 = </w:t>
      </w:r>
      <w:r w:rsidRPr="00B14191">
        <w:rPr>
          <w:color w:val="0000FF"/>
        </w:rPr>
        <w:t>@</w:t>
      </w:r>
      <w:r w:rsidRPr="00B14191">
        <w:t>{</w:t>
      </w:r>
    </w:p>
    <w:p w14:paraId="2CB96F5D" w14:textId="77777777" w:rsidR="00B14191" w:rsidRPr="00B14191" w:rsidRDefault="00B14191" w:rsidP="009A65BD">
      <w:pPr>
        <w:pStyle w:val="CodePACKT"/>
      </w:pPr>
      <w:r w:rsidRPr="00B14191">
        <w:t xml:space="preserve">  DriveLetter        = </w:t>
      </w:r>
      <w:r w:rsidRPr="00B14191">
        <w:rPr>
          <w:color w:val="A31515"/>
        </w:rPr>
        <w:t>'W'</w:t>
      </w:r>
    </w:p>
    <w:p w14:paraId="60F1FD3A" w14:textId="77777777" w:rsidR="00B14191" w:rsidRPr="00B14191" w:rsidRDefault="00B14191" w:rsidP="009A65BD">
      <w:pPr>
        <w:pStyle w:val="CodePACKT"/>
      </w:pPr>
      <w:r w:rsidRPr="00B14191">
        <w:t xml:space="preserve">  FileSystem         = </w:t>
      </w:r>
      <w:r w:rsidRPr="00B14191">
        <w:rPr>
          <w:color w:val="A31515"/>
        </w:rPr>
        <w:t>'FAT'</w:t>
      </w:r>
      <w:r w:rsidRPr="00B14191">
        <w:t xml:space="preserve"> </w:t>
      </w:r>
    </w:p>
    <w:p w14:paraId="3E8C8DFC" w14:textId="77777777" w:rsidR="00B14191" w:rsidRPr="00B14191" w:rsidRDefault="00B14191" w:rsidP="009A65BD">
      <w:pPr>
        <w:pStyle w:val="CodePACKT"/>
      </w:pPr>
      <w:r w:rsidRPr="00B14191">
        <w:t xml:space="preserve">  NewFileSystemLabel = </w:t>
      </w:r>
      <w:r w:rsidRPr="00B14191">
        <w:rPr>
          <w:color w:val="A31515"/>
        </w:rPr>
        <w:t>'w-fat'</w:t>
      </w:r>
    </w:p>
    <w:p w14:paraId="312FD650" w14:textId="77777777" w:rsidR="00B14191" w:rsidRPr="00B14191" w:rsidRDefault="00B14191" w:rsidP="009A65BD">
      <w:pPr>
        <w:pStyle w:val="CodePACKT"/>
      </w:pPr>
      <w:r w:rsidRPr="00B14191">
        <w:t>}</w:t>
      </w:r>
    </w:p>
    <w:p w14:paraId="133D85C5" w14:textId="77777777" w:rsidR="00B14191" w:rsidRPr="00B14191" w:rsidRDefault="00B14191" w:rsidP="009A65BD">
      <w:pPr>
        <w:pStyle w:val="CodePACKT"/>
      </w:pPr>
      <w:r w:rsidRPr="00B14191">
        <w:t>Format-Volume @FormatHT1</w:t>
      </w:r>
    </w:p>
    <w:p w14:paraId="3A418DB7" w14:textId="77777777" w:rsidR="00B14191" w:rsidRPr="00B14191" w:rsidRDefault="00B14191" w:rsidP="009A65BD">
      <w:pPr>
        <w:pStyle w:val="CodePACKT"/>
      </w:pPr>
      <w:r w:rsidRPr="00B14191">
        <w:t xml:space="preserve">$FormatHT2 = </w:t>
      </w:r>
      <w:r w:rsidRPr="00B14191">
        <w:rPr>
          <w:color w:val="0000FF"/>
        </w:rPr>
        <w:t>@</w:t>
      </w:r>
      <w:r w:rsidRPr="00B14191">
        <w:t>{</w:t>
      </w:r>
    </w:p>
    <w:p w14:paraId="7FE67354" w14:textId="77777777" w:rsidR="00B14191" w:rsidRPr="00B14191" w:rsidRDefault="00B14191" w:rsidP="009A65BD">
      <w:pPr>
        <w:pStyle w:val="CodePACKT"/>
      </w:pPr>
      <w:r w:rsidRPr="00B14191">
        <w:t xml:space="preserve">  DriveLetter        = </w:t>
      </w:r>
      <w:r w:rsidRPr="00B14191">
        <w:rPr>
          <w:color w:val="A31515"/>
        </w:rPr>
        <w:t>'X'</w:t>
      </w:r>
    </w:p>
    <w:p w14:paraId="46E35327" w14:textId="77777777" w:rsidR="00B14191" w:rsidRPr="00B14191" w:rsidRDefault="00B14191" w:rsidP="009A65BD">
      <w:pPr>
        <w:pStyle w:val="CodePACKT"/>
      </w:pPr>
      <w:r w:rsidRPr="00B14191">
        <w:t xml:space="preserve">  FileSystem         = </w:t>
      </w:r>
      <w:r w:rsidRPr="00B14191">
        <w:rPr>
          <w:color w:val="A31515"/>
        </w:rPr>
        <w:t>'exFAT'</w:t>
      </w:r>
    </w:p>
    <w:p w14:paraId="19F9DFE7" w14:textId="77777777" w:rsidR="00B14191" w:rsidRPr="00B14191" w:rsidRDefault="00B14191" w:rsidP="009A65BD">
      <w:pPr>
        <w:pStyle w:val="CodePACKT"/>
      </w:pPr>
      <w:r w:rsidRPr="00B14191">
        <w:t xml:space="preserve">  NewFileSystemLabel = </w:t>
      </w:r>
      <w:r w:rsidRPr="00B14191">
        <w:rPr>
          <w:color w:val="A31515"/>
        </w:rPr>
        <w:t>'x-exFAT'</w:t>
      </w:r>
    </w:p>
    <w:p w14:paraId="220F6781" w14:textId="77777777" w:rsidR="00B14191" w:rsidRPr="00B14191" w:rsidRDefault="00B14191" w:rsidP="009A65BD">
      <w:pPr>
        <w:pStyle w:val="CodePACKT"/>
      </w:pPr>
      <w:r w:rsidRPr="00B14191">
        <w:t>}</w:t>
      </w:r>
    </w:p>
    <w:p w14:paraId="44027763" w14:textId="77777777" w:rsidR="00B14191" w:rsidRPr="00B14191" w:rsidRDefault="00B14191" w:rsidP="009A65BD">
      <w:pPr>
        <w:pStyle w:val="CodePACKT"/>
      </w:pPr>
      <w:r w:rsidRPr="00B14191">
        <w:t>Format-Volume @FormatHT2</w:t>
      </w:r>
    </w:p>
    <w:p w14:paraId="2DAADB4C" w14:textId="77777777" w:rsidR="00B14191" w:rsidRPr="00B14191" w:rsidRDefault="00B14191" w:rsidP="009A65BD">
      <w:pPr>
        <w:pStyle w:val="CodePACKT"/>
      </w:pPr>
      <w:r w:rsidRPr="00B14191">
        <w:t xml:space="preserve">$FormatHT3 = </w:t>
      </w:r>
      <w:r w:rsidRPr="00B14191">
        <w:rPr>
          <w:color w:val="0000FF"/>
        </w:rPr>
        <w:t>@</w:t>
      </w:r>
      <w:r w:rsidRPr="00B14191">
        <w:t>{</w:t>
      </w:r>
    </w:p>
    <w:p w14:paraId="0EABAD48" w14:textId="77777777" w:rsidR="00B14191" w:rsidRPr="00B14191" w:rsidRDefault="00B14191" w:rsidP="009A65BD">
      <w:pPr>
        <w:pStyle w:val="CodePACKT"/>
      </w:pPr>
      <w:r w:rsidRPr="00B14191">
        <w:t xml:space="preserve">  DriveLetter        = </w:t>
      </w:r>
      <w:r w:rsidRPr="00B14191">
        <w:rPr>
          <w:color w:val="A31515"/>
        </w:rPr>
        <w:t>'Y'</w:t>
      </w:r>
    </w:p>
    <w:p w14:paraId="6B235F3F" w14:textId="77777777" w:rsidR="00B14191" w:rsidRPr="00B14191" w:rsidRDefault="00B14191" w:rsidP="009A65BD">
      <w:pPr>
        <w:pStyle w:val="CodePACKT"/>
      </w:pPr>
      <w:r w:rsidRPr="00B14191">
        <w:t xml:space="preserve">  FileSystem         = </w:t>
      </w:r>
      <w:r w:rsidRPr="00B14191">
        <w:rPr>
          <w:color w:val="A31515"/>
        </w:rPr>
        <w:t>'FAT32'</w:t>
      </w:r>
    </w:p>
    <w:p w14:paraId="4709E7A7" w14:textId="77777777" w:rsidR="00B14191" w:rsidRPr="00B14191" w:rsidRDefault="00B14191" w:rsidP="009A65BD">
      <w:pPr>
        <w:pStyle w:val="CodePACKT"/>
      </w:pPr>
      <w:r w:rsidRPr="00B14191">
        <w:t xml:space="preserve">  NewFileSystemLabel = </w:t>
      </w:r>
      <w:r w:rsidRPr="00B14191">
        <w:rPr>
          <w:color w:val="A31515"/>
        </w:rPr>
        <w:t>'Y-FAT32'</w:t>
      </w:r>
    </w:p>
    <w:p w14:paraId="6208BD92" w14:textId="77777777" w:rsidR="00B14191" w:rsidRPr="00B14191" w:rsidRDefault="00B14191" w:rsidP="009A65BD">
      <w:pPr>
        <w:pStyle w:val="CodePACKT"/>
      </w:pPr>
      <w:r w:rsidRPr="00B14191">
        <w:t>}</w:t>
      </w:r>
    </w:p>
    <w:p w14:paraId="045D63F5" w14:textId="77777777" w:rsidR="00B14191" w:rsidRPr="00B14191" w:rsidRDefault="00B14191" w:rsidP="009A65BD">
      <w:pPr>
        <w:pStyle w:val="CodePACKT"/>
      </w:pPr>
      <w:r w:rsidRPr="00B14191">
        <w:t>Format-Volume  @FormatHT3</w:t>
      </w:r>
    </w:p>
    <w:p w14:paraId="0DD06049" w14:textId="77777777" w:rsidR="00B14191" w:rsidRPr="00B14191" w:rsidRDefault="00B14191" w:rsidP="009A65BD">
      <w:pPr>
        <w:pStyle w:val="CodePACKT"/>
      </w:pPr>
      <w:r w:rsidRPr="00B14191">
        <w:t xml:space="preserve">$FormatHT4 = </w:t>
      </w:r>
      <w:r w:rsidRPr="00B14191">
        <w:rPr>
          <w:color w:val="0000FF"/>
        </w:rPr>
        <w:t>@</w:t>
      </w:r>
      <w:r w:rsidRPr="00B14191">
        <w:t>{</w:t>
      </w:r>
    </w:p>
    <w:p w14:paraId="0E0A7F6E" w14:textId="77777777" w:rsidR="00B14191" w:rsidRPr="00B14191" w:rsidRDefault="00B14191" w:rsidP="009A65BD">
      <w:pPr>
        <w:pStyle w:val="CodePACKT"/>
      </w:pPr>
      <w:r w:rsidRPr="00B14191">
        <w:t xml:space="preserve">  DriveLetter        = </w:t>
      </w:r>
      <w:r w:rsidRPr="00B14191">
        <w:rPr>
          <w:color w:val="A31515"/>
        </w:rPr>
        <w:t>'Z'</w:t>
      </w:r>
    </w:p>
    <w:p w14:paraId="43C74733" w14:textId="77777777" w:rsidR="00B14191" w:rsidRPr="00B14191" w:rsidRDefault="00B14191" w:rsidP="009A65BD">
      <w:pPr>
        <w:pStyle w:val="CodePACKT"/>
      </w:pPr>
      <w:r w:rsidRPr="00B14191">
        <w:t xml:space="preserve">  FileSystem         = </w:t>
      </w:r>
      <w:r w:rsidRPr="00B14191">
        <w:rPr>
          <w:color w:val="A31515"/>
        </w:rPr>
        <w:t>'ReFS'</w:t>
      </w:r>
    </w:p>
    <w:p w14:paraId="4F0337C2" w14:textId="77777777" w:rsidR="00B14191" w:rsidRPr="00B14191" w:rsidRDefault="00B14191" w:rsidP="009A65BD">
      <w:pPr>
        <w:pStyle w:val="CodePACKT"/>
      </w:pPr>
      <w:r w:rsidRPr="00B14191">
        <w:t xml:space="preserve">  NewFileSystemLabel = </w:t>
      </w:r>
      <w:r w:rsidRPr="00B14191">
        <w:rPr>
          <w:color w:val="A31515"/>
        </w:rPr>
        <w:t>'Z-ReFS'</w:t>
      </w:r>
    </w:p>
    <w:p w14:paraId="497EEB36" w14:textId="77777777" w:rsidR="00B14191" w:rsidRPr="00B14191" w:rsidRDefault="00B14191" w:rsidP="009A65BD">
      <w:pPr>
        <w:pStyle w:val="CodePACKT"/>
      </w:pPr>
      <w:r w:rsidRPr="00B14191">
        <w:t>}</w:t>
      </w:r>
    </w:p>
    <w:p w14:paraId="25125960" w14:textId="77777777" w:rsidR="00B14191" w:rsidRPr="00B14191" w:rsidRDefault="00B14191" w:rsidP="009A65BD">
      <w:pPr>
        <w:pStyle w:val="CodePACKT"/>
      </w:pPr>
      <w:r w:rsidRPr="00B14191">
        <w:t>Format-Volume @FormatHT4</w:t>
      </w:r>
    </w:p>
    <w:p w14:paraId="4BFB7AC9" w14:textId="77777777" w:rsidR="00B14191" w:rsidRPr="00B14191" w:rsidRDefault="00B14191" w:rsidP="009A65BD">
      <w:pPr>
        <w:pStyle w:val="CodePACKT"/>
      </w:pPr>
    </w:p>
    <w:p w14:paraId="09A252BB" w14:textId="4AFD414A" w:rsidR="00B14191" w:rsidRPr="00B14191" w:rsidRDefault="00B14191" w:rsidP="001969EF">
      <w:pPr>
        <w:pStyle w:val="NumberedBulletPACKT"/>
        <w:rPr>
          <w:color w:val="000000"/>
          <w:lang w:val="en-GB" w:eastAsia="en-GB"/>
        </w:rPr>
      </w:pPr>
      <w:r w:rsidRPr="00B14191">
        <w:rPr>
          <w:lang w:val="en-GB" w:eastAsia="en-GB"/>
        </w:rPr>
        <w:t>Getting all volumes on SRV1</w:t>
      </w:r>
    </w:p>
    <w:p w14:paraId="099A6ACA" w14:textId="77777777" w:rsidR="001969EF" w:rsidRPr="001969EF" w:rsidRDefault="001969EF" w:rsidP="001969EF">
      <w:pPr>
        <w:pStyle w:val="CodePACKT"/>
        <w:rPr>
          <w:rStyle w:val="CodeInTextPACKT"/>
        </w:rPr>
      </w:pPr>
    </w:p>
    <w:p w14:paraId="334C7E04" w14:textId="5063394F" w:rsidR="00B14191" w:rsidRPr="001969EF" w:rsidRDefault="00B14191" w:rsidP="001969EF">
      <w:pPr>
        <w:pStyle w:val="CodePACKT"/>
        <w:rPr>
          <w:rStyle w:val="CodeInTextPACKT"/>
          <w:sz w:val="19"/>
          <w:szCs w:val="18"/>
        </w:rPr>
      </w:pPr>
      <w:r w:rsidRPr="001969EF">
        <w:rPr>
          <w:rStyle w:val="CodeInTextPACKT"/>
          <w:sz w:val="19"/>
          <w:szCs w:val="18"/>
        </w:rPr>
        <w:t>Get-Volume | Sort-Object -Property DriveLetter</w:t>
      </w:r>
    </w:p>
    <w:p w14:paraId="14E5D385" w14:textId="3E36263F" w:rsidR="00905EC2" w:rsidRDefault="00905EC2" w:rsidP="00905EC2">
      <w:pPr>
        <w:pStyle w:val="Heading2"/>
        <w:numPr>
          <w:ilvl w:val="1"/>
          <w:numId w:val="3"/>
        </w:numPr>
        <w:tabs>
          <w:tab w:val="left" w:pos="0"/>
        </w:tabs>
      </w:pPr>
      <w:r>
        <w:t>How it works...</w:t>
      </w:r>
    </w:p>
    <w:p w14:paraId="3E660CBB" w14:textId="05F0483F" w:rsidR="001969EF" w:rsidRDefault="001969EF" w:rsidP="001969EF">
      <w:pPr>
        <w:pStyle w:val="NormalPACKT"/>
        <w:rPr>
          <w:lang w:val="en-GB"/>
        </w:rPr>
      </w:pPr>
      <w:r>
        <w:rPr>
          <w:lang w:val="en-GB"/>
        </w:rPr>
        <w:t xml:space="preserve">In </w:t>
      </w:r>
      <w:r w:rsidRPr="009A6EBF">
        <w:rPr>
          <w:rStyle w:val="ItalicsPACKT"/>
        </w:rPr>
        <w:t>step 1</w:t>
      </w:r>
      <w:r>
        <w:rPr>
          <w:lang w:val="en-GB"/>
        </w:rPr>
        <w:t xml:space="preserve">, you obtain the second disk on </w:t>
      </w:r>
      <w:r w:rsidRPr="00870423">
        <w:rPr>
          <w:rStyle w:val="CodeInTextPACKT"/>
        </w:rPr>
        <w:t>SRV1</w:t>
      </w:r>
      <w:r w:rsidR="00DF0A4E">
        <w:rPr>
          <w:lang w:val="en-GB"/>
        </w:rPr>
        <w:t xml:space="preserve"> and display the disk details. </w:t>
      </w:r>
      <w:r w:rsidR="00870423">
        <w:rPr>
          <w:lang w:val="en-GB"/>
        </w:rPr>
        <w:t xml:space="preserve">You initialized this disk previously using the </w:t>
      </w:r>
      <w:r w:rsidR="00DF0A4E">
        <w:rPr>
          <w:lang w:val="en-GB"/>
        </w:rPr>
        <w:t>GPT</w:t>
      </w:r>
      <w:r w:rsidR="00870423">
        <w:rPr>
          <w:lang w:val="en-GB"/>
        </w:rPr>
        <w:t xml:space="preserve"> partitioning scheme</w:t>
      </w:r>
      <w:r w:rsidR="00DF0A4E">
        <w:rPr>
          <w:lang w:val="en-GB"/>
        </w:rPr>
        <w:t>. The output lo</w:t>
      </w:r>
      <w:r>
        <w:rPr>
          <w:lang w:val="en-GB"/>
        </w:rPr>
        <w:t>oks like this:</w:t>
      </w:r>
    </w:p>
    <w:p w14:paraId="4493DBA5" w14:textId="37EB4FBC" w:rsidR="001969EF" w:rsidRDefault="00870423" w:rsidP="009A6EBF">
      <w:pPr>
        <w:pStyle w:val="FigurePACKT"/>
      </w:pPr>
      <w:r>
        <w:rPr>
          <w:noProof/>
        </w:rPr>
        <w:lastRenderedPageBreak/>
        <w:drawing>
          <wp:inline distT="0" distB="0" distL="0" distR="0" wp14:anchorId="595EA8CD" wp14:editId="75662E0A">
            <wp:extent cx="4211803" cy="21912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0708" cy="2195928"/>
                    </a:xfrm>
                    <a:prstGeom prst="rect">
                      <a:avLst/>
                    </a:prstGeom>
                  </pic:spPr>
                </pic:pic>
              </a:graphicData>
            </a:graphic>
          </wp:inline>
        </w:drawing>
      </w:r>
    </w:p>
    <w:p w14:paraId="65294FFD" w14:textId="27E821F8" w:rsidR="009A6EBF" w:rsidRPr="00DC6325" w:rsidRDefault="009A6EBF" w:rsidP="009A6EBF">
      <w:pPr>
        <w:pStyle w:val="FigureCaptionPACKT"/>
      </w:pPr>
      <w:r w:rsidRPr="00DC6325">
        <w:t xml:space="preserve">Figure </w:t>
      </w:r>
      <w:r>
        <w:t>7</w:t>
      </w:r>
      <w:r w:rsidRPr="00DC6325">
        <w:t>.</w:t>
      </w:r>
      <w:r>
        <w:t>10</w:t>
      </w:r>
      <w:r w:rsidRPr="00DC6325">
        <w:t xml:space="preserve">: </w:t>
      </w:r>
      <w:r>
        <w:t>Getting the next RAW disk on SRV1</w:t>
      </w:r>
    </w:p>
    <w:p w14:paraId="7CEE9B9C" w14:textId="03955A6D" w:rsidR="009A6EBF" w:rsidRDefault="009A6EBF" w:rsidP="009A6EBF">
      <w:pPr>
        <w:pStyle w:val="LayoutInformationPACKT"/>
        <w:rPr>
          <w:noProof/>
        </w:rPr>
      </w:pPr>
      <w:r>
        <w:t xml:space="preserve">Insert </w:t>
      </w:r>
      <w:r w:rsidRPr="00C41783">
        <w:t>image</w:t>
      </w:r>
      <w:r>
        <w:t xml:space="preserve"> </w:t>
      </w:r>
      <w:r>
        <w:rPr>
          <w:noProof/>
        </w:rPr>
        <w:t>B18878_07</w:t>
      </w:r>
      <w:r w:rsidRPr="00023EAD">
        <w:rPr>
          <w:noProof/>
        </w:rPr>
        <w:t>_</w:t>
      </w:r>
      <w:r>
        <w:rPr>
          <w:noProof/>
        </w:rPr>
        <w:t>10.png</w:t>
      </w:r>
    </w:p>
    <w:p w14:paraId="13BAA832" w14:textId="0E03F48F" w:rsidR="00870423" w:rsidRDefault="00870423" w:rsidP="00870423">
      <w:pPr>
        <w:pStyle w:val="NormalPACKT"/>
      </w:pPr>
      <w:r>
        <w:t xml:space="preserve">In </w:t>
      </w:r>
      <w:r w:rsidRPr="00870423">
        <w:rPr>
          <w:rStyle w:val="ItalicsPACKT"/>
        </w:rPr>
        <w:t>step 2</w:t>
      </w:r>
      <w:r>
        <w:t xml:space="preserve">, you use the Create-Volume to create an </w:t>
      </w:r>
      <w:r w:rsidRPr="001C21B0">
        <w:rPr>
          <w:rStyle w:val="CodeInTextPACKT"/>
          <w:rPrChange w:id="11" w:author="Liam Draper" w:date="2022-09-08T11:33:00Z">
            <w:rPr/>
          </w:rPrChange>
        </w:rPr>
        <w:t>S:</w:t>
      </w:r>
      <w:r>
        <w:t xml:space="preserve"> volume/partition on the second disk in </w:t>
      </w:r>
      <w:r w:rsidRPr="00BE2485">
        <w:rPr>
          <w:rStyle w:val="CodeInTextPACKT"/>
        </w:rPr>
        <w:t>SRV1</w:t>
      </w:r>
      <w:r>
        <w:t>, with output like this:</w:t>
      </w:r>
    </w:p>
    <w:p w14:paraId="48C9D48F" w14:textId="68221CAE" w:rsidR="00870423" w:rsidRDefault="00870423" w:rsidP="00870423">
      <w:pPr>
        <w:pStyle w:val="FigurePACKT"/>
      </w:pPr>
      <w:r w:rsidRPr="00870423">
        <w:rPr>
          <w:noProof/>
        </w:rPr>
        <w:drawing>
          <wp:inline distT="0" distB="0" distL="0" distR="0" wp14:anchorId="7FB32C87" wp14:editId="2E48C49D">
            <wp:extent cx="4089042" cy="961781"/>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2470" cy="964939"/>
                    </a:xfrm>
                    <a:prstGeom prst="rect">
                      <a:avLst/>
                    </a:prstGeom>
                  </pic:spPr>
                </pic:pic>
              </a:graphicData>
            </a:graphic>
          </wp:inline>
        </w:drawing>
      </w:r>
    </w:p>
    <w:p w14:paraId="0A2B0916" w14:textId="511BDE1E" w:rsidR="00870423" w:rsidRPr="00DC6325" w:rsidRDefault="00870423" w:rsidP="00870423">
      <w:pPr>
        <w:pStyle w:val="FigureCaptionPACKT"/>
      </w:pPr>
      <w:r w:rsidRPr="00DC6325">
        <w:t xml:space="preserve">Figure </w:t>
      </w:r>
      <w:r>
        <w:t>7</w:t>
      </w:r>
      <w:r w:rsidRPr="00DC6325">
        <w:t>.</w:t>
      </w:r>
      <w:r>
        <w:t>11</w:t>
      </w:r>
      <w:r w:rsidRPr="00DC6325">
        <w:t xml:space="preserve">: </w:t>
      </w:r>
      <w:r>
        <w:t>Creating the S: Volume</w:t>
      </w:r>
    </w:p>
    <w:p w14:paraId="30085062" w14:textId="53864056" w:rsidR="00870423" w:rsidRDefault="00870423" w:rsidP="00870423">
      <w:pPr>
        <w:pStyle w:val="LayoutInformationPACKT"/>
        <w:rPr>
          <w:noProof/>
        </w:rPr>
      </w:pPr>
      <w:r>
        <w:t xml:space="preserve">Insert </w:t>
      </w:r>
      <w:r w:rsidRPr="00C41783">
        <w:t>image</w:t>
      </w:r>
      <w:r>
        <w:t xml:space="preserve"> </w:t>
      </w:r>
      <w:r>
        <w:rPr>
          <w:noProof/>
        </w:rPr>
        <w:t>B18878_07</w:t>
      </w:r>
      <w:r w:rsidRPr="00023EAD">
        <w:rPr>
          <w:noProof/>
        </w:rPr>
        <w:t>_</w:t>
      </w:r>
      <w:r>
        <w:rPr>
          <w:noProof/>
        </w:rPr>
        <w:t>11.png</w:t>
      </w:r>
    </w:p>
    <w:p w14:paraId="5611F684" w14:textId="7022E60E" w:rsidR="00870423" w:rsidRDefault="00870423" w:rsidP="00870423">
      <w:pPr>
        <w:pStyle w:val="NormalPACKT"/>
      </w:pPr>
      <w:r>
        <w:t xml:space="preserve">In </w:t>
      </w:r>
      <w:r w:rsidRPr="00870423">
        <w:rPr>
          <w:rStyle w:val="ItalicsPACKT"/>
        </w:rPr>
        <w:t>step 3</w:t>
      </w:r>
      <w:r>
        <w:t xml:space="preserve">, you get the third disk on </w:t>
      </w:r>
      <w:r w:rsidRPr="00BE2485">
        <w:rPr>
          <w:rStyle w:val="CodeInTextPACKT"/>
        </w:rPr>
        <w:t>SRV1</w:t>
      </w:r>
      <w:r>
        <w:t>, the disk you initialized, in the prior recipe, with an MBR partitioning scheme. The output of this step is as follows:</w:t>
      </w:r>
    </w:p>
    <w:p w14:paraId="05E09C6D" w14:textId="5597CD8B" w:rsidR="00870423" w:rsidRDefault="00870423" w:rsidP="00870423">
      <w:pPr>
        <w:pStyle w:val="FigurePACKT"/>
      </w:pPr>
      <w:r>
        <w:rPr>
          <w:noProof/>
        </w:rPr>
        <w:drawing>
          <wp:inline distT="0" distB="0" distL="0" distR="0" wp14:anchorId="3BB53E90" wp14:editId="23EFEEF6">
            <wp:extent cx="3651572" cy="2014716"/>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0557" cy="2019673"/>
                    </a:xfrm>
                    <a:prstGeom prst="rect">
                      <a:avLst/>
                    </a:prstGeom>
                  </pic:spPr>
                </pic:pic>
              </a:graphicData>
            </a:graphic>
          </wp:inline>
        </w:drawing>
      </w:r>
    </w:p>
    <w:p w14:paraId="1CEF8F08" w14:textId="69F827FC" w:rsidR="00870423" w:rsidRPr="00DC6325" w:rsidRDefault="00870423" w:rsidP="00870423">
      <w:pPr>
        <w:pStyle w:val="FigureCaptionPACKT"/>
      </w:pPr>
      <w:r w:rsidRPr="00DC6325">
        <w:t xml:space="preserve">Figure </w:t>
      </w:r>
      <w:r>
        <w:t>7</w:t>
      </w:r>
      <w:r w:rsidRPr="00DC6325">
        <w:t>.</w:t>
      </w:r>
      <w:r>
        <w:t>12</w:t>
      </w:r>
      <w:r w:rsidRPr="00DC6325">
        <w:t xml:space="preserve">: </w:t>
      </w:r>
      <w:r>
        <w:t>Getting the next disk</w:t>
      </w:r>
    </w:p>
    <w:p w14:paraId="2D4EE7FF" w14:textId="1B134D93" w:rsidR="00870423" w:rsidRDefault="00870423" w:rsidP="00870423">
      <w:pPr>
        <w:pStyle w:val="LayoutInformationPACKT"/>
        <w:rPr>
          <w:noProof/>
        </w:rPr>
      </w:pPr>
      <w:r>
        <w:t xml:space="preserve">Insert </w:t>
      </w:r>
      <w:r w:rsidRPr="00C41783">
        <w:t>image</w:t>
      </w:r>
      <w:r>
        <w:t xml:space="preserve"> </w:t>
      </w:r>
      <w:r>
        <w:rPr>
          <w:noProof/>
        </w:rPr>
        <w:t>B18878_07</w:t>
      </w:r>
      <w:r w:rsidRPr="00023EAD">
        <w:rPr>
          <w:noProof/>
        </w:rPr>
        <w:t>_</w:t>
      </w:r>
      <w:r>
        <w:rPr>
          <w:noProof/>
        </w:rPr>
        <w:t>12.png</w:t>
      </w:r>
    </w:p>
    <w:p w14:paraId="049584AC" w14:textId="63E672EE" w:rsidR="00870423" w:rsidRDefault="00870423" w:rsidP="00870423">
      <w:pPr>
        <w:pStyle w:val="NormalPACKT"/>
      </w:pPr>
      <w:r>
        <w:t xml:space="preserve">In </w:t>
      </w:r>
      <w:r w:rsidRPr="00870423">
        <w:rPr>
          <w:rStyle w:val="ItalicsPACKT"/>
        </w:rPr>
        <w:t>step 4</w:t>
      </w:r>
      <w:r>
        <w:t xml:space="preserve">, you use the </w:t>
      </w:r>
      <w:r w:rsidRPr="00870423">
        <w:rPr>
          <w:rStyle w:val="CodeInTextPACKT"/>
        </w:rPr>
        <w:t>New-Partition</w:t>
      </w:r>
      <w:r>
        <w:t xml:space="preserve"> cmdlet to create four new partitions on disk 2, with output like this:</w:t>
      </w:r>
    </w:p>
    <w:p w14:paraId="436F0775" w14:textId="143270B7" w:rsidR="00870423" w:rsidRDefault="00870423" w:rsidP="00870423">
      <w:pPr>
        <w:pStyle w:val="FigurePACKT"/>
      </w:pPr>
      <w:r>
        <w:rPr>
          <w:noProof/>
        </w:rPr>
        <w:lastRenderedPageBreak/>
        <w:drawing>
          <wp:inline distT="0" distB="0" distL="0" distR="0" wp14:anchorId="6E1AD50D" wp14:editId="5AB0EDEE">
            <wp:extent cx="3767070" cy="3409812"/>
            <wp:effectExtent l="0" t="0" r="508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9206" cy="3411745"/>
                    </a:xfrm>
                    <a:prstGeom prst="rect">
                      <a:avLst/>
                    </a:prstGeom>
                  </pic:spPr>
                </pic:pic>
              </a:graphicData>
            </a:graphic>
          </wp:inline>
        </w:drawing>
      </w:r>
    </w:p>
    <w:p w14:paraId="01D3316C" w14:textId="0B450B4D" w:rsidR="00870423" w:rsidRPr="00DC6325" w:rsidRDefault="00870423" w:rsidP="00870423">
      <w:pPr>
        <w:pStyle w:val="FigureCaptionPACKT"/>
      </w:pPr>
      <w:r w:rsidRPr="00DC6325">
        <w:t xml:space="preserve">Figure </w:t>
      </w:r>
      <w:r>
        <w:t>7</w:t>
      </w:r>
      <w:r w:rsidRPr="00DC6325">
        <w:t>.</w:t>
      </w:r>
      <w:r>
        <w:t>13</w:t>
      </w:r>
      <w:r w:rsidRPr="00DC6325">
        <w:t>:</w:t>
      </w:r>
      <w:r>
        <w:t xml:space="preserve"> Creating partitions on Disk 2</w:t>
      </w:r>
    </w:p>
    <w:p w14:paraId="1E1BBC60" w14:textId="23C1B77A" w:rsidR="00870423" w:rsidRDefault="00870423" w:rsidP="00870423">
      <w:pPr>
        <w:pStyle w:val="LayoutInformationPACKT"/>
        <w:rPr>
          <w:noProof/>
        </w:rPr>
      </w:pPr>
      <w:r>
        <w:t xml:space="preserve">Insert </w:t>
      </w:r>
      <w:r w:rsidRPr="00C41783">
        <w:t>image</w:t>
      </w:r>
      <w:r>
        <w:t xml:space="preserve"> </w:t>
      </w:r>
      <w:r>
        <w:rPr>
          <w:noProof/>
        </w:rPr>
        <w:t>B18878_07</w:t>
      </w:r>
      <w:r w:rsidRPr="00023EAD">
        <w:rPr>
          <w:noProof/>
        </w:rPr>
        <w:t>_</w:t>
      </w:r>
      <w:r>
        <w:rPr>
          <w:noProof/>
        </w:rPr>
        <w:t>13.png</w:t>
      </w:r>
    </w:p>
    <w:p w14:paraId="5C327B2F" w14:textId="598068FB" w:rsidR="00870423" w:rsidRDefault="00870423" w:rsidP="00870423">
      <w:pPr>
        <w:pStyle w:val="NormalPACKT"/>
      </w:pPr>
      <w:r>
        <w:t xml:space="preserve">Now that you have initialized this disk and created partitions, you need to format those partitions using a specific file system. In </w:t>
      </w:r>
      <w:r w:rsidRPr="00870423">
        <w:rPr>
          <w:rStyle w:val="ItalicsPACKT"/>
        </w:rPr>
        <w:t>step 5</w:t>
      </w:r>
      <w:r>
        <w:t>, you format the partitions you created in the previous step with output like this:</w:t>
      </w:r>
    </w:p>
    <w:p w14:paraId="134B7402" w14:textId="5B6EFBDB" w:rsidR="00870423" w:rsidRPr="00870423" w:rsidRDefault="00870423" w:rsidP="00870423">
      <w:pPr>
        <w:pStyle w:val="FigurePACKT"/>
      </w:pPr>
      <w:r>
        <w:rPr>
          <w:noProof/>
        </w:rPr>
        <w:drawing>
          <wp:inline distT="0" distB="0" distL="0" distR="0" wp14:anchorId="4BC0E004" wp14:editId="749EBD2E">
            <wp:extent cx="4230536" cy="353919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3186" cy="3549778"/>
                    </a:xfrm>
                    <a:prstGeom prst="rect">
                      <a:avLst/>
                    </a:prstGeom>
                  </pic:spPr>
                </pic:pic>
              </a:graphicData>
            </a:graphic>
          </wp:inline>
        </w:drawing>
      </w:r>
    </w:p>
    <w:p w14:paraId="47CD6F35" w14:textId="73890580" w:rsidR="00870423" w:rsidRPr="00DC6325" w:rsidRDefault="00870423" w:rsidP="00870423">
      <w:pPr>
        <w:pStyle w:val="FigureCaptionPACKT"/>
      </w:pPr>
      <w:r w:rsidRPr="00DC6325">
        <w:t xml:space="preserve">Figure </w:t>
      </w:r>
      <w:r>
        <w:t>7</w:t>
      </w:r>
      <w:r w:rsidRPr="00DC6325">
        <w:t>.</w:t>
      </w:r>
      <w:r>
        <w:t>14</w:t>
      </w:r>
      <w:r w:rsidRPr="00DC6325">
        <w:t>:</w:t>
      </w:r>
      <w:r>
        <w:t xml:space="preserve"> Formatting partitions on Disk 2</w:t>
      </w:r>
    </w:p>
    <w:p w14:paraId="2F301A33" w14:textId="56B8F0B9" w:rsidR="00870423" w:rsidRDefault="00870423" w:rsidP="00870423">
      <w:pPr>
        <w:pStyle w:val="LayoutInformationPACKT"/>
        <w:rPr>
          <w:noProof/>
        </w:rPr>
      </w:pPr>
      <w:r>
        <w:t xml:space="preserve">Insert </w:t>
      </w:r>
      <w:r w:rsidRPr="00C41783">
        <w:t>image</w:t>
      </w:r>
      <w:r>
        <w:t xml:space="preserve"> </w:t>
      </w:r>
      <w:r>
        <w:rPr>
          <w:noProof/>
        </w:rPr>
        <w:t>B18878_07</w:t>
      </w:r>
      <w:r w:rsidRPr="00023EAD">
        <w:rPr>
          <w:noProof/>
        </w:rPr>
        <w:t>_</w:t>
      </w:r>
      <w:r>
        <w:rPr>
          <w:noProof/>
        </w:rPr>
        <w:t>14.png</w:t>
      </w:r>
    </w:p>
    <w:p w14:paraId="1CDCF400" w14:textId="1203DCD5" w:rsidR="00870423" w:rsidRPr="00870423" w:rsidRDefault="00870423" w:rsidP="00870423">
      <w:pPr>
        <w:pStyle w:val="NormalPACKT"/>
      </w:pPr>
      <w:r w:rsidRPr="00870423">
        <w:lastRenderedPageBreak/>
        <w:t xml:space="preserve">In </w:t>
      </w:r>
      <w:r w:rsidRPr="00870423">
        <w:rPr>
          <w:rStyle w:val="ItalicsPACKT"/>
        </w:rPr>
        <w:t>step 7</w:t>
      </w:r>
      <w:r w:rsidRPr="00870423">
        <w:t xml:space="preserve">, you use </w:t>
      </w:r>
      <w:r w:rsidRPr="00870423">
        <w:rPr>
          <w:rStyle w:val="CodeInTextPACKT"/>
          <w:rFonts w:ascii="Times New Roman" w:hAnsi="Times New Roman"/>
          <w:sz w:val="22"/>
          <w:szCs w:val="24"/>
        </w:rPr>
        <w:t xml:space="preserve">the </w:t>
      </w:r>
      <w:r w:rsidRPr="00870423">
        <w:rPr>
          <w:rStyle w:val="CodeInTextPACKT"/>
        </w:rPr>
        <w:t>Get-Volume</w:t>
      </w:r>
      <w:r w:rsidRPr="00870423">
        <w:rPr>
          <w:rStyle w:val="CodeInTextPACKT"/>
          <w:rFonts w:ascii="Times New Roman" w:hAnsi="Times New Roman"/>
          <w:sz w:val="22"/>
          <w:szCs w:val="24"/>
        </w:rPr>
        <w:t xml:space="preserve"> command to view the partitions</w:t>
      </w:r>
      <w:r w:rsidRPr="00870423">
        <w:t xml:space="preserve"> you have created on </w:t>
      </w:r>
      <w:r w:rsidRPr="00870423">
        <w:rPr>
          <w:rStyle w:val="CodeInTextPACKT"/>
        </w:rPr>
        <w:t>SRV1</w:t>
      </w:r>
      <w:r w:rsidRPr="00870423">
        <w:t xml:space="preserve"> (thus far!). The output from this step is as follows:</w:t>
      </w:r>
    </w:p>
    <w:p w14:paraId="393B8C21" w14:textId="6E039874" w:rsidR="00870423" w:rsidRPr="00870423" w:rsidRDefault="00870423" w:rsidP="00870423">
      <w:pPr>
        <w:pStyle w:val="FigurePACKT"/>
      </w:pPr>
      <w:r>
        <w:rPr>
          <w:noProof/>
        </w:rPr>
        <w:drawing>
          <wp:inline distT="0" distB="0" distL="0" distR="0" wp14:anchorId="1AFC7F5F" wp14:editId="36F69A10">
            <wp:extent cx="4144726" cy="1042840"/>
            <wp:effectExtent l="0" t="0" r="825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7362" cy="1051051"/>
                    </a:xfrm>
                    <a:prstGeom prst="rect">
                      <a:avLst/>
                    </a:prstGeom>
                  </pic:spPr>
                </pic:pic>
              </a:graphicData>
            </a:graphic>
          </wp:inline>
        </w:drawing>
      </w:r>
    </w:p>
    <w:p w14:paraId="105D15D8" w14:textId="68BB32AA" w:rsidR="00870423" w:rsidRPr="00DC6325" w:rsidRDefault="00870423" w:rsidP="00870423">
      <w:pPr>
        <w:pStyle w:val="FigureCaptionPACKT"/>
      </w:pPr>
      <w:r w:rsidRPr="00DC6325">
        <w:t xml:space="preserve">Figure </w:t>
      </w:r>
      <w:r>
        <w:t>7</w:t>
      </w:r>
      <w:r w:rsidRPr="00DC6325">
        <w:t>.</w:t>
      </w:r>
      <w:r>
        <w:t>15</w:t>
      </w:r>
      <w:r w:rsidRPr="00DC6325">
        <w:t>:</w:t>
      </w:r>
      <w:r>
        <w:t xml:space="preserve"> Viewing volumes on Disk 2</w:t>
      </w:r>
    </w:p>
    <w:p w14:paraId="5E1BA708" w14:textId="42CD81CD" w:rsidR="00870423" w:rsidRDefault="00870423" w:rsidP="00870423">
      <w:pPr>
        <w:pStyle w:val="LayoutInformationPACKT"/>
        <w:rPr>
          <w:noProof/>
        </w:rPr>
      </w:pPr>
      <w:r>
        <w:t xml:space="preserve">Insert </w:t>
      </w:r>
      <w:r w:rsidRPr="00C41783">
        <w:t>image</w:t>
      </w:r>
      <w:r>
        <w:t xml:space="preserve"> </w:t>
      </w:r>
      <w:r>
        <w:rPr>
          <w:noProof/>
        </w:rPr>
        <w:t>B18878_07</w:t>
      </w:r>
      <w:r w:rsidRPr="00023EAD">
        <w:rPr>
          <w:noProof/>
        </w:rPr>
        <w:t>_</w:t>
      </w:r>
      <w:r>
        <w:rPr>
          <w:noProof/>
        </w:rPr>
        <w:t>15.png</w:t>
      </w:r>
    </w:p>
    <w:p w14:paraId="4FF06244" w14:textId="70C660B0" w:rsidR="00905EC2" w:rsidRDefault="00905EC2" w:rsidP="00905EC2">
      <w:pPr>
        <w:pStyle w:val="Heading2"/>
      </w:pPr>
      <w:r>
        <w:t>There's more...</w:t>
      </w:r>
    </w:p>
    <w:p w14:paraId="057841A4" w14:textId="517AA40F" w:rsidR="009A6EBF" w:rsidRDefault="009A6EBF" w:rsidP="009A6EBF">
      <w:pPr>
        <w:pStyle w:val="NormalPACKT"/>
        <w:rPr>
          <w:lang w:val="en-GB"/>
        </w:rPr>
      </w:pPr>
      <w:r>
        <w:rPr>
          <w:lang w:val="en-GB"/>
        </w:rPr>
        <w:t xml:space="preserve">In </w:t>
      </w:r>
      <w:r w:rsidRPr="009A6EBF">
        <w:rPr>
          <w:rStyle w:val="ItalicsPACKT"/>
        </w:rPr>
        <w:t>step 1</w:t>
      </w:r>
      <w:r>
        <w:rPr>
          <w:lang w:val="en-GB"/>
        </w:rPr>
        <w:t xml:space="preserve">, you get the next available disk on the server. This </w:t>
      </w:r>
      <w:r w:rsidR="00870423">
        <w:rPr>
          <w:lang w:val="en-GB"/>
        </w:rPr>
        <w:t xml:space="preserve">disk </w:t>
      </w:r>
      <w:r>
        <w:rPr>
          <w:lang w:val="en-GB"/>
        </w:rPr>
        <w:t xml:space="preserve">is the second on </w:t>
      </w:r>
      <w:r w:rsidRPr="00870423">
        <w:rPr>
          <w:rStyle w:val="CodeInTextPACKT"/>
        </w:rPr>
        <w:t>SRV1</w:t>
      </w:r>
      <w:r w:rsidR="00870423">
        <w:rPr>
          <w:rStyle w:val="CodeInTextPACKT"/>
        </w:rPr>
        <w:t>,</w:t>
      </w:r>
      <w:r>
        <w:rPr>
          <w:lang w:val="en-GB"/>
        </w:rPr>
        <w:t xml:space="preserve"> as </w:t>
      </w:r>
      <w:r w:rsidR="00870423">
        <w:rPr>
          <w:lang w:val="en-GB"/>
        </w:rPr>
        <w:t>seen in the previous recipe (</w:t>
      </w:r>
      <w:r>
        <w:rPr>
          <w:lang w:val="en-GB"/>
        </w:rPr>
        <w:t>Figure 7.9).</w:t>
      </w:r>
    </w:p>
    <w:p w14:paraId="37725E41" w14:textId="68F4B05C" w:rsidR="00B14191" w:rsidRDefault="00B14191" w:rsidP="00B14191">
      <w:pPr>
        <w:pStyle w:val="NormalPACKT"/>
        <w:rPr>
          <w:lang w:val="en-GB"/>
        </w:rPr>
      </w:pPr>
      <w:r>
        <w:rPr>
          <w:lang w:val="en-GB"/>
        </w:rPr>
        <w:t xml:space="preserve">In </w:t>
      </w:r>
      <w:r w:rsidRPr="00870423">
        <w:rPr>
          <w:rStyle w:val="ItalicsPACKT"/>
        </w:rPr>
        <w:t>step 4</w:t>
      </w:r>
      <w:r>
        <w:rPr>
          <w:lang w:val="en-GB"/>
        </w:rPr>
        <w:t xml:space="preserve">, you create four partitions on the disk. </w:t>
      </w:r>
      <w:r w:rsidR="00870423">
        <w:rPr>
          <w:lang w:val="en-GB"/>
        </w:rPr>
        <w:t xml:space="preserve">In this step, you create the </w:t>
      </w:r>
      <w:r w:rsidR="00870423" w:rsidRPr="00870423">
        <w:rPr>
          <w:rStyle w:val="CodeInTextPACKT"/>
        </w:rPr>
        <w:t>$UseMaxHT</w:t>
      </w:r>
      <w:r w:rsidR="00870423">
        <w:rPr>
          <w:lang w:val="en-GB"/>
        </w:rPr>
        <w:t xml:space="preserve"> hash table variable to simplify and shorten the final command</w:t>
      </w:r>
      <w:r>
        <w:rPr>
          <w:lang w:val="en-GB"/>
        </w:rPr>
        <w:t xml:space="preserve">. This </w:t>
      </w:r>
      <w:r w:rsidR="00870423">
        <w:rPr>
          <w:lang w:val="en-GB"/>
        </w:rPr>
        <w:t xml:space="preserve">step illustrates </w:t>
      </w:r>
      <w:r>
        <w:rPr>
          <w:lang w:val="en-GB"/>
        </w:rPr>
        <w:t>how you can mix parameters/values and hash tables</w:t>
      </w:r>
      <w:r w:rsidR="00870423">
        <w:rPr>
          <w:lang w:val="en-GB"/>
        </w:rPr>
        <w:t xml:space="preserve"> when using a cmdlet. </w:t>
      </w:r>
      <w:r>
        <w:rPr>
          <w:lang w:val="en-GB"/>
        </w:rPr>
        <w:t>This approach can simplify some scripts</w:t>
      </w:r>
      <w:r w:rsidR="00870423">
        <w:rPr>
          <w:lang w:val="en-GB"/>
        </w:rPr>
        <w:t>.</w:t>
      </w:r>
    </w:p>
    <w:p w14:paraId="784ADD14" w14:textId="554EAD7A" w:rsidR="00870423" w:rsidRPr="00B14191" w:rsidRDefault="00870423" w:rsidP="00B14191">
      <w:pPr>
        <w:pStyle w:val="NormalPACKT"/>
        <w:rPr>
          <w:lang w:val="en-GB"/>
        </w:rPr>
      </w:pPr>
      <w:r>
        <w:rPr>
          <w:lang w:val="en-GB"/>
        </w:rPr>
        <w:t xml:space="preserve">In this recipe, with Disk 2, you used the MBR-partitioned disk and created four small partitions, each with a different file system. In practice, you would not usually create multiple MBR-based partitions on a single storage device. </w:t>
      </w:r>
    </w:p>
    <w:p w14:paraId="53F6B972" w14:textId="6A04D5DF" w:rsidR="00905EC2" w:rsidRDefault="00905EC2" w:rsidP="00905EC2">
      <w:pPr>
        <w:pStyle w:val="Heading1"/>
        <w:tabs>
          <w:tab w:val="left" w:pos="0"/>
        </w:tabs>
      </w:pPr>
      <w:r>
        <w:t>Exploring PowerShell providers and the File System Provider</w:t>
      </w:r>
    </w:p>
    <w:p w14:paraId="58DA6566" w14:textId="49EB53B7" w:rsidR="00870423" w:rsidRPr="00870423" w:rsidRDefault="00870423" w:rsidP="00870423">
      <w:pPr>
        <w:pStyle w:val="NormalPACKT"/>
        <w:rPr>
          <w:lang w:val="en-GB"/>
        </w:rPr>
      </w:pPr>
      <w:r w:rsidRPr="00870423">
        <w:rPr>
          <w:lang w:val="en-GB"/>
        </w:rPr>
        <w:t xml:space="preserve">One innovation in PowerShell that IT professionals soon learn to love </w:t>
      </w:r>
      <w:r>
        <w:rPr>
          <w:lang w:val="en-GB"/>
        </w:rPr>
        <w:t>is</w:t>
      </w:r>
      <w:r w:rsidRPr="00870423">
        <w:rPr>
          <w:lang w:val="en-GB"/>
        </w:rPr>
        <w:t xml:space="preserve"> PowerShell provider</w:t>
      </w:r>
      <w:r>
        <w:rPr>
          <w:lang w:val="en-GB"/>
        </w:rPr>
        <w:t>s</w:t>
      </w:r>
      <w:r w:rsidRPr="00870423">
        <w:rPr>
          <w:lang w:val="en-GB"/>
        </w:rPr>
        <w:t xml:space="preserve">. A provider is a component that provides access to specialized data stores for easy management. The provider makes the data appear in a drive with a path similar to how you access files in file stores.  </w:t>
      </w:r>
    </w:p>
    <w:p w14:paraId="4D70CC8D" w14:textId="4B2B41AF" w:rsidR="00870423" w:rsidRPr="00870423" w:rsidRDefault="00870423" w:rsidP="00870423">
      <w:pPr>
        <w:pStyle w:val="NormalPACKT"/>
        <w:rPr>
          <w:lang w:val="en-GB"/>
        </w:rPr>
      </w:pPr>
      <w:r w:rsidRPr="00870423">
        <w:rPr>
          <w:lang w:val="en-GB"/>
        </w:rPr>
        <w:t>PowerShell 7.</w:t>
      </w:r>
      <w:r>
        <w:rPr>
          <w:lang w:val="en-GB"/>
        </w:rPr>
        <w:t>2</w:t>
      </w:r>
      <w:r w:rsidRPr="00870423">
        <w:rPr>
          <w:lang w:val="en-GB"/>
        </w:rPr>
        <w:t xml:space="preserve"> comes with </w:t>
      </w:r>
      <w:commentRangeStart w:id="12"/>
      <w:commentRangeStart w:id="13"/>
      <w:r w:rsidRPr="00870423">
        <w:rPr>
          <w:lang w:val="en-GB"/>
        </w:rPr>
        <w:t>the following providers</w:t>
      </w:r>
      <w:commentRangeEnd w:id="12"/>
      <w:r>
        <w:rPr>
          <w:rStyle w:val="CommentReference"/>
          <w:rFonts w:ascii="Arial" w:hAnsi="Arial" w:cs="Arial"/>
          <w:bCs/>
        </w:rPr>
        <w:commentReference w:id="12"/>
      </w:r>
      <w:commentRangeEnd w:id="13"/>
      <w:r>
        <w:rPr>
          <w:rStyle w:val="CommentReference"/>
          <w:rFonts w:ascii="Arial" w:hAnsi="Arial" w:cs="Arial"/>
          <w:bCs/>
        </w:rPr>
        <w:commentReference w:id="13"/>
      </w:r>
      <w:r w:rsidRPr="00870423">
        <w:rPr>
          <w:lang w:val="en-GB"/>
        </w:rPr>
        <w:t>:</w:t>
      </w:r>
    </w:p>
    <w:p w14:paraId="7B641689" w14:textId="414A393C" w:rsidR="00870423" w:rsidRPr="00870423" w:rsidRDefault="00870423" w:rsidP="00870423">
      <w:pPr>
        <w:pStyle w:val="NormalPACKT"/>
        <w:numPr>
          <w:ilvl w:val="0"/>
          <w:numId w:val="29"/>
        </w:numPr>
        <w:rPr>
          <w:lang w:val="en-GB"/>
        </w:rPr>
      </w:pPr>
      <w:r w:rsidRPr="00870423">
        <w:rPr>
          <w:b/>
          <w:bCs/>
          <w:lang w:val="en-GB"/>
        </w:rPr>
        <w:t>Registry</w:t>
      </w:r>
      <w:r w:rsidRPr="00870423">
        <w:rPr>
          <w:lang w:val="en-GB"/>
        </w:rPr>
        <w:t>: provides access to registry keys and registry values (</w:t>
      </w:r>
      <w:r w:rsidRPr="00870423">
        <w:rPr>
          <w:rStyle w:val="URLPACKTChar"/>
          <w:lang w:val="en-GB"/>
        </w:rPr>
        <w:t>https://docs.microsoft.com/powershell/module/microsoft.powershell.core/about/about_registry_provider</w:t>
      </w:r>
      <w:r w:rsidRPr="00870423">
        <w:rPr>
          <w:lang w:val="en-GB"/>
        </w:rPr>
        <w:t>.</w:t>
      </w:r>
    </w:p>
    <w:p w14:paraId="49C17364" w14:textId="1B7DB9B6" w:rsidR="00870423" w:rsidRPr="00870423" w:rsidRDefault="00870423" w:rsidP="00870423">
      <w:pPr>
        <w:pStyle w:val="NormalPACKT"/>
        <w:numPr>
          <w:ilvl w:val="0"/>
          <w:numId w:val="29"/>
        </w:numPr>
        <w:rPr>
          <w:lang w:val="en-GB"/>
        </w:rPr>
      </w:pPr>
      <w:r w:rsidRPr="00870423">
        <w:rPr>
          <w:b/>
          <w:bCs/>
          <w:lang w:val="en-GB"/>
        </w:rPr>
        <w:t>Alias</w:t>
      </w:r>
      <w:r w:rsidRPr="00870423">
        <w:rPr>
          <w:lang w:val="en-GB"/>
        </w:rPr>
        <w:t>: provides access to PowerShell'’s command aliases (</w:t>
      </w:r>
      <w:r w:rsidRPr="00870423">
        <w:rPr>
          <w:rStyle w:val="URLPACKTChar"/>
          <w:lang w:val="en-GB"/>
        </w:rPr>
        <w:t>https://docs.microsoft.com/powershell/module/microsoft.powershell.core/about/about_alias_provider</w:t>
      </w:r>
      <w:r w:rsidRPr="00870423">
        <w:rPr>
          <w:lang w:val="en-GB"/>
        </w:rPr>
        <w:t>).</w:t>
      </w:r>
    </w:p>
    <w:p w14:paraId="1D749347" w14:textId="13861FC6" w:rsidR="00870423" w:rsidRPr="00870423" w:rsidRDefault="00870423" w:rsidP="00870423">
      <w:pPr>
        <w:pStyle w:val="NormalPACKT"/>
        <w:numPr>
          <w:ilvl w:val="0"/>
          <w:numId w:val="29"/>
        </w:numPr>
        <w:rPr>
          <w:lang w:val="en-GB"/>
        </w:rPr>
      </w:pPr>
      <w:r w:rsidRPr="00870423">
        <w:rPr>
          <w:b/>
          <w:bCs/>
          <w:lang w:val="en-GB"/>
        </w:rPr>
        <w:t>Environmen</w:t>
      </w:r>
      <w:r w:rsidRPr="00870423">
        <w:rPr>
          <w:lang w:val="en-GB"/>
        </w:rPr>
        <w:t>t: provides access to Windows environment variables (</w:t>
      </w:r>
      <w:r w:rsidRPr="00870423">
        <w:rPr>
          <w:rStyle w:val="URLPACKTChar"/>
          <w:lang w:val="en-GB"/>
        </w:rPr>
        <w:t>https://docs.microsoft.com/powershell/module/microsoft.powershell.core/about/about_environment_provider</w:t>
      </w:r>
      <w:r w:rsidRPr="00870423">
        <w:rPr>
          <w:lang w:val="en-GB"/>
        </w:rPr>
        <w:t>).</w:t>
      </w:r>
    </w:p>
    <w:p w14:paraId="1C42DD5E" w14:textId="3A901109" w:rsidR="00870423" w:rsidRPr="00870423" w:rsidRDefault="00870423" w:rsidP="00870423">
      <w:pPr>
        <w:pStyle w:val="NormalPACKT"/>
        <w:numPr>
          <w:ilvl w:val="0"/>
          <w:numId w:val="29"/>
        </w:numPr>
        <w:rPr>
          <w:lang w:val="en-GB"/>
        </w:rPr>
      </w:pPr>
      <w:r w:rsidRPr="00870423">
        <w:rPr>
          <w:b/>
          <w:bCs/>
          <w:lang w:val="en-GB"/>
        </w:rPr>
        <w:t>FileSystem</w:t>
      </w:r>
      <w:r w:rsidRPr="00870423">
        <w:rPr>
          <w:lang w:val="en-GB"/>
        </w:rPr>
        <w:t>: provides access to files in a partition (</w:t>
      </w:r>
      <w:r w:rsidRPr="00870423">
        <w:rPr>
          <w:rStyle w:val="URLPACKTChar"/>
          <w:lang w:val="en-GB"/>
        </w:rPr>
        <w:t>https://docs.microsoft.com/powershell/module/microsoft.powershell.core/about/about_filesystem_provider</w:t>
      </w:r>
      <w:r w:rsidRPr="00870423">
        <w:rPr>
          <w:lang w:val="en-GB"/>
        </w:rPr>
        <w:t>.</w:t>
      </w:r>
    </w:p>
    <w:p w14:paraId="4C331911" w14:textId="4FC458D0" w:rsidR="00870423" w:rsidRPr="00870423" w:rsidRDefault="00870423" w:rsidP="00870423">
      <w:pPr>
        <w:pStyle w:val="NormalPACKT"/>
        <w:numPr>
          <w:ilvl w:val="0"/>
          <w:numId w:val="29"/>
        </w:numPr>
        <w:rPr>
          <w:lang w:val="en-GB"/>
        </w:rPr>
      </w:pPr>
      <w:r w:rsidRPr="00870423">
        <w:rPr>
          <w:b/>
          <w:bCs/>
          <w:lang w:val="en-GB"/>
        </w:rPr>
        <w:t>Function</w:t>
      </w:r>
      <w:r w:rsidRPr="00870423">
        <w:rPr>
          <w:lang w:val="en-GB"/>
        </w:rPr>
        <w:t>: provides access to PowerShell'’s function definitions (</w:t>
      </w:r>
      <w:r w:rsidRPr="00870423">
        <w:rPr>
          <w:rStyle w:val="URLPACKTChar"/>
          <w:lang w:val="en-GB"/>
        </w:rPr>
        <w:t>https://docs.microsoft.com/powershell/module/microsoft.powershell.core/about/about_function_provider</w:t>
      </w:r>
      <w:r w:rsidRPr="00870423">
        <w:rPr>
          <w:lang w:val="en-GB"/>
        </w:rPr>
        <w:t>).</w:t>
      </w:r>
    </w:p>
    <w:p w14:paraId="5F558AAC" w14:textId="25DAA3A3" w:rsidR="00870423" w:rsidRPr="00870423" w:rsidRDefault="00870423" w:rsidP="00870423">
      <w:pPr>
        <w:pStyle w:val="NormalPACKT"/>
        <w:numPr>
          <w:ilvl w:val="0"/>
          <w:numId w:val="29"/>
        </w:numPr>
        <w:rPr>
          <w:lang w:val="en-GB"/>
        </w:rPr>
      </w:pPr>
      <w:r w:rsidRPr="00870423">
        <w:rPr>
          <w:b/>
          <w:bCs/>
          <w:lang w:val="en-GB"/>
        </w:rPr>
        <w:t>Variable:</w:t>
      </w:r>
      <w:r w:rsidRPr="00870423">
        <w:rPr>
          <w:lang w:val="en-GB"/>
        </w:rPr>
        <w:t xml:space="preserve"> provides access to PowerShell'’s variables (</w:t>
      </w:r>
      <w:r w:rsidRPr="00870423">
        <w:rPr>
          <w:rStyle w:val="URLPACKTChar"/>
          <w:lang w:val="en-GB"/>
        </w:rPr>
        <w:t>https://docs.microsoft.com/powershell/module/microsoft.powershell.core/about/about_variable_provider</w:t>
      </w:r>
      <w:r w:rsidRPr="00870423">
        <w:rPr>
          <w:lang w:val="en-GB"/>
        </w:rPr>
        <w:t>).</w:t>
      </w:r>
    </w:p>
    <w:p w14:paraId="6FB5DF18" w14:textId="0E1E9C41" w:rsidR="00870423" w:rsidRPr="00870423" w:rsidRDefault="00870423" w:rsidP="00870423">
      <w:pPr>
        <w:pStyle w:val="NormalPACKT"/>
        <w:numPr>
          <w:ilvl w:val="0"/>
          <w:numId w:val="29"/>
        </w:numPr>
        <w:rPr>
          <w:lang w:val="en-GB"/>
        </w:rPr>
      </w:pPr>
      <w:r w:rsidRPr="00870423">
        <w:rPr>
          <w:b/>
          <w:bCs/>
          <w:lang w:val="en-GB"/>
        </w:rPr>
        <w:lastRenderedPageBreak/>
        <w:t>Certificate</w:t>
      </w:r>
      <w:r w:rsidRPr="00870423">
        <w:rPr>
          <w:lang w:val="en-GB"/>
        </w:rPr>
        <w:t>: provides access to the current user and local host's X.509 digital certificate stores (</w:t>
      </w:r>
      <w:r w:rsidRPr="00870423">
        <w:rPr>
          <w:rStyle w:val="URLPACKTChar"/>
          <w:lang w:val="en-GB"/>
        </w:rPr>
        <w:t>https://docs.microsoft.com/powershell/module/microsoft.powershell.security/about/about_certificate_provider).</w:t>
      </w:r>
    </w:p>
    <w:p w14:paraId="2F3C8A2A" w14:textId="1EFC2846" w:rsidR="00870423" w:rsidRPr="00870423" w:rsidRDefault="00870423" w:rsidP="00870423">
      <w:pPr>
        <w:pStyle w:val="NormalPACKT"/>
        <w:numPr>
          <w:ilvl w:val="0"/>
          <w:numId w:val="29"/>
        </w:numPr>
        <w:rPr>
          <w:lang w:val="en-GB"/>
        </w:rPr>
      </w:pPr>
      <w:r w:rsidRPr="00870423">
        <w:rPr>
          <w:b/>
          <w:bCs/>
          <w:lang w:val="en-GB"/>
        </w:rPr>
        <w:t>WSMan</w:t>
      </w:r>
      <w:r w:rsidRPr="00870423">
        <w:rPr>
          <w:lang w:val="en-GB"/>
        </w:rPr>
        <w:t xml:space="preserve">: provides a configuration surface </w:t>
      </w:r>
      <w:r w:rsidR="00C23277">
        <w:rPr>
          <w:lang w:val="en-GB"/>
        </w:rPr>
        <w:t xml:space="preserve">for you to </w:t>
      </w:r>
      <w:r w:rsidRPr="00870423">
        <w:rPr>
          <w:lang w:val="en-GB"/>
        </w:rPr>
        <w:t>configure the WinRM service (</w:t>
      </w:r>
      <w:r w:rsidRPr="00870423">
        <w:rPr>
          <w:rStyle w:val="URLPACKTChar"/>
          <w:lang w:val="en-GB"/>
        </w:rPr>
        <w:t>https://docs.microsoft.com/powershell/module/microsoft.wsman.management/about/about_wsman_provider).</w:t>
      </w:r>
      <w:r w:rsidRPr="00870423">
        <w:rPr>
          <w:lang w:val="en-GB"/>
        </w:rPr>
        <w:t xml:space="preserve"> </w:t>
      </w:r>
    </w:p>
    <w:p w14:paraId="408D3D35" w14:textId="2B0FD15F" w:rsidR="00870423" w:rsidRPr="00870423" w:rsidRDefault="00870423" w:rsidP="00870423">
      <w:pPr>
        <w:pStyle w:val="NormalPACKT"/>
        <w:rPr>
          <w:lang w:val="en-GB"/>
        </w:rPr>
      </w:pPr>
      <w:r>
        <w:rPr>
          <w:lang w:val="en-GB"/>
        </w:rPr>
        <w:t xml:space="preserve">The key advantage of </w:t>
      </w:r>
      <w:r w:rsidRPr="00870423">
        <w:rPr>
          <w:lang w:val="en-GB"/>
        </w:rPr>
        <w:t>PowerShell providers</w:t>
      </w:r>
      <w:r>
        <w:rPr>
          <w:lang w:val="en-GB"/>
        </w:rPr>
        <w:t xml:space="preserve"> is that </w:t>
      </w:r>
      <w:r w:rsidRPr="00870423">
        <w:rPr>
          <w:lang w:val="en-GB"/>
        </w:rPr>
        <w:t xml:space="preserve">you do not need a set of cmdlets for each underlying data store. </w:t>
      </w:r>
      <w:r>
        <w:rPr>
          <w:lang w:val="en-GB"/>
        </w:rPr>
        <w:t xml:space="preserve">Instead, you </w:t>
      </w:r>
      <w:r w:rsidRPr="00870423">
        <w:rPr>
          <w:lang w:val="en-GB"/>
        </w:rPr>
        <w:t xml:space="preserve">use </w:t>
      </w:r>
      <w:r w:rsidRPr="00870423">
        <w:rPr>
          <w:rStyle w:val="CodeInTextPACKT"/>
          <w:lang w:val="en-GB"/>
        </w:rPr>
        <w:t>Get-Item</w:t>
      </w:r>
      <w:r w:rsidRPr="00870423">
        <w:rPr>
          <w:lang w:val="en-GB"/>
        </w:rPr>
        <w:t xml:space="preserve"> or </w:t>
      </w:r>
      <w:r w:rsidRPr="00870423">
        <w:rPr>
          <w:rStyle w:val="CodeInTextPACKT"/>
          <w:lang w:val="en-GB"/>
        </w:rPr>
        <w:t>Get-ChildItem</w:t>
      </w:r>
      <w:r w:rsidRPr="00870423">
        <w:rPr>
          <w:lang w:val="en-GB"/>
        </w:rPr>
        <w:t xml:space="preserve"> with any provider to return provider-specific data, as you can see in this recipe. </w:t>
      </w:r>
    </w:p>
    <w:p w14:paraId="55BFDAFE" w14:textId="49F38BFA" w:rsidR="00870423" w:rsidRDefault="00870423" w:rsidP="00870423">
      <w:pPr>
        <w:pStyle w:val="NormalPACKT"/>
        <w:rPr>
          <w:lang w:val="en-GB"/>
        </w:rPr>
      </w:pPr>
      <w:r w:rsidRPr="00870423">
        <w:rPr>
          <w:lang w:val="en-GB"/>
        </w:rPr>
        <w:t>Other applications can add providers to a given host. For example, the IIS administration module creates an IIS: drive</w:t>
      </w:r>
      <w:r>
        <w:rPr>
          <w:lang w:val="en-GB"/>
        </w:rPr>
        <w:t>, and the Active Directory module creates an AD: drive.</w:t>
      </w:r>
    </w:p>
    <w:p w14:paraId="0571ECD4" w14:textId="50388D37" w:rsidR="00870423" w:rsidRPr="00870423" w:rsidRDefault="00870423" w:rsidP="00870423">
      <w:pPr>
        <w:pStyle w:val="NormalPACKT"/>
        <w:rPr>
          <w:lang w:val="en-GB"/>
        </w:rPr>
      </w:pPr>
      <w:r w:rsidRPr="00870423">
        <w:rPr>
          <w:lang w:val="en-GB"/>
        </w:rPr>
        <w:t xml:space="preserve">And if you have </w:t>
      </w:r>
      <w:r>
        <w:rPr>
          <w:lang w:val="en-GB"/>
        </w:rPr>
        <w:t xml:space="preserve">organization'-unique </w:t>
      </w:r>
      <w:r w:rsidRPr="00870423">
        <w:rPr>
          <w:lang w:val="en-GB"/>
        </w:rPr>
        <w:t>data stores, you c</w:t>
      </w:r>
      <w:r>
        <w:rPr>
          <w:lang w:val="en-GB"/>
        </w:rPr>
        <w:t xml:space="preserve">ould </w:t>
      </w:r>
      <w:r w:rsidRPr="00870423">
        <w:rPr>
          <w:lang w:val="en-GB"/>
        </w:rPr>
        <w:t xml:space="preserve">create </w:t>
      </w:r>
      <w:r>
        <w:rPr>
          <w:lang w:val="en-GB"/>
        </w:rPr>
        <w:t xml:space="preserve">a customized </w:t>
      </w:r>
      <w:r w:rsidRPr="00870423">
        <w:rPr>
          <w:lang w:val="en-GB"/>
        </w:rPr>
        <w:t xml:space="preserve">provider. The SHiPS module, available from the PowerShell gallery, enables you to build a provider using PowerShell. As an example of the SHiPS platform’s capabilities, you can use a sample provider from the CimPSDrive module. This module contains a provider for the CIM repository. For more information on the SHiPS platform, see </w:t>
      </w:r>
      <w:r w:rsidRPr="001C21B0">
        <w:rPr>
          <w:rStyle w:val="URLPACKTChar"/>
          <w:rPrChange w:id="14" w:author="Liam Draper" w:date="2022-09-08T11:33:00Z">
            <w:rPr>
              <w:lang w:val="en-GB"/>
            </w:rPr>
          </w:rPrChange>
        </w:rPr>
        <w:t>https://github.com/PowerShell/SHiPS/tree/development/docs</w:t>
      </w:r>
      <w:r w:rsidRPr="00870423">
        <w:rPr>
          <w:lang w:val="en-GB"/>
        </w:rPr>
        <w:t>. For more details o</w:t>
      </w:r>
      <w:r>
        <w:rPr>
          <w:lang w:val="en-GB"/>
        </w:rPr>
        <w:t>n</w:t>
      </w:r>
      <w:r w:rsidRPr="00870423">
        <w:rPr>
          <w:lang w:val="en-GB"/>
        </w:rPr>
        <w:t xml:space="preserve"> the CimPSDrive provider, see </w:t>
      </w:r>
      <w:r w:rsidRPr="001C21B0">
        <w:rPr>
          <w:rStyle w:val="URLPACKTChar"/>
          <w:rPrChange w:id="15" w:author="Liam Draper" w:date="2022-09-08T11:33:00Z">
            <w:rPr>
              <w:lang w:val="en-GB"/>
            </w:rPr>
          </w:rPrChange>
        </w:rPr>
        <w:t>https://github.com/PowerShell/CimPSDrive</w:t>
      </w:r>
      <w:r w:rsidRPr="00870423">
        <w:rPr>
          <w:lang w:val="en-GB"/>
        </w:rPr>
        <w:t>.</w:t>
      </w:r>
    </w:p>
    <w:p w14:paraId="3B353616" w14:textId="4AF1296B" w:rsidR="00905EC2" w:rsidRDefault="00905EC2" w:rsidP="00905EC2">
      <w:pPr>
        <w:pStyle w:val="Heading2"/>
        <w:tabs>
          <w:tab w:val="left" w:pos="0"/>
        </w:tabs>
      </w:pPr>
      <w:r>
        <w:t>Getting ready</w:t>
      </w:r>
    </w:p>
    <w:p w14:paraId="38435D9E" w14:textId="01ADC7BF" w:rsidR="00870423" w:rsidRPr="00870423" w:rsidRDefault="00870423" w:rsidP="00870423">
      <w:pPr>
        <w:pStyle w:val="NormalPACKT"/>
        <w:rPr>
          <w:lang w:val="en-GB"/>
        </w:rPr>
      </w:pPr>
      <w:r w:rsidRPr="00870423">
        <w:rPr>
          <w:lang w:val="en-GB"/>
        </w:rPr>
        <w:t xml:space="preserve">This recipe uses </w:t>
      </w:r>
      <w:r w:rsidRPr="00870423">
        <w:rPr>
          <w:rStyle w:val="CodeInTextPACKT"/>
          <w:lang w:val="en-GB"/>
        </w:rPr>
        <w:t>SRV1</w:t>
      </w:r>
      <w:r w:rsidRPr="00870423">
        <w:rPr>
          <w:lang w:val="en-GB"/>
        </w:rPr>
        <w:t>, a domain-joined host in the Reskit.Org domain. You used this server in previous recipes in this chapter.</w:t>
      </w:r>
      <w:r>
        <w:rPr>
          <w:lang w:val="en-GB"/>
        </w:rPr>
        <w:t xml:space="preserve"> This recipe also </w:t>
      </w:r>
      <w:r w:rsidR="00A87873">
        <w:rPr>
          <w:lang w:val="en-GB"/>
        </w:rPr>
        <w:t>uses the disks you added before</w:t>
      </w:r>
      <w:r>
        <w:rPr>
          <w:lang w:val="en-GB"/>
        </w:rPr>
        <w:t xml:space="preserve"> the “Managing Disks” recipe.</w:t>
      </w:r>
    </w:p>
    <w:p w14:paraId="010F4922" w14:textId="1781C937" w:rsidR="00905EC2" w:rsidRDefault="00905EC2" w:rsidP="00905EC2">
      <w:pPr>
        <w:pStyle w:val="Heading2"/>
        <w:tabs>
          <w:tab w:val="left" w:pos="0"/>
        </w:tabs>
      </w:pPr>
      <w:r>
        <w:t>How to do it...</w:t>
      </w:r>
    </w:p>
    <w:p w14:paraId="58B7113C" w14:textId="02818080" w:rsidR="00A87873" w:rsidRPr="00A87873" w:rsidRDefault="00A87873" w:rsidP="00A87873">
      <w:pPr>
        <w:pStyle w:val="NumberedBulletPACKT"/>
        <w:numPr>
          <w:ilvl w:val="0"/>
          <w:numId w:val="30"/>
        </w:numPr>
        <w:rPr>
          <w:color w:val="000000"/>
          <w:lang w:val="en-GB" w:eastAsia="en-GB"/>
        </w:rPr>
      </w:pPr>
      <w:r w:rsidRPr="00A87873">
        <w:rPr>
          <w:lang w:val="en-GB" w:eastAsia="en-GB"/>
        </w:rPr>
        <w:t xml:space="preserve">Getting </w:t>
      </w:r>
      <w:r>
        <w:rPr>
          <w:lang w:val="en-GB" w:eastAsia="en-GB"/>
        </w:rPr>
        <w:t xml:space="preserve">PowerShell </w:t>
      </w:r>
      <w:r w:rsidRPr="00A87873">
        <w:rPr>
          <w:lang w:val="en-GB" w:eastAsia="en-GB"/>
        </w:rPr>
        <w:t>providers  </w:t>
      </w:r>
    </w:p>
    <w:p w14:paraId="2F40956A" w14:textId="77777777" w:rsidR="00A87873" w:rsidRPr="00A87873" w:rsidRDefault="00A87873" w:rsidP="00A87873">
      <w:pPr>
        <w:pStyle w:val="CodePACKT"/>
        <w:rPr>
          <w:rStyle w:val="CodeInTextPACKT"/>
          <w:sz w:val="19"/>
          <w:szCs w:val="18"/>
        </w:rPr>
      </w:pPr>
    </w:p>
    <w:p w14:paraId="021D19C5" w14:textId="02D48D62" w:rsidR="00A87873" w:rsidRPr="00A87873" w:rsidRDefault="00A87873" w:rsidP="00A87873">
      <w:pPr>
        <w:pStyle w:val="CodePACKT"/>
        <w:rPr>
          <w:rStyle w:val="CodeInTextPACKT"/>
          <w:sz w:val="19"/>
          <w:szCs w:val="18"/>
        </w:rPr>
      </w:pPr>
      <w:r w:rsidRPr="00A87873">
        <w:rPr>
          <w:rStyle w:val="CodeInTextPACKT"/>
          <w:sz w:val="19"/>
          <w:szCs w:val="18"/>
        </w:rPr>
        <w:t>Get-PSProvider  </w:t>
      </w:r>
    </w:p>
    <w:p w14:paraId="31724E6B" w14:textId="77777777" w:rsidR="00A87873" w:rsidRPr="00A87873" w:rsidRDefault="00A87873" w:rsidP="00A87873">
      <w:pPr>
        <w:pStyle w:val="CodePACKT"/>
        <w:rPr>
          <w:rStyle w:val="CodeInTextPACKT"/>
          <w:sz w:val="19"/>
          <w:szCs w:val="18"/>
        </w:rPr>
      </w:pPr>
    </w:p>
    <w:p w14:paraId="09372D07" w14:textId="0351CB87" w:rsidR="00A87873" w:rsidRPr="00A87873" w:rsidRDefault="00A87873" w:rsidP="00A87873">
      <w:pPr>
        <w:pStyle w:val="NumberedBulletPACKT"/>
        <w:rPr>
          <w:color w:val="000000"/>
          <w:lang w:val="en-GB" w:eastAsia="en-GB"/>
        </w:rPr>
      </w:pPr>
      <w:r w:rsidRPr="00A87873">
        <w:rPr>
          <w:lang w:val="en-GB" w:eastAsia="en-GB"/>
        </w:rPr>
        <w:t>Getting drives from the registry provider</w:t>
      </w:r>
    </w:p>
    <w:p w14:paraId="52A3F1B4" w14:textId="77777777" w:rsidR="00A87873" w:rsidRPr="00A87873" w:rsidRDefault="00A87873" w:rsidP="00A87873">
      <w:pPr>
        <w:pStyle w:val="CodePACKT"/>
      </w:pPr>
    </w:p>
    <w:p w14:paraId="24C71AF8" w14:textId="59C7C051" w:rsidR="00A87873" w:rsidRPr="00A87873" w:rsidRDefault="00A87873" w:rsidP="00A87873">
      <w:pPr>
        <w:pStyle w:val="CodePACKT"/>
      </w:pPr>
      <w:r w:rsidRPr="00A87873">
        <w:t xml:space="preserve">Get-PSDrive | Where-Object Provider -match 'Registry' </w:t>
      </w:r>
    </w:p>
    <w:p w14:paraId="05626321" w14:textId="77777777" w:rsidR="00A87873" w:rsidRPr="00A87873" w:rsidRDefault="00A87873" w:rsidP="00A87873">
      <w:pPr>
        <w:pStyle w:val="CodePACKT"/>
      </w:pPr>
    </w:p>
    <w:p w14:paraId="2A81A3F5" w14:textId="6CCFD4AD" w:rsidR="00A87873" w:rsidRPr="00A87873" w:rsidRDefault="00A87873" w:rsidP="00A87873">
      <w:pPr>
        <w:pStyle w:val="NumberedBulletPACKT"/>
        <w:rPr>
          <w:color w:val="000000"/>
          <w:lang w:val="en-GB" w:eastAsia="en-GB"/>
        </w:rPr>
      </w:pPr>
      <w:r w:rsidRPr="00A87873">
        <w:rPr>
          <w:lang w:val="en-GB" w:eastAsia="en-GB"/>
        </w:rPr>
        <w:t>Looking at a registry key</w:t>
      </w:r>
    </w:p>
    <w:p w14:paraId="638A5A9E" w14:textId="77777777" w:rsidR="00A87873" w:rsidRPr="00A87873" w:rsidRDefault="00A87873" w:rsidP="00A87873">
      <w:pPr>
        <w:pStyle w:val="CodePACKT"/>
      </w:pPr>
    </w:p>
    <w:p w14:paraId="4A7BC5F8" w14:textId="5F29D983" w:rsidR="00A87873" w:rsidRPr="00A87873" w:rsidRDefault="00A87873" w:rsidP="00A87873">
      <w:pPr>
        <w:pStyle w:val="CodePACKT"/>
      </w:pPr>
      <w:r w:rsidRPr="00A87873">
        <w:t>$Path = 'HKLM:\SOFTWARE\Microsoft\Windows NT\CurrentVersion'</w:t>
      </w:r>
    </w:p>
    <w:p w14:paraId="09669E61" w14:textId="77777777" w:rsidR="00A87873" w:rsidRPr="00A87873" w:rsidRDefault="00A87873" w:rsidP="00A87873">
      <w:pPr>
        <w:pStyle w:val="CodePACKT"/>
      </w:pPr>
      <w:r w:rsidRPr="00A87873">
        <w:t>Get-Item -Path $Path</w:t>
      </w:r>
    </w:p>
    <w:p w14:paraId="40D69634" w14:textId="77777777" w:rsidR="00A87873" w:rsidRPr="00A87873" w:rsidRDefault="00A87873" w:rsidP="00A87873">
      <w:pPr>
        <w:pStyle w:val="CodePACKT"/>
      </w:pPr>
    </w:p>
    <w:p w14:paraId="034D0DC1" w14:textId="2A708667" w:rsidR="00A87873" w:rsidRPr="00A87873" w:rsidRDefault="00A87873" w:rsidP="00A87873">
      <w:pPr>
        <w:pStyle w:val="NumberedBulletPACKT"/>
        <w:rPr>
          <w:color w:val="000000"/>
          <w:lang w:val="en-GB" w:eastAsia="en-GB"/>
        </w:rPr>
      </w:pPr>
      <w:r w:rsidRPr="00A87873">
        <w:rPr>
          <w:lang w:val="en-GB" w:eastAsia="en-GB"/>
        </w:rPr>
        <w:t>Getting registered owner</w:t>
      </w:r>
    </w:p>
    <w:p w14:paraId="0622DAAF" w14:textId="77777777" w:rsidR="00A87873" w:rsidRPr="00A87873" w:rsidRDefault="00A87873" w:rsidP="00A87873">
      <w:pPr>
        <w:pStyle w:val="CodePACKT"/>
      </w:pPr>
    </w:p>
    <w:p w14:paraId="3E1555D1" w14:textId="0E76FF0A" w:rsidR="00A87873" w:rsidRPr="00A87873" w:rsidRDefault="00A87873" w:rsidP="00A87873">
      <w:pPr>
        <w:pStyle w:val="CodePACKT"/>
      </w:pPr>
      <w:r w:rsidRPr="00A87873">
        <w:t>(Get-ItemProperty -Path $Path -Name RegisteredOwner).RegisteredOwner</w:t>
      </w:r>
    </w:p>
    <w:p w14:paraId="538A0F50" w14:textId="77777777" w:rsidR="00A87873" w:rsidRPr="00A87873" w:rsidRDefault="00A87873" w:rsidP="00A87873">
      <w:pPr>
        <w:pStyle w:val="CodePACKT"/>
      </w:pPr>
    </w:p>
    <w:p w14:paraId="727A5F7A" w14:textId="27050246" w:rsidR="00A87873" w:rsidRPr="00A87873" w:rsidRDefault="00A87873" w:rsidP="00A87873">
      <w:pPr>
        <w:pStyle w:val="NumberedBulletPACKT"/>
        <w:rPr>
          <w:color w:val="000000"/>
          <w:lang w:val="en-GB" w:eastAsia="en-GB"/>
        </w:rPr>
      </w:pPr>
      <w:r w:rsidRPr="00A87873">
        <w:rPr>
          <w:lang w:val="en-GB" w:eastAsia="en-GB"/>
        </w:rPr>
        <w:t>Counting aliases in the Alias: drive</w:t>
      </w:r>
    </w:p>
    <w:p w14:paraId="3ECA36B5" w14:textId="77777777" w:rsidR="00A87873" w:rsidRDefault="00A87873" w:rsidP="00A87873">
      <w:pPr>
        <w:pStyle w:val="CodePACKT"/>
      </w:pPr>
    </w:p>
    <w:p w14:paraId="5BADCF58" w14:textId="40D176E0" w:rsidR="00A87873" w:rsidRPr="00A87873" w:rsidRDefault="00A87873" w:rsidP="00A87873">
      <w:pPr>
        <w:pStyle w:val="CodePACKT"/>
      </w:pPr>
      <w:r w:rsidRPr="00A87873">
        <w:t>Get-Item Alias:* | Measure-Object</w:t>
      </w:r>
    </w:p>
    <w:p w14:paraId="35F83EE8" w14:textId="77777777" w:rsidR="00A87873" w:rsidRPr="00A87873" w:rsidRDefault="00A87873" w:rsidP="00A87873">
      <w:pPr>
        <w:pStyle w:val="CodePACKT"/>
      </w:pPr>
    </w:p>
    <w:p w14:paraId="0F921F41" w14:textId="0CF91796" w:rsidR="00A87873" w:rsidRPr="00A87873" w:rsidRDefault="00A87873" w:rsidP="00A87873">
      <w:pPr>
        <w:pStyle w:val="NumberedBulletPACKT"/>
        <w:rPr>
          <w:color w:val="000000"/>
          <w:lang w:val="en-GB" w:eastAsia="en-GB"/>
        </w:rPr>
      </w:pPr>
      <w:r w:rsidRPr="00A87873">
        <w:rPr>
          <w:lang w:val="en-GB" w:eastAsia="en-GB"/>
        </w:rPr>
        <w:t>Finding aliases for Remove-Item</w:t>
      </w:r>
    </w:p>
    <w:p w14:paraId="65485599" w14:textId="77777777" w:rsidR="00A87873" w:rsidRPr="00A87873" w:rsidRDefault="00A87873" w:rsidP="00A87873">
      <w:pPr>
        <w:pStyle w:val="CodePACKT"/>
      </w:pPr>
    </w:p>
    <w:p w14:paraId="73C5B356" w14:textId="0FC10330" w:rsidR="00A87873" w:rsidRPr="00A87873" w:rsidRDefault="00A87873" w:rsidP="00A87873">
      <w:pPr>
        <w:pStyle w:val="CodePACKT"/>
      </w:pPr>
      <w:r w:rsidRPr="00A87873">
        <w:t>Get-Child</w:t>
      </w:r>
      <w:r>
        <w:t>I</w:t>
      </w:r>
      <w:r w:rsidRPr="00A87873">
        <w:t xml:space="preserve">tem Alias:* | </w:t>
      </w:r>
    </w:p>
    <w:p w14:paraId="027DE953" w14:textId="77777777" w:rsidR="00A87873" w:rsidRPr="00A87873" w:rsidRDefault="00A87873" w:rsidP="00A87873">
      <w:pPr>
        <w:pStyle w:val="CodePACKT"/>
      </w:pPr>
      <w:r w:rsidRPr="00A87873">
        <w:t>  Where-Object ResolvedCommand -match 'Remove-Item$'</w:t>
      </w:r>
    </w:p>
    <w:p w14:paraId="336CCB07" w14:textId="77777777" w:rsidR="00A87873" w:rsidRPr="00A87873" w:rsidRDefault="00A87873" w:rsidP="00A87873">
      <w:pPr>
        <w:pStyle w:val="CodePACKT"/>
      </w:pPr>
    </w:p>
    <w:p w14:paraId="6FB59605" w14:textId="7AA3FE88" w:rsidR="00A87873" w:rsidRPr="00A87873" w:rsidRDefault="00A87873" w:rsidP="00A87873">
      <w:pPr>
        <w:pStyle w:val="NumberedBulletPACKT"/>
        <w:rPr>
          <w:color w:val="000000"/>
          <w:lang w:val="en-GB" w:eastAsia="en-GB"/>
        </w:rPr>
      </w:pPr>
      <w:r w:rsidRPr="00A87873">
        <w:rPr>
          <w:lang w:val="en-GB" w:eastAsia="en-GB"/>
        </w:rPr>
        <w:t xml:space="preserve">Counting environment variables on </w:t>
      </w:r>
      <w:r w:rsidRPr="00A87873">
        <w:rPr>
          <w:rStyle w:val="CodeInTextPACKT"/>
        </w:rPr>
        <w:t>SRV1</w:t>
      </w:r>
    </w:p>
    <w:p w14:paraId="54422BEC" w14:textId="77777777" w:rsidR="00A87873" w:rsidRPr="00A87873" w:rsidRDefault="00A87873" w:rsidP="00A87873">
      <w:pPr>
        <w:pStyle w:val="CodePACKT"/>
      </w:pPr>
    </w:p>
    <w:p w14:paraId="244943CA" w14:textId="59E57EE6" w:rsidR="00A87873" w:rsidRPr="00A87873" w:rsidRDefault="00A87873" w:rsidP="00A87873">
      <w:pPr>
        <w:pStyle w:val="CodePACKT"/>
      </w:pPr>
      <w:r w:rsidRPr="00A87873">
        <w:t>Get-Item ENV:* | Measure-Object</w:t>
      </w:r>
    </w:p>
    <w:p w14:paraId="29BA6D88" w14:textId="77777777" w:rsidR="00A87873" w:rsidRPr="00A87873" w:rsidRDefault="00A87873" w:rsidP="00A87873">
      <w:pPr>
        <w:pStyle w:val="CodePACKT"/>
      </w:pPr>
    </w:p>
    <w:p w14:paraId="7008C961" w14:textId="4BD5E98C" w:rsidR="00A87873" w:rsidRPr="00A87873" w:rsidRDefault="00A87873" w:rsidP="00A87873">
      <w:pPr>
        <w:pStyle w:val="NumberedBulletPACKT"/>
        <w:rPr>
          <w:color w:val="000000"/>
          <w:lang w:val="en-GB" w:eastAsia="en-GB"/>
        </w:rPr>
      </w:pPr>
      <w:r w:rsidRPr="00A87873">
        <w:rPr>
          <w:lang w:val="en-GB" w:eastAsia="en-GB"/>
        </w:rPr>
        <w:t xml:space="preserve">Displaying </w:t>
      </w:r>
      <w:r>
        <w:rPr>
          <w:lang w:val="en-GB" w:eastAsia="en-GB"/>
        </w:rPr>
        <w:t xml:space="preserve">the </w:t>
      </w:r>
      <w:r w:rsidRPr="00A87873">
        <w:rPr>
          <w:lang w:val="en-GB" w:eastAsia="en-GB"/>
        </w:rPr>
        <w:t>Windows installation folder</w:t>
      </w:r>
    </w:p>
    <w:p w14:paraId="66C70285" w14:textId="77777777" w:rsidR="00A87873" w:rsidRDefault="00A87873" w:rsidP="00A87873">
      <w:pPr>
        <w:pStyle w:val="CodePACKT"/>
      </w:pPr>
    </w:p>
    <w:p w14:paraId="1C227950" w14:textId="2ECF6E4B" w:rsidR="00A87873" w:rsidRPr="00A87873" w:rsidRDefault="00A87873" w:rsidP="00A87873">
      <w:pPr>
        <w:pStyle w:val="CodePACKT"/>
        <w:rPr>
          <w:color w:val="000000"/>
        </w:rPr>
      </w:pPr>
      <w:r w:rsidRPr="00A87873">
        <w:t>"Windows installation folder is [$env:windir]"</w:t>
      </w:r>
    </w:p>
    <w:p w14:paraId="7194BB44" w14:textId="77777777" w:rsidR="00A87873" w:rsidRPr="00A87873" w:rsidRDefault="00A87873" w:rsidP="00A87873">
      <w:pPr>
        <w:pStyle w:val="CodePACKT"/>
        <w:rPr>
          <w:color w:val="000000"/>
        </w:rPr>
      </w:pPr>
    </w:p>
    <w:p w14:paraId="71E10B4C" w14:textId="686D6D7C" w:rsidR="00A87873" w:rsidRPr="00A87873" w:rsidRDefault="00A87873" w:rsidP="00A87873">
      <w:pPr>
        <w:pStyle w:val="NumberedBulletPACKT"/>
        <w:rPr>
          <w:color w:val="000000"/>
          <w:lang w:val="en-GB" w:eastAsia="en-GB"/>
        </w:rPr>
      </w:pPr>
      <w:r w:rsidRPr="00A87873">
        <w:rPr>
          <w:lang w:val="en-GB" w:eastAsia="en-GB"/>
        </w:rPr>
        <w:t xml:space="preserve">Checking on FileSystem provider drives on </w:t>
      </w:r>
      <w:r w:rsidRPr="00BE2485">
        <w:rPr>
          <w:rStyle w:val="CodeInTextPACKT"/>
        </w:rPr>
        <w:t>SRV1</w:t>
      </w:r>
    </w:p>
    <w:p w14:paraId="5D969D02" w14:textId="77777777" w:rsidR="00A87873" w:rsidRDefault="00A87873" w:rsidP="00A87873">
      <w:pPr>
        <w:shd w:val="clear" w:color="auto" w:fill="FFFFFF"/>
        <w:spacing w:before="0" w:after="0" w:line="285" w:lineRule="atLeast"/>
        <w:rPr>
          <w:rFonts w:ascii="Cascadia Code" w:hAnsi="Cascadia Code" w:cs="Cascadia Code"/>
          <w:bCs w:val="0"/>
          <w:color w:val="000000"/>
          <w:sz w:val="21"/>
          <w:szCs w:val="21"/>
          <w:lang w:val="en-GB" w:eastAsia="en-GB"/>
        </w:rPr>
      </w:pPr>
    </w:p>
    <w:p w14:paraId="617B5C84" w14:textId="0974B6D4" w:rsidR="00A87873" w:rsidRPr="00A87873" w:rsidRDefault="00A87873" w:rsidP="00A87873">
      <w:pPr>
        <w:pStyle w:val="CodePACKT"/>
      </w:pPr>
      <w:r w:rsidRPr="00A87873">
        <w:t xml:space="preserve">Get-PSProvider -PSProvider FileSystem | </w:t>
      </w:r>
    </w:p>
    <w:p w14:paraId="5499222C" w14:textId="77777777" w:rsidR="00A87873" w:rsidRPr="00A87873" w:rsidRDefault="00A87873" w:rsidP="00A87873">
      <w:pPr>
        <w:pStyle w:val="CodePACKT"/>
      </w:pPr>
      <w:r w:rsidRPr="00A87873">
        <w:t>  Select-Object -ExpandProperty Drives |</w:t>
      </w:r>
    </w:p>
    <w:p w14:paraId="11C0D33F" w14:textId="77777777" w:rsidR="00A87873" w:rsidRPr="00A87873" w:rsidRDefault="00A87873" w:rsidP="00A87873">
      <w:pPr>
        <w:pStyle w:val="CodePACKT"/>
      </w:pPr>
      <w:r w:rsidRPr="00A87873">
        <w:t>    Sort-Object -Property Name</w:t>
      </w:r>
    </w:p>
    <w:p w14:paraId="2D74C286" w14:textId="77777777" w:rsidR="00A87873" w:rsidRPr="00A87873" w:rsidRDefault="00A87873" w:rsidP="00A87873">
      <w:pPr>
        <w:pStyle w:val="CodePACKT"/>
      </w:pPr>
    </w:p>
    <w:p w14:paraId="73574FB7" w14:textId="2E7C19FE" w:rsidR="00A87873" w:rsidRPr="00A87873" w:rsidRDefault="00A87873" w:rsidP="00A87873">
      <w:pPr>
        <w:pStyle w:val="NumberedBulletPACKT"/>
        <w:rPr>
          <w:color w:val="000000"/>
          <w:lang w:val="en-GB" w:eastAsia="en-GB"/>
        </w:rPr>
      </w:pPr>
      <w:r w:rsidRPr="00A87873">
        <w:rPr>
          <w:lang w:val="en-GB" w:eastAsia="en-GB"/>
        </w:rPr>
        <w:t>Getting home folder for FileSystem provider</w:t>
      </w:r>
    </w:p>
    <w:p w14:paraId="27619268" w14:textId="77777777" w:rsidR="00A87873" w:rsidRPr="00A87873" w:rsidRDefault="00A87873" w:rsidP="00A87873">
      <w:pPr>
        <w:pStyle w:val="CodePACKT"/>
      </w:pPr>
    </w:p>
    <w:p w14:paraId="779A12CB" w14:textId="1FBCC1BF" w:rsidR="00A87873" w:rsidRPr="00A87873" w:rsidRDefault="00A87873" w:rsidP="00A87873">
      <w:pPr>
        <w:pStyle w:val="CodePACKT"/>
      </w:pPr>
      <w:r w:rsidRPr="00A87873">
        <w:t xml:space="preserve">$HomeFolder = Get-PSProvider -PSProvider FileSystem | </w:t>
      </w:r>
    </w:p>
    <w:p w14:paraId="6CCFE490" w14:textId="77777777" w:rsidR="00A87873" w:rsidRPr="00A87873" w:rsidRDefault="00A87873" w:rsidP="00A87873">
      <w:pPr>
        <w:pStyle w:val="CodePACKT"/>
      </w:pPr>
      <w:r w:rsidRPr="00A87873">
        <w:t>  Select-Object -ExpandProperty Home    </w:t>
      </w:r>
    </w:p>
    <w:p w14:paraId="7E805B06" w14:textId="77777777" w:rsidR="00A87873" w:rsidRPr="00A87873" w:rsidRDefault="00A87873" w:rsidP="00A87873">
      <w:pPr>
        <w:pStyle w:val="CodePACKT"/>
      </w:pPr>
      <w:r w:rsidRPr="00A87873">
        <w:t>$HomeFolder</w:t>
      </w:r>
    </w:p>
    <w:p w14:paraId="1D30F8FB" w14:textId="77777777" w:rsidR="00A87873" w:rsidRPr="00A87873" w:rsidRDefault="00A87873" w:rsidP="00A87873">
      <w:pPr>
        <w:pStyle w:val="CodePACKT"/>
      </w:pPr>
    </w:p>
    <w:p w14:paraId="7ACC7C23" w14:textId="746694A6" w:rsidR="00A87873" w:rsidRPr="00A87873" w:rsidRDefault="00A87873" w:rsidP="00A87873">
      <w:pPr>
        <w:pStyle w:val="NumberedBulletPACKT"/>
        <w:rPr>
          <w:color w:val="000000"/>
          <w:lang w:val="en-GB" w:eastAsia="en-GB"/>
        </w:rPr>
      </w:pPr>
      <w:r w:rsidRPr="00A87873">
        <w:rPr>
          <w:lang w:val="en-GB" w:eastAsia="en-GB"/>
        </w:rPr>
        <w:t>Checking Function drive</w:t>
      </w:r>
    </w:p>
    <w:p w14:paraId="17D80F22" w14:textId="77777777" w:rsidR="00A87873" w:rsidRPr="00A87873" w:rsidRDefault="00A87873" w:rsidP="00A87873">
      <w:pPr>
        <w:pStyle w:val="CodePACKT"/>
      </w:pPr>
    </w:p>
    <w:p w14:paraId="11C34B72" w14:textId="00996583" w:rsidR="00A87873" w:rsidRPr="00A87873" w:rsidRDefault="00A87873" w:rsidP="00A87873">
      <w:pPr>
        <w:pStyle w:val="CodePACKT"/>
      </w:pPr>
      <w:r w:rsidRPr="00A87873">
        <w:t>Get-Module | Remove-Module -WarningAction SilentlyContinue</w:t>
      </w:r>
    </w:p>
    <w:p w14:paraId="0C320A4A" w14:textId="77777777" w:rsidR="00A87873" w:rsidRPr="00A87873" w:rsidRDefault="00A87873" w:rsidP="00A87873">
      <w:pPr>
        <w:pStyle w:val="CodePACKT"/>
      </w:pPr>
      <w:r w:rsidRPr="00A87873">
        <w:t>$Functions = Get-ChildItem -Path Function:</w:t>
      </w:r>
    </w:p>
    <w:p w14:paraId="76C1835C" w14:textId="77777777" w:rsidR="00A87873" w:rsidRPr="00A87873" w:rsidRDefault="00A87873" w:rsidP="00A87873">
      <w:pPr>
        <w:pStyle w:val="CodePACKT"/>
      </w:pPr>
      <w:r w:rsidRPr="00A87873">
        <w:t>"Functions available [$($Functions.Count)]"</w:t>
      </w:r>
    </w:p>
    <w:p w14:paraId="78D94F63" w14:textId="77777777" w:rsidR="00A87873" w:rsidRPr="00A87873" w:rsidRDefault="00A87873" w:rsidP="00A87873">
      <w:pPr>
        <w:pStyle w:val="CodePACKT"/>
      </w:pPr>
    </w:p>
    <w:p w14:paraId="43C7899E" w14:textId="2FA04A6F" w:rsidR="00A87873" w:rsidRPr="00A87873" w:rsidRDefault="00A87873" w:rsidP="00A87873">
      <w:pPr>
        <w:pStyle w:val="NumberedBulletPACKT"/>
        <w:rPr>
          <w:color w:val="000000"/>
          <w:lang w:val="en-GB" w:eastAsia="en-GB"/>
        </w:rPr>
      </w:pPr>
      <w:r w:rsidRPr="00A87873">
        <w:rPr>
          <w:lang w:val="en-GB" w:eastAsia="en-GB"/>
        </w:rPr>
        <w:t>Creating a new function</w:t>
      </w:r>
    </w:p>
    <w:p w14:paraId="1648BD6C" w14:textId="77777777" w:rsidR="00A87873" w:rsidRDefault="00A87873" w:rsidP="00A87873">
      <w:pPr>
        <w:pStyle w:val="CodePACKT"/>
      </w:pPr>
    </w:p>
    <w:p w14:paraId="58F74797" w14:textId="0734F933" w:rsidR="00A87873" w:rsidRPr="00A87873" w:rsidRDefault="00A87873" w:rsidP="00A87873">
      <w:pPr>
        <w:pStyle w:val="CodePACKT"/>
        <w:rPr>
          <w:color w:val="000000"/>
        </w:rPr>
      </w:pPr>
      <w:r w:rsidRPr="00A87873">
        <w:t>Function</w:t>
      </w:r>
      <w:r w:rsidRPr="00A87873">
        <w:rPr>
          <w:color w:val="000000"/>
        </w:rPr>
        <w:t xml:space="preserve"> Get-HelloWorld {</w:t>
      </w:r>
      <w:r w:rsidRPr="00A87873">
        <w:rPr>
          <w:color w:val="A31515"/>
        </w:rPr>
        <w:t>'Hello World'</w:t>
      </w:r>
      <w:r w:rsidRPr="00A87873">
        <w:rPr>
          <w:color w:val="000000"/>
        </w:rPr>
        <w:t>}</w:t>
      </w:r>
    </w:p>
    <w:p w14:paraId="218259DA" w14:textId="77777777" w:rsidR="00A87873" w:rsidRPr="00A87873" w:rsidRDefault="00A87873" w:rsidP="00A87873">
      <w:pPr>
        <w:pStyle w:val="CodePACKT"/>
        <w:rPr>
          <w:color w:val="000000"/>
        </w:rPr>
      </w:pPr>
    </w:p>
    <w:p w14:paraId="20BDCC8D" w14:textId="0BC470BF" w:rsidR="00A87873" w:rsidRPr="00A87873" w:rsidRDefault="00A87873" w:rsidP="00720B46">
      <w:pPr>
        <w:pStyle w:val="NumberedBulletPACKT"/>
        <w:rPr>
          <w:color w:val="000000"/>
          <w:lang w:val="en-GB" w:eastAsia="en-GB"/>
        </w:rPr>
      </w:pPr>
      <w:r w:rsidRPr="00A87873">
        <w:rPr>
          <w:lang w:val="en-GB" w:eastAsia="en-GB"/>
        </w:rPr>
        <w:t>Checking Function drive</w:t>
      </w:r>
      <w:r>
        <w:rPr>
          <w:lang w:val="en-GB" w:eastAsia="en-GB"/>
        </w:rPr>
        <w:t xml:space="preserve"> again</w:t>
      </w:r>
    </w:p>
    <w:p w14:paraId="6F684888" w14:textId="77777777" w:rsidR="00A87873" w:rsidRPr="00A87873" w:rsidRDefault="00A87873" w:rsidP="00A87873">
      <w:pPr>
        <w:pStyle w:val="CodePACKT"/>
      </w:pPr>
    </w:p>
    <w:p w14:paraId="2C5CF439" w14:textId="0A2603B1" w:rsidR="00A87873" w:rsidRPr="00A87873" w:rsidRDefault="00A87873" w:rsidP="00A87873">
      <w:pPr>
        <w:pStyle w:val="CodePACKT"/>
      </w:pPr>
      <w:r w:rsidRPr="00A87873">
        <w:t>$Functions2 = Get-ChildItem -Path Function:</w:t>
      </w:r>
    </w:p>
    <w:p w14:paraId="0511EEA0" w14:textId="77777777" w:rsidR="00A87873" w:rsidRPr="00A87873" w:rsidRDefault="00A87873" w:rsidP="00A87873">
      <w:pPr>
        <w:pStyle w:val="CodePACKT"/>
      </w:pPr>
      <w:r w:rsidRPr="00A87873">
        <w:t>"Functions now available [$($Functions2.Count)]"</w:t>
      </w:r>
    </w:p>
    <w:p w14:paraId="1BFC2148" w14:textId="77777777" w:rsidR="00A87873" w:rsidRPr="00A87873" w:rsidRDefault="00A87873" w:rsidP="00A87873">
      <w:pPr>
        <w:pStyle w:val="CodePACKT"/>
      </w:pPr>
    </w:p>
    <w:p w14:paraId="347FE865" w14:textId="77777777" w:rsidR="00720B46" w:rsidRPr="00A87873" w:rsidRDefault="00720B46" w:rsidP="00720B46">
      <w:pPr>
        <w:pStyle w:val="NumberedBulletPACKT"/>
        <w:rPr>
          <w:color w:val="000000"/>
          <w:lang w:val="en-GB" w:eastAsia="en-GB"/>
        </w:rPr>
      </w:pPr>
      <w:r w:rsidRPr="00A87873">
        <w:rPr>
          <w:lang w:val="en-GB" w:eastAsia="en-GB"/>
        </w:rPr>
        <w:t>Viewing function definition</w:t>
      </w:r>
    </w:p>
    <w:p w14:paraId="547B07A0" w14:textId="77777777" w:rsidR="00720B46" w:rsidRPr="00720B46" w:rsidRDefault="00720B46" w:rsidP="00720B46">
      <w:pPr>
        <w:pStyle w:val="CodePACKT"/>
        <w:rPr>
          <w:rStyle w:val="CodeInTextPACKT"/>
          <w:sz w:val="19"/>
          <w:szCs w:val="18"/>
        </w:rPr>
      </w:pPr>
    </w:p>
    <w:p w14:paraId="57B14660" w14:textId="0E86626F" w:rsidR="00720B46" w:rsidRPr="00720B46" w:rsidRDefault="00720B46" w:rsidP="00720B46">
      <w:pPr>
        <w:pStyle w:val="CodePACKT"/>
        <w:rPr>
          <w:rStyle w:val="CodeInTextPACKT"/>
          <w:sz w:val="19"/>
          <w:szCs w:val="18"/>
        </w:rPr>
      </w:pPr>
      <w:r w:rsidRPr="00720B46">
        <w:rPr>
          <w:rStyle w:val="CodeInTextPACKT"/>
          <w:sz w:val="19"/>
          <w:szCs w:val="18"/>
        </w:rPr>
        <w:t>Get-Item Function:\Get-HelloWorld | Format-List *</w:t>
      </w:r>
    </w:p>
    <w:p w14:paraId="73BC012F" w14:textId="77777777" w:rsidR="00720B46" w:rsidRPr="00720B46" w:rsidRDefault="00720B46" w:rsidP="00720B46">
      <w:pPr>
        <w:pStyle w:val="CodePACKT"/>
        <w:rPr>
          <w:rStyle w:val="CodeInTextPACKT"/>
          <w:sz w:val="19"/>
          <w:szCs w:val="18"/>
        </w:rPr>
      </w:pPr>
    </w:p>
    <w:p w14:paraId="4E4640FC" w14:textId="46E5AA1D" w:rsidR="00A87873" w:rsidRPr="00A87873" w:rsidRDefault="00A87873" w:rsidP="00A87873">
      <w:pPr>
        <w:pStyle w:val="NumberedBulletPACKT"/>
        <w:rPr>
          <w:color w:val="000000"/>
          <w:lang w:val="en-GB" w:eastAsia="en-GB"/>
        </w:rPr>
      </w:pPr>
      <w:r w:rsidRPr="00A87873">
        <w:rPr>
          <w:lang w:val="en-GB" w:eastAsia="en-GB"/>
        </w:rPr>
        <w:t>Counting defined variables</w:t>
      </w:r>
    </w:p>
    <w:p w14:paraId="76993760" w14:textId="77777777" w:rsidR="00A87873" w:rsidRPr="00A87873" w:rsidRDefault="00A87873" w:rsidP="00720B46">
      <w:pPr>
        <w:pStyle w:val="CodePACKT"/>
      </w:pPr>
    </w:p>
    <w:p w14:paraId="7837E879" w14:textId="45555B37" w:rsidR="00A87873" w:rsidRPr="00A87873" w:rsidRDefault="00A87873" w:rsidP="00720B46">
      <w:pPr>
        <w:pStyle w:val="CodePACKT"/>
      </w:pPr>
      <w:r w:rsidRPr="00A87873">
        <w:t>$Variables = Get-ChildItem -Path Variable:</w:t>
      </w:r>
    </w:p>
    <w:p w14:paraId="13DE5D80" w14:textId="77777777" w:rsidR="00A87873" w:rsidRPr="00A87873" w:rsidRDefault="00A87873" w:rsidP="00720B46">
      <w:pPr>
        <w:pStyle w:val="CodePACKT"/>
      </w:pPr>
      <w:r w:rsidRPr="00A87873">
        <w:t>"Variables defined [$($Variables.count)]"</w:t>
      </w:r>
    </w:p>
    <w:p w14:paraId="2E90C5B4" w14:textId="77777777" w:rsidR="00A87873" w:rsidRPr="00720B46" w:rsidRDefault="00A87873" w:rsidP="00720B46">
      <w:pPr>
        <w:pStyle w:val="CodePACKT"/>
      </w:pPr>
    </w:p>
    <w:p w14:paraId="6AD7DC82" w14:textId="02FD4417" w:rsidR="00A87873" w:rsidRPr="00A87873" w:rsidRDefault="00A87873" w:rsidP="00A87873">
      <w:pPr>
        <w:pStyle w:val="NumberedBulletPACKT"/>
        <w:rPr>
          <w:color w:val="000000"/>
          <w:lang w:val="en-GB" w:eastAsia="en-GB"/>
        </w:rPr>
      </w:pPr>
      <w:r w:rsidRPr="00A87873">
        <w:rPr>
          <w:lang w:val="en-GB" w:eastAsia="en-GB"/>
        </w:rPr>
        <w:t>Getting trusted root certificates for the local machine</w:t>
      </w:r>
    </w:p>
    <w:p w14:paraId="30382814" w14:textId="7566556A" w:rsidR="00A87873" w:rsidRPr="00A87873" w:rsidRDefault="00A87873" w:rsidP="00A87873">
      <w:pPr>
        <w:pStyle w:val="CodePACKT"/>
      </w:pPr>
    </w:p>
    <w:p w14:paraId="763361F5" w14:textId="3AE64D81" w:rsidR="00A87873" w:rsidRPr="00A87873" w:rsidRDefault="00A87873" w:rsidP="00A87873">
      <w:pPr>
        <w:pStyle w:val="CodePACKT"/>
      </w:pPr>
      <w:r w:rsidRPr="00A87873">
        <w:t xml:space="preserve">Get-ChildItem -Path Cert:\LocalMachine\Root | </w:t>
      </w:r>
    </w:p>
    <w:p w14:paraId="2C41E23A" w14:textId="77777777" w:rsidR="00A87873" w:rsidRPr="00A87873" w:rsidRDefault="00A87873" w:rsidP="00A87873">
      <w:pPr>
        <w:pStyle w:val="CodePACKT"/>
      </w:pPr>
      <w:r w:rsidRPr="00A87873">
        <w:t>  Format-Table FriendlyName, Thumbprint</w:t>
      </w:r>
    </w:p>
    <w:p w14:paraId="76908609" w14:textId="77777777" w:rsidR="00A87873" w:rsidRPr="00A87873" w:rsidRDefault="00A87873" w:rsidP="00A87873">
      <w:pPr>
        <w:pStyle w:val="CodePACKT"/>
      </w:pPr>
    </w:p>
    <w:p w14:paraId="2173059A" w14:textId="586416EB" w:rsidR="00A87873" w:rsidRPr="00A87873" w:rsidRDefault="00A87873" w:rsidP="00A87873">
      <w:pPr>
        <w:pStyle w:val="NumberedBulletPACKT"/>
        <w:rPr>
          <w:color w:val="000000"/>
          <w:lang w:val="en-GB" w:eastAsia="en-GB"/>
        </w:rPr>
      </w:pPr>
      <w:r w:rsidRPr="00A87873">
        <w:rPr>
          <w:lang w:val="en-GB" w:eastAsia="en-GB"/>
        </w:rPr>
        <w:t>Examining ports in use by WinRM</w:t>
      </w:r>
    </w:p>
    <w:p w14:paraId="12D01A87" w14:textId="77777777" w:rsidR="00A87873" w:rsidRPr="00A87873" w:rsidRDefault="00A87873" w:rsidP="00A87873">
      <w:pPr>
        <w:pStyle w:val="CodePACKT"/>
      </w:pPr>
    </w:p>
    <w:p w14:paraId="54AAA203" w14:textId="77777777" w:rsidR="00A87873" w:rsidRPr="00A87873" w:rsidRDefault="00A87873" w:rsidP="00A87873">
      <w:pPr>
        <w:pStyle w:val="CodePACKT"/>
      </w:pPr>
      <w:r w:rsidRPr="00A87873">
        <w:t>Get-ChildItem -Path WSMan:\localhost\Client\DefaultPorts</w:t>
      </w:r>
    </w:p>
    <w:p w14:paraId="3116285B" w14:textId="77777777" w:rsidR="00A87873" w:rsidRPr="00A87873" w:rsidRDefault="00A87873" w:rsidP="00A87873">
      <w:pPr>
        <w:pStyle w:val="CodePACKT"/>
      </w:pPr>
      <w:r w:rsidRPr="00A87873">
        <w:t>Get-ChildItem -Path WSMan:\localhost\Service\DefaultPorts</w:t>
      </w:r>
    </w:p>
    <w:p w14:paraId="3A16E7AD" w14:textId="77777777" w:rsidR="00A87873" w:rsidRPr="00A87873" w:rsidRDefault="00A87873" w:rsidP="00A87873">
      <w:pPr>
        <w:pStyle w:val="CodePACKT"/>
      </w:pPr>
    </w:p>
    <w:p w14:paraId="1BC2AFAB" w14:textId="1E74098A" w:rsidR="00A87873" w:rsidRPr="00A87873" w:rsidRDefault="00A87873" w:rsidP="00A87873">
      <w:pPr>
        <w:pStyle w:val="NumberedBulletPACKT"/>
        <w:rPr>
          <w:color w:val="000000"/>
          <w:lang w:val="en-GB" w:eastAsia="en-GB"/>
        </w:rPr>
      </w:pPr>
      <w:r w:rsidRPr="00A87873">
        <w:rPr>
          <w:lang w:val="en-GB" w:eastAsia="en-GB"/>
        </w:rPr>
        <w:t>Setting Trusted Hosts</w:t>
      </w:r>
    </w:p>
    <w:p w14:paraId="3C1C9E7A" w14:textId="77777777" w:rsidR="00A87873" w:rsidRDefault="00A87873" w:rsidP="00A87873">
      <w:pPr>
        <w:pStyle w:val="CodePACKT"/>
      </w:pPr>
    </w:p>
    <w:p w14:paraId="16D9E21B" w14:textId="06992492" w:rsidR="00A87873" w:rsidRPr="00A87873" w:rsidRDefault="00A87873" w:rsidP="00A87873">
      <w:pPr>
        <w:pStyle w:val="CodePACKT"/>
      </w:pPr>
      <w:r w:rsidRPr="00A87873">
        <w:t xml:space="preserve">Set-Item WSMan:\localhost\Client\TrustedHosts -Value </w:t>
      </w:r>
      <w:r w:rsidRPr="00A87873">
        <w:rPr>
          <w:color w:val="A31515"/>
        </w:rPr>
        <w:t>'*'</w:t>
      </w:r>
      <w:r w:rsidRPr="00A87873">
        <w:t xml:space="preserve"> -Force</w:t>
      </w:r>
    </w:p>
    <w:p w14:paraId="3FC3D504" w14:textId="77777777" w:rsidR="00A87873" w:rsidRPr="00A87873" w:rsidRDefault="00A87873" w:rsidP="00A87873">
      <w:pPr>
        <w:pStyle w:val="CodePACKT"/>
      </w:pPr>
    </w:p>
    <w:p w14:paraId="56CFBE90" w14:textId="52501CBB" w:rsidR="00A87873" w:rsidRPr="00A87873" w:rsidRDefault="00A87873" w:rsidP="00A87873">
      <w:pPr>
        <w:pStyle w:val="NumberedBulletPACKT"/>
        <w:rPr>
          <w:color w:val="000000"/>
          <w:lang w:val="en-GB" w:eastAsia="en-GB"/>
        </w:rPr>
      </w:pPr>
      <w:r w:rsidRPr="00A87873">
        <w:rPr>
          <w:lang w:val="en-GB" w:eastAsia="en-GB"/>
        </w:rPr>
        <w:t>Installing SHIPS and CimPSDrive modules</w:t>
      </w:r>
    </w:p>
    <w:p w14:paraId="5F503B49" w14:textId="77777777" w:rsidR="00A87873" w:rsidRDefault="00A87873" w:rsidP="00A87873">
      <w:pPr>
        <w:pStyle w:val="CodePACKT"/>
      </w:pPr>
    </w:p>
    <w:p w14:paraId="7ACE786B" w14:textId="707F50EB" w:rsidR="00A87873" w:rsidRPr="00A87873" w:rsidRDefault="00A87873" w:rsidP="00A87873">
      <w:pPr>
        <w:pStyle w:val="CodePACKT"/>
      </w:pPr>
      <w:r w:rsidRPr="00A87873">
        <w:t>Install-Module -Name SHiPS, CimPSDrive -Force</w:t>
      </w:r>
    </w:p>
    <w:p w14:paraId="5DEEA677" w14:textId="77777777" w:rsidR="00A87873" w:rsidRPr="00A87873" w:rsidRDefault="00A87873" w:rsidP="00A87873">
      <w:pPr>
        <w:pStyle w:val="CodePACKT"/>
      </w:pPr>
    </w:p>
    <w:p w14:paraId="27751E57" w14:textId="3EA34294" w:rsidR="00A87873" w:rsidRPr="00A87873" w:rsidRDefault="00A87873" w:rsidP="00A87873">
      <w:pPr>
        <w:pStyle w:val="NumberedBulletPACKT"/>
        <w:rPr>
          <w:color w:val="000000"/>
          <w:lang w:val="en-GB" w:eastAsia="en-GB"/>
        </w:rPr>
      </w:pPr>
      <w:r w:rsidRPr="00A87873">
        <w:rPr>
          <w:lang w:val="en-GB" w:eastAsia="en-GB"/>
        </w:rPr>
        <w:t>Importing the CimPSDrive module and creating a drive</w:t>
      </w:r>
    </w:p>
    <w:p w14:paraId="7AB6ECEF" w14:textId="77777777" w:rsidR="00A87873" w:rsidRPr="00A87873" w:rsidRDefault="00A87873" w:rsidP="00A87873">
      <w:pPr>
        <w:pStyle w:val="CodePACKT"/>
        <w:rPr>
          <w:rStyle w:val="CodeInTextPACKT"/>
        </w:rPr>
      </w:pPr>
    </w:p>
    <w:p w14:paraId="5319B3CA" w14:textId="3D5B82D5" w:rsidR="00A87873" w:rsidRPr="00A87873" w:rsidRDefault="00A87873" w:rsidP="00A87873">
      <w:pPr>
        <w:pStyle w:val="CodePACKT"/>
        <w:rPr>
          <w:rStyle w:val="CodeInTextPACKT"/>
        </w:rPr>
      </w:pPr>
      <w:r w:rsidRPr="00A87873">
        <w:rPr>
          <w:rStyle w:val="CodeInTextPACKT"/>
        </w:rPr>
        <w:t>Import-Module -Name CimPSDrive</w:t>
      </w:r>
    </w:p>
    <w:p w14:paraId="1C133177" w14:textId="56AC7892" w:rsidR="00A87873" w:rsidRPr="00A87873" w:rsidRDefault="00A87873" w:rsidP="00A87873">
      <w:pPr>
        <w:pStyle w:val="CodePACKT"/>
        <w:rPr>
          <w:rStyle w:val="CodeInTextPACKT"/>
        </w:rPr>
      </w:pPr>
      <w:r w:rsidRPr="00A87873">
        <w:rPr>
          <w:rStyle w:val="CodeInTextPACKT"/>
        </w:rPr>
        <w:t>New-PSDrive -Name CIM -PSProvider SHiPS -Root CIMPSDrive#CMRoot</w:t>
      </w:r>
    </w:p>
    <w:p w14:paraId="319A5AAC" w14:textId="77777777" w:rsidR="00A87873" w:rsidRPr="00A87873" w:rsidRDefault="00A87873" w:rsidP="00A87873">
      <w:pPr>
        <w:shd w:val="clear" w:color="auto" w:fill="FFFFFF"/>
        <w:spacing w:before="0" w:after="0" w:line="285" w:lineRule="atLeast"/>
        <w:rPr>
          <w:rFonts w:ascii="Cascadia Code" w:hAnsi="Cascadia Code" w:cs="Cascadia Code"/>
          <w:bCs w:val="0"/>
          <w:color w:val="000000"/>
          <w:sz w:val="21"/>
          <w:szCs w:val="21"/>
          <w:lang w:val="en-GB" w:eastAsia="en-GB"/>
        </w:rPr>
      </w:pPr>
    </w:p>
    <w:p w14:paraId="42DEB03A" w14:textId="7B924B76" w:rsidR="00A87873" w:rsidRPr="00A87873" w:rsidRDefault="00A87873" w:rsidP="00A87873">
      <w:pPr>
        <w:pStyle w:val="NumberedBulletPACKT"/>
        <w:rPr>
          <w:color w:val="000000"/>
          <w:lang w:val="en-GB" w:eastAsia="en-GB"/>
        </w:rPr>
      </w:pPr>
      <w:r w:rsidRPr="00A87873">
        <w:rPr>
          <w:lang w:val="en-GB" w:eastAsia="en-GB"/>
        </w:rPr>
        <w:t>Examining BIOS using the CimPSDrive module</w:t>
      </w:r>
    </w:p>
    <w:p w14:paraId="14118BBF" w14:textId="77777777" w:rsidR="00A87873" w:rsidRDefault="00A87873" w:rsidP="00A87873">
      <w:pPr>
        <w:pStyle w:val="CodePACKT"/>
      </w:pPr>
    </w:p>
    <w:p w14:paraId="741B8120" w14:textId="2174ACAF" w:rsidR="00A87873" w:rsidRPr="00A87873" w:rsidRDefault="00A87873" w:rsidP="00A87873">
      <w:pPr>
        <w:pStyle w:val="CodePACKT"/>
      </w:pPr>
      <w:r w:rsidRPr="00A87873">
        <w:t>Get-ChildItem CIM:\Localhost\CIMV2\Win32_Bios</w:t>
      </w:r>
    </w:p>
    <w:p w14:paraId="42754896" w14:textId="6FAA3B22" w:rsidR="00905EC2" w:rsidRDefault="00905EC2" w:rsidP="00905EC2">
      <w:pPr>
        <w:pStyle w:val="Heading2"/>
        <w:numPr>
          <w:ilvl w:val="1"/>
          <w:numId w:val="3"/>
        </w:numPr>
        <w:tabs>
          <w:tab w:val="left" w:pos="0"/>
        </w:tabs>
      </w:pPr>
      <w:r>
        <w:t>How it works...</w:t>
      </w:r>
    </w:p>
    <w:p w14:paraId="70AB7831" w14:textId="430910F9" w:rsidR="00A87873" w:rsidRDefault="00A87873" w:rsidP="00A87873">
      <w:pPr>
        <w:pStyle w:val="NormalPACKT"/>
        <w:rPr>
          <w:lang w:val="en-GB"/>
        </w:rPr>
      </w:pPr>
      <w:r>
        <w:rPr>
          <w:lang w:val="en-GB"/>
        </w:rPr>
        <w:t xml:space="preserve">In </w:t>
      </w:r>
      <w:r w:rsidRPr="00A87873">
        <w:rPr>
          <w:rStyle w:val="ItalicsPACKT"/>
        </w:rPr>
        <w:t>step 1</w:t>
      </w:r>
      <w:r>
        <w:rPr>
          <w:lang w:val="en-GB"/>
        </w:rPr>
        <w:t xml:space="preserve">, you use the </w:t>
      </w:r>
      <w:r w:rsidRPr="00A87873">
        <w:rPr>
          <w:rStyle w:val="CodeInTextPACKT"/>
        </w:rPr>
        <w:t>Get-PSProvider</w:t>
      </w:r>
      <w:r>
        <w:rPr>
          <w:lang w:val="en-GB"/>
        </w:rPr>
        <w:t xml:space="preserve"> to view all the PowerShell providers that are currently on </w:t>
      </w:r>
      <w:r w:rsidRPr="00A87873">
        <w:rPr>
          <w:rStyle w:val="CodeInTextPACKT"/>
        </w:rPr>
        <w:t>SRV1</w:t>
      </w:r>
      <w:r>
        <w:rPr>
          <w:lang w:val="en-GB"/>
        </w:rPr>
        <w:t>. The output looks like this:</w:t>
      </w:r>
    </w:p>
    <w:p w14:paraId="4DDCE8B0" w14:textId="56D3EB69" w:rsidR="00A87873" w:rsidRDefault="00A87873" w:rsidP="00A87873">
      <w:pPr>
        <w:pStyle w:val="FigurePACKT"/>
      </w:pPr>
      <w:r>
        <w:rPr>
          <w:noProof/>
        </w:rPr>
        <w:drawing>
          <wp:inline distT="0" distB="0" distL="0" distR="0" wp14:anchorId="1AFAECAB" wp14:editId="6F96667E">
            <wp:extent cx="3540976" cy="13614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6548" cy="1367442"/>
                    </a:xfrm>
                    <a:prstGeom prst="rect">
                      <a:avLst/>
                    </a:prstGeom>
                  </pic:spPr>
                </pic:pic>
              </a:graphicData>
            </a:graphic>
          </wp:inline>
        </w:drawing>
      </w:r>
    </w:p>
    <w:p w14:paraId="3C9E43F3" w14:textId="3359F645" w:rsidR="00A87873" w:rsidRPr="00DC6325" w:rsidRDefault="00A87873" w:rsidP="00A87873">
      <w:pPr>
        <w:pStyle w:val="FigureCaptionPACKT"/>
      </w:pPr>
      <w:r w:rsidRPr="00DC6325">
        <w:t xml:space="preserve">Figure </w:t>
      </w:r>
      <w:r>
        <w:t>7</w:t>
      </w:r>
      <w:r w:rsidRPr="00DC6325">
        <w:t>.</w:t>
      </w:r>
      <w:r>
        <w:t>16</w:t>
      </w:r>
      <w:r w:rsidRPr="00DC6325">
        <w:t>:</w:t>
      </w:r>
      <w:r>
        <w:t xml:space="preserve"> Viewing the PowerShell providers on </w:t>
      </w:r>
      <w:r w:rsidRPr="00A87873">
        <w:rPr>
          <w:rStyle w:val="CodeInTextPACKT"/>
        </w:rPr>
        <w:t>SRV1</w:t>
      </w:r>
    </w:p>
    <w:p w14:paraId="1EA1A60F" w14:textId="3227D811" w:rsidR="00A87873" w:rsidRDefault="00A87873" w:rsidP="00A87873">
      <w:pPr>
        <w:pStyle w:val="LayoutInformationPACKT"/>
        <w:rPr>
          <w:noProof/>
        </w:rPr>
      </w:pPr>
      <w:r>
        <w:t xml:space="preserve">Insert </w:t>
      </w:r>
      <w:r w:rsidRPr="00C41783">
        <w:t>image</w:t>
      </w:r>
      <w:r>
        <w:t xml:space="preserve"> </w:t>
      </w:r>
      <w:r>
        <w:rPr>
          <w:noProof/>
        </w:rPr>
        <w:t>B18878_07</w:t>
      </w:r>
      <w:r w:rsidRPr="00023EAD">
        <w:rPr>
          <w:noProof/>
        </w:rPr>
        <w:t>_</w:t>
      </w:r>
      <w:r>
        <w:rPr>
          <w:noProof/>
        </w:rPr>
        <w:t>16.png</w:t>
      </w:r>
    </w:p>
    <w:p w14:paraId="0627B6D9" w14:textId="44CC5A44" w:rsidR="00A87873" w:rsidRDefault="00A87873" w:rsidP="00A87873">
      <w:pPr>
        <w:pStyle w:val="NormalPACKT"/>
        <w:rPr>
          <w:lang w:val="en-GB"/>
        </w:rPr>
      </w:pPr>
      <w:r>
        <w:rPr>
          <w:lang w:val="en-GB"/>
        </w:rPr>
        <w:t xml:space="preserve">A provider can provide one or more drives. In </w:t>
      </w:r>
      <w:r w:rsidRPr="00A87873">
        <w:rPr>
          <w:rStyle w:val="ItalicsPACKT"/>
        </w:rPr>
        <w:t>step 2</w:t>
      </w:r>
      <w:r>
        <w:rPr>
          <w:lang w:val="en-GB"/>
        </w:rPr>
        <w:t xml:space="preserve">, you use the </w:t>
      </w:r>
      <w:r w:rsidRPr="00A87873">
        <w:rPr>
          <w:rStyle w:val="CodeInTextPACKT"/>
        </w:rPr>
        <w:t>Get-PSDrive</w:t>
      </w:r>
      <w:r>
        <w:rPr>
          <w:lang w:val="en-GB"/>
        </w:rPr>
        <w:t xml:space="preserve"> cmdlet to discover the drives currently provided by the Registry provider, with output like this:</w:t>
      </w:r>
    </w:p>
    <w:p w14:paraId="6EAFCAC7" w14:textId="01FA571B" w:rsidR="00A87873" w:rsidRDefault="00A87873" w:rsidP="00A87873">
      <w:pPr>
        <w:pStyle w:val="FigurePACKT"/>
      </w:pPr>
      <w:r>
        <w:rPr>
          <w:noProof/>
        </w:rPr>
        <w:drawing>
          <wp:inline distT="0" distB="0" distL="0" distR="0" wp14:anchorId="7BEC6A17" wp14:editId="3B9A3D82">
            <wp:extent cx="3407732" cy="748623"/>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3075" cy="754190"/>
                    </a:xfrm>
                    <a:prstGeom prst="rect">
                      <a:avLst/>
                    </a:prstGeom>
                  </pic:spPr>
                </pic:pic>
              </a:graphicData>
            </a:graphic>
          </wp:inline>
        </w:drawing>
      </w:r>
    </w:p>
    <w:p w14:paraId="55CAFF2A" w14:textId="27812FCD" w:rsidR="00A87873" w:rsidRPr="00DC6325" w:rsidRDefault="00A87873" w:rsidP="00A87873">
      <w:pPr>
        <w:pStyle w:val="FigureCaptionPACKT"/>
      </w:pPr>
      <w:r w:rsidRPr="00DC6325">
        <w:t xml:space="preserve">Figure </w:t>
      </w:r>
      <w:r>
        <w:t>7</w:t>
      </w:r>
      <w:r w:rsidRPr="00DC6325">
        <w:t>.</w:t>
      </w:r>
      <w:r>
        <w:t>17</w:t>
      </w:r>
      <w:r w:rsidRPr="00DC6325">
        <w:t>:</w:t>
      </w:r>
      <w:r>
        <w:t xml:space="preserve"> Viewing the drives in the registry provider</w:t>
      </w:r>
    </w:p>
    <w:p w14:paraId="67ABE132" w14:textId="752E8EB8" w:rsidR="00A87873" w:rsidRDefault="00A87873" w:rsidP="00A87873">
      <w:pPr>
        <w:pStyle w:val="LayoutInformationPACKT"/>
        <w:rPr>
          <w:noProof/>
        </w:rPr>
      </w:pPr>
      <w:r>
        <w:t xml:space="preserve">Insert </w:t>
      </w:r>
      <w:r w:rsidRPr="00C41783">
        <w:t>image</w:t>
      </w:r>
      <w:r>
        <w:t xml:space="preserve"> </w:t>
      </w:r>
      <w:r>
        <w:rPr>
          <w:noProof/>
        </w:rPr>
        <w:t>B18878_07</w:t>
      </w:r>
      <w:r w:rsidRPr="00023EAD">
        <w:rPr>
          <w:noProof/>
        </w:rPr>
        <w:t>_</w:t>
      </w:r>
      <w:r>
        <w:rPr>
          <w:noProof/>
        </w:rPr>
        <w:t>17.png</w:t>
      </w:r>
    </w:p>
    <w:p w14:paraId="36F9CC3D" w14:textId="76C86344" w:rsidR="00A87873" w:rsidRDefault="00A87873" w:rsidP="00A87873">
      <w:pPr>
        <w:pStyle w:val="NormalPACKT"/>
        <w:rPr>
          <w:lang w:val="en-GB"/>
        </w:rPr>
      </w:pPr>
      <w:r>
        <w:rPr>
          <w:lang w:val="en-GB"/>
        </w:rPr>
        <w:t xml:space="preserve">In </w:t>
      </w:r>
      <w:r w:rsidRPr="00A87873">
        <w:rPr>
          <w:rStyle w:val="ItalicsPACKT"/>
        </w:rPr>
        <w:t>step 4</w:t>
      </w:r>
      <w:r>
        <w:rPr>
          <w:lang w:val="en-GB"/>
        </w:rPr>
        <w:t xml:space="preserve">, you use the registry provider to retrieve the registry holding the Registered Owner. The Window installation process writes a value to the registry </w:t>
      </w:r>
      <w:r w:rsidR="00C23277">
        <w:rPr>
          <w:lang w:val="en-GB"/>
        </w:rPr>
        <w:t>contain</w:t>
      </w:r>
      <w:r>
        <w:rPr>
          <w:lang w:val="en-GB"/>
        </w:rPr>
        <w:t>ing th</w:t>
      </w:r>
      <w:r w:rsidR="00C23277">
        <w:rPr>
          <w:lang w:val="en-GB"/>
        </w:rPr>
        <w:t>e name of the system’s</w:t>
      </w:r>
      <w:r>
        <w:rPr>
          <w:lang w:val="en-GB"/>
        </w:rPr>
        <w:t xml:space="preserve"> owner. The output of this step looks like this:</w:t>
      </w:r>
    </w:p>
    <w:p w14:paraId="4F178A0B" w14:textId="080102F8" w:rsidR="00A87873" w:rsidRDefault="00A87873" w:rsidP="00A87873">
      <w:pPr>
        <w:pStyle w:val="FigurePACKT"/>
      </w:pPr>
      <w:r>
        <w:rPr>
          <w:noProof/>
        </w:rPr>
        <w:drawing>
          <wp:inline distT="0" distB="0" distL="0" distR="0" wp14:anchorId="29DB99BE" wp14:editId="3356C344">
            <wp:extent cx="4933020" cy="619224"/>
            <wp:effectExtent l="0" t="0" r="127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9259" cy="620007"/>
                    </a:xfrm>
                    <a:prstGeom prst="rect">
                      <a:avLst/>
                    </a:prstGeom>
                  </pic:spPr>
                </pic:pic>
              </a:graphicData>
            </a:graphic>
          </wp:inline>
        </w:drawing>
      </w:r>
    </w:p>
    <w:p w14:paraId="3C1C932A" w14:textId="08A34546" w:rsidR="00A87873" w:rsidRPr="00A87873" w:rsidRDefault="00A87873" w:rsidP="00A87873">
      <w:pPr>
        <w:pStyle w:val="FigureCaptionPACKT"/>
        <w:rPr>
          <w:u w:val="single"/>
        </w:rPr>
      </w:pPr>
      <w:r w:rsidRPr="00DC6325">
        <w:t xml:space="preserve">Figure </w:t>
      </w:r>
      <w:r>
        <w:t>7</w:t>
      </w:r>
      <w:r w:rsidRPr="00DC6325">
        <w:t>.</w:t>
      </w:r>
      <w:r>
        <w:t>18</w:t>
      </w:r>
      <w:r w:rsidRPr="00DC6325">
        <w:t>:</w:t>
      </w:r>
      <w:r>
        <w:t xml:space="preserve"> Obtaining the re</w:t>
      </w:r>
      <w:r w:rsidR="00C23277">
        <w:t>g</w:t>
      </w:r>
      <w:r>
        <w:t>istered owner via the registry</w:t>
      </w:r>
    </w:p>
    <w:p w14:paraId="2F4675C5" w14:textId="5FCDD0AF" w:rsidR="00A87873" w:rsidRDefault="00A87873" w:rsidP="00A87873">
      <w:pPr>
        <w:pStyle w:val="LayoutInformationPACKT"/>
        <w:rPr>
          <w:noProof/>
        </w:rPr>
      </w:pPr>
      <w:r>
        <w:lastRenderedPageBreak/>
        <w:t xml:space="preserve">Insert </w:t>
      </w:r>
      <w:r w:rsidRPr="00C41783">
        <w:t>image</w:t>
      </w:r>
      <w:r>
        <w:t xml:space="preserve"> </w:t>
      </w:r>
      <w:r>
        <w:rPr>
          <w:noProof/>
        </w:rPr>
        <w:t>B18878_07</w:t>
      </w:r>
      <w:r w:rsidRPr="00023EAD">
        <w:rPr>
          <w:noProof/>
        </w:rPr>
        <w:t>_</w:t>
      </w:r>
      <w:r>
        <w:rPr>
          <w:noProof/>
        </w:rPr>
        <w:t>18.png</w:t>
      </w:r>
    </w:p>
    <w:p w14:paraId="0C052301" w14:textId="383687EE" w:rsidR="00A87873" w:rsidRDefault="00A87873" w:rsidP="00A87873">
      <w:pPr>
        <w:pStyle w:val="NormalPACKT"/>
        <w:rPr>
          <w:lang w:val="en-GB"/>
        </w:rPr>
      </w:pPr>
      <w:r>
        <w:rPr>
          <w:lang w:val="en-GB"/>
        </w:rPr>
        <w:t xml:space="preserve">In </w:t>
      </w:r>
      <w:r w:rsidRPr="00A87873">
        <w:rPr>
          <w:rStyle w:val="ItalicsPACKT"/>
        </w:rPr>
        <w:t>step 5</w:t>
      </w:r>
      <w:r>
        <w:rPr>
          <w:lang w:val="en-GB"/>
        </w:rPr>
        <w:t>, you use the PowerShell alias provider to count the number of aliases, with output like this:</w:t>
      </w:r>
    </w:p>
    <w:p w14:paraId="4E76ACDA" w14:textId="241CB217" w:rsidR="00A87873" w:rsidRDefault="00A87873" w:rsidP="00A87873">
      <w:pPr>
        <w:pStyle w:val="FigurePACKT"/>
      </w:pPr>
      <w:r>
        <w:rPr>
          <w:noProof/>
        </w:rPr>
        <w:drawing>
          <wp:inline distT="0" distB="0" distL="0" distR="0" wp14:anchorId="7BE8ED33" wp14:editId="0C651D23">
            <wp:extent cx="2650741" cy="10292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1584" cy="1033457"/>
                    </a:xfrm>
                    <a:prstGeom prst="rect">
                      <a:avLst/>
                    </a:prstGeom>
                  </pic:spPr>
                </pic:pic>
              </a:graphicData>
            </a:graphic>
          </wp:inline>
        </w:drawing>
      </w:r>
    </w:p>
    <w:p w14:paraId="4D1E4EDE" w14:textId="19E43CF4" w:rsidR="00A87873" w:rsidRPr="00A87873" w:rsidRDefault="00A87873" w:rsidP="00A87873">
      <w:pPr>
        <w:pStyle w:val="FigureCaptionPACKT"/>
        <w:rPr>
          <w:u w:val="single"/>
        </w:rPr>
      </w:pPr>
      <w:r w:rsidRPr="00DC6325">
        <w:t xml:space="preserve">Figure </w:t>
      </w:r>
      <w:r>
        <w:t>7</w:t>
      </w:r>
      <w:r w:rsidRPr="00DC6325">
        <w:t>.</w:t>
      </w:r>
      <w:r>
        <w:t>19</w:t>
      </w:r>
      <w:r w:rsidRPr="00DC6325">
        <w:t>:</w:t>
      </w:r>
      <w:r>
        <w:t xml:space="preserve"> Counting the number of aliases on </w:t>
      </w:r>
      <w:r w:rsidRPr="00A87873">
        <w:rPr>
          <w:rStyle w:val="CodeInTextPACKT"/>
        </w:rPr>
        <w:t>SRV1</w:t>
      </w:r>
    </w:p>
    <w:p w14:paraId="1EC46FD8" w14:textId="34C46ABE" w:rsidR="00A87873" w:rsidRDefault="00A87873" w:rsidP="00A87873">
      <w:pPr>
        <w:pStyle w:val="LayoutInformationPACKT"/>
        <w:rPr>
          <w:noProof/>
        </w:rPr>
      </w:pPr>
      <w:r>
        <w:t xml:space="preserve">Insert </w:t>
      </w:r>
      <w:r w:rsidRPr="00C41783">
        <w:t>image</w:t>
      </w:r>
      <w:r>
        <w:t xml:space="preserve"> </w:t>
      </w:r>
      <w:r>
        <w:rPr>
          <w:noProof/>
        </w:rPr>
        <w:t>B18878_07</w:t>
      </w:r>
      <w:r w:rsidRPr="00023EAD">
        <w:rPr>
          <w:noProof/>
        </w:rPr>
        <w:t>_</w:t>
      </w:r>
      <w:r>
        <w:rPr>
          <w:noProof/>
        </w:rPr>
        <w:t>19.png</w:t>
      </w:r>
    </w:p>
    <w:p w14:paraId="11964694" w14:textId="68ECEB61" w:rsidR="00A87873" w:rsidRDefault="00A87873" w:rsidP="00A87873">
      <w:pPr>
        <w:pStyle w:val="NormalPACKT"/>
        <w:rPr>
          <w:lang w:val="en-GB"/>
        </w:rPr>
      </w:pPr>
      <w:r>
        <w:rPr>
          <w:lang w:val="en-GB"/>
        </w:rPr>
        <w:t xml:space="preserve">In </w:t>
      </w:r>
      <w:r w:rsidRPr="00A87873">
        <w:rPr>
          <w:rStyle w:val="ItalicsPACKT"/>
        </w:rPr>
        <w:t>step 6</w:t>
      </w:r>
      <w:r>
        <w:rPr>
          <w:lang w:val="en-GB"/>
        </w:rPr>
        <w:t xml:space="preserve">, you use the </w:t>
      </w:r>
      <w:r w:rsidRPr="00A87873">
        <w:rPr>
          <w:rStyle w:val="CodeInTextPACKT"/>
        </w:rPr>
        <w:t>Get-ChildItem</w:t>
      </w:r>
      <w:r>
        <w:rPr>
          <w:lang w:val="en-GB"/>
        </w:rPr>
        <w:t xml:space="preserve"> command against the alias provider to discover the aliases to the </w:t>
      </w:r>
      <w:r w:rsidRPr="00A87873">
        <w:rPr>
          <w:rStyle w:val="CodeInTextPACKT"/>
        </w:rPr>
        <w:t>Remove-Item</w:t>
      </w:r>
      <w:r>
        <w:rPr>
          <w:lang w:val="en-GB"/>
        </w:rPr>
        <w:t xml:space="preserve"> command, with output like this:</w:t>
      </w:r>
    </w:p>
    <w:p w14:paraId="002D4099" w14:textId="706A807D" w:rsidR="00A87873" w:rsidRDefault="00A87873" w:rsidP="00A87873">
      <w:pPr>
        <w:pStyle w:val="FigurePACKT"/>
      </w:pPr>
      <w:r>
        <w:rPr>
          <w:noProof/>
        </w:rPr>
        <w:drawing>
          <wp:inline distT="0" distB="0" distL="0" distR="0" wp14:anchorId="40D03039" wp14:editId="4F23EF52">
            <wp:extent cx="3928468" cy="12574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8562" cy="1260637"/>
                    </a:xfrm>
                    <a:prstGeom prst="rect">
                      <a:avLst/>
                    </a:prstGeom>
                  </pic:spPr>
                </pic:pic>
              </a:graphicData>
            </a:graphic>
          </wp:inline>
        </w:drawing>
      </w:r>
    </w:p>
    <w:p w14:paraId="44425D30" w14:textId="39DCDDE8" w:rsidR="00A87873" w:rsidRPr="00A87873" w:rsidRDefault="00A87873" w:rsidP="00A87873">
      <w:pPr>
        <w:pStyle w:val="FigureCaptionPACKT"/>
      </w:pPr>
      <w:r w:rsidRPr="00DC6325">
        <w:t xml:space="preserve">Figure </w:t>
      </w:r>
      <w:r>
        <w:t>7</w:t>
      </w:r>
      <w:r w:rsidRPr="00DC6325">
        <w:t>.</w:t>
      </w:r>
      <w:r>
        <w:t>20</w:t>
      </w:r>
      <w:r w:rsidRPr="00DC6325">
        <w:t>:</w:t>
      </w:r>
      <w:r>
        <w:t xml:space="preserve"> Discovering aliases to the </w:t>
      </w:r>
      <w:r w:rsidRPr="00A87873">
        <w:rPr>
          <w:rStyle w:val="CodeInTextPACKT"/>
        </w:rPr>
        <w:t>Remove-Item</w:t>
      </w:r>
      <w:r>
        <w:t xml:space="preserve"> command</w:t>
      </w:r>
    </w:p>
    <w:p w14:paraId="16F24DEB" w14:textId="0E2D475D" w:rsidR="00A87873" w:rsidRDefault="00A87873" w:rsidP="00A87873">
      <w:pPr>
        <w:pStyle w:val="LayoutInformationPACKT"/>
        <w:rPr>
          <w:noProof/>
        </w:rPr>
      </w:pPr>
      <w:r>
        <w:t xml:space="preserve">Insert </w:t>
      </w:r>
      <w:r w:rsidRPr="00C41783">
        <w:t>image</w:t>
      </w:r>
      <w:r>
        <w:t xml:space="preserve"> </w:t>
      </w:r>
      <w:r>
        <w:rPr>
          <w:noProof/>
        </w:rPr>
        <w:t>B18878_07</w:t>
      </w:r>
      <w:r w:rsidRPr="00023EAD">
        <w:rPr>
          <w:noProof/>
        </w:rPr>
        <w:t>_</w:t>
      </w:r>
      <w:r>
        <w:rPr>
          <w:noProof/>
        </w:rPr>
        <w:t>20.png</w:t>
      </w:r>
    </w:p>
    <w:p w14:paraId="5B4FBC82" w14:textId="3B97CC95" w:rsidR="00A87873" w:rsidRDefault="00A87873" w:rsidP="00A87873">
      <w:pPr>
        <w:pStyle w:val="NormalPACKT"/>
        <w:rPr>
          <w:lang w:val="en-GB"/>
        </w:rPr>
      </w:pPr>
      <w:r>
        <w:rPr>
          <w:lang w:val="en-GB"/>
        </w:rPr>
        <w:t xml:space="preserve">In </w:t>
      </w:r>
      <w:r w:rsidRPr="00A87873">
        <w:rPr>
          <w:rStyle w:val="ItalicsPACKT"/>
        </w:rPr>
        <w:t>step 7</w:t>
      </w:r>
      <w:r>
        <w:rPr>
          <w:lang w:val="en-GB"/>
        </w:rPr>
        <w:t>, you use the Environment Variable provider to count the number of environment variables, with output like this:</w:t>
      </w:r>
    </w:p>
    <w:p w14:paraId="49905090" w14:textId="3CBC2D93" w:rsidR="00A87873" w:rsidRDefault="00A87873" w:rsidP="00A87873">
      <w:pPr>
        <w:pStyle w:val="FigurePACKT"/>
      </w:pPr>
      <w:r>
        <w:rPr>
          <w:noProof/>
        </w:rPr>
        <w:drawing>
          <wp:inline distT="0" distB="0" distL="0" distR="0" wp14:anchorId="1A2D3BAB" wp14:editId="16584122">
            <wp:extent cx="2895477" cy="114939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9246" cy="1154863"/>
                    </a:xfrm>
                    <a:prstGeom prst="rect">
                      <a:avLst/>
                    </a:prstGeom>
                  </pic:spPr>
                </pic:pic>
              </a:graphicData>
            </a:graphic>
          </wp:inline>
        </w:drawing>
      </w:r>
    </w:p>
    <w:p w14:paraId="56CD2048" w14:textId="7227F22B" w:rsidR="00A87873" w:rsidRPr="00A87873" w:rsidRDefault="00A87873" w:rsidP="00A87873">
      <w:pPr>
        <w:pStyle w:val="FigureCaptionPACKT"/>
      </w:pPr>
      <w:r w:rsidRPr="00DC6325">
        <w:t xml:space="preserve">Figure </w:t>
      </w:r>
      <w:r>
        <w:t>7</w:t>
      </w:r>
      <w:r w:rsidRPr="00DC6325">
        <w:t>.</w:t>
      </w:r>
      <w:r>
        <w:t>21</w:t>
      </w:r>
      <w:r w:rsidRPr="00DC6325">
        <w:t>:</w:t>
      </w:r>
      <w:r>
        <w:t xml:space="preserve"> Counting the environment variables on </w:t>
      </w:r>
      <w:r w:rsidRPr="00A87873">
        <w:rPr>
          <w:rStyle w:val="CodeInTextPACKT"/>
        </w:rPr>
        <w:t>SRV1</w:t>
      </w:r>
    </w:p>
    <w:p w14:paraId="165C5F1F" w14:textId="47D6D654" w:rsidR="00A87873" w:rsidRDefault="00A87873" w:rsidP="00A87873">
      <w:pPr>
        <w:pStyle w:val="LayoutInformationPACKT"/>
        <w:rPr>
          <w:noProof/>
        </w:rPr>
      </w:pPr>
      <w:r>
        <w:t xml:space="preserve">Insert </w:t>
      </w:r>
      <w:r w:rsidRPr="00C41783">
        <w:t>image</w:t>
      </w:r>
      <w:r>
        <w:t xml:space="preserve"> </w:t>
      </w:r>
      <w:r>
        <w:rPr>
          <w:noProof/>
        </w:rPr>
        <w:t>B18878_07</w:t>
      </w:r>
      <w:r w:rsidRPr="00023EAD">
        <w:rPr>
          <w:noProof/>
        </w:rPr>
        <w:t>_</w:t>
      </w:r>
      <w:r>
        <w:rPr>
          <w:noProof/>
        </w:rPr>
        <w:t>21.png</w:t>
      </w:r>
    </w:p>
    <w:p w14:paraId="6A4E3ED3" w14:textId="21051FA7" w:rsidR="00A87873" w:rsidRDefault="00A87873" w:rsidP="00A87873">
      <w:pPr>
        <w:pStyle w:val="NormalPACKT"/>
        <w:rPr>
          <w:lang w:val="en-GB"/>
        </w:rPr>
      </w:pPr>
      <w:r>
        <w:rPr>
          <w:lang w:val="en-GB"/>
        </w:rPr>
        <w:t xml:space="preserve">In </w:t>
      </w:r>
      <w:r w:rsidRPr="00A87873">
        <w:rPr>
          <w:rStyle w:val="ItalicsPACKT"/>
        </w:rPr>
        <w:t>step  8</w:t>
      </w:r>
      <w:r>
        <w:rPr>
          <w:lang w:val="en-GB"/>
        </w:rPr>
        <w:t>, you use the Environment variable to retrieve the name of the Windows installation folder, with output like this:</w:t>
      </w:r>
    </w:p>
    <w:p w14:paraId="19099E28" w14:textId="51FAA61D" w:rsidR="00A87873" w:rsidRDefault="006B0405" w:rsidP="00A87873">
      <w:pPr>
        <w:pStyle w:val="FigurePACKT"/>
      </w:pPr>
      <w:r>
        <w:rPr>
          <w:noProof/>
        </w:rPr>
        <w:drawing>
          <wp:inline distT="0" distB="0" distL="0" distR="0" wp14:anchorId="17C37DAE" wp14:editId="67C853C8">
            <wp:extent cx="3890879" cy="524704"/>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5827" cy="525371"/>
                    </a:xfrm>
                    <a:prstGeom prst="rect">
                      <a:avLst/>
                    </a:prstGeom>
                  </pic:spPr>
                </pic:pic>
              </a:graphicData>
            </a:graphic>
          </wp:inline>
        </w:drawing>
      </w:r>
    </w:p>
    <w:p w14:paraId="5F52F059" w14:textId="2946CB4D" w:rsidR="00A87873" w:rsidRPr="00A87873" w:rsidRDefault="00A87873" w:rsidP="00A87873">
      <w:pPr>
        <w:pStyle w:val="FigureCaptionPACKT"/>
      </w:pPr>
      <w:r w:rsidRPr="00DC6325">
        <w:t xml:space="preserve">Figure </w:t>
      </w:r>
      <w:r>
        <w:t>7</w:t>
      </w:r>
      <w:r w:rsidRPr="00DC6325">
        <w:t>.</w:t>
      </w:r>
      <w:r>
        <w:t>2</w:t>
      </w:r>
      <w:r w:rsidR="006B0405">
        <w:t>2</w:t>
      </w:r>
      <w:r w:rsidRPr="00DC6325">
        <w:t>:</w:t>
      </w:r>
      <w:r>
        <w:t xml:space="preserve"> Counting the environment variables</w:t>
      </w:r>
    </w:p>
    <w:p w14:paraId="0BDB5EFA" w14:textId="32AFDCED" w:rsidR="00A87873" w:rsidRDefault="00A87873" w:rsidP="00A87873">
      <w:pPr>
        <w:pStyle w:val="LayoutInformationPACKT"/>
        <w:rPr>
          <w:noProof/>
        </w:rPr>
      </w:pPr>
      <w:r>
        <w:t xml:space="preserve">Insert </w:t>
      </w:r>
      <w:r w:rsidRPr="00C41783">
        <w:t>image</w:t>
      </w:r>
      <w:r>
        <w:t xml:space="preserve"> </w:t>
      </w:r>
      <w:r>
        <w:rPr>
          <w:noProof/>
        </w:rPr>
        <w:t>B18878_07</w:t>
      </w:r>
      <w:r w:rsidRPr="00023EAD">
        <w:rPr>
          <w:noProof/>
        </w:rPr>
        <w:t>_</w:t>
      </w:r>
      <w:r>
        <w:rPr>
          <w:noProof/>
        </w:rPr>
        <w:t>2</w:t>
      </w:r>
      <w:r w:rsidR="006B0405">
        <w:rPr>
          <w:noProof/>
        </w:rPr>
        <w:t>2</w:t>
      </w:r>
      <w:r>
        <w:rPr>
          <w:noProof/>
        </w:rPr>
        <w:t>.png</w:t>
      </w:r>
    </w:p>
    <w:p w14:paraId="16FB4ED3" w14:textId="4C704D62" w:rsidR="00A87873" w:rsidRPr="00A87873" w:rsidRDefault="00A87873" w:rsidP="00A87873">
      <w:pPr>
        <w:pStyle w:val="NormalPACKT"/>
      </w:pPr>
      <w:r>
        <w:lastRenderedPageBreak/>
        <w:t xml:space="preserve">A provider enables you to create drives, which you can think of as placeholders within the underlying data store. In </w:t>
      </w:r>
      <w:r w:rsidRPr="00A87873">
        <w:rPr>
          <w:rStyle w:val="ItalicsPACKT"/>
        </w:rPr>
        <w:t>step 9</w:t>
      </w:r>
      <w:r>
        <w:t xml:space="preserve">. you use the </w:t>
      </w:r>
      <w:r w:rsidRPr="00A87873">
        <w:rPr>
          <w:rStyle w:val="CodeInTextPACKT"/>
        </w:rPr>
        <w:t>Get-PSProvider</w:t>
      </w:r>
      <w:r>
        <w:t xml:space="preserve"> command to retrieve the drives surfaced by the file system provider, with output like this:</w:t>
      </w:r>
    </w:p>
    <w:p w14:paraId="52032FF0" w14:textId="410C374D" w:rsidR="00A87873" w:rsidRDefault="00A87873" w:rsidP="00A87873">
      <w:pPr>
        <w:pStyle w:val="FigurePACKT"/>
      </w:pPr>
      <w:r>
        <w:rPr>
          <w:noProof/>
        </w:rPr>
        <w:drawing>
          <wp:inline distT="0" distB="0" distL="0" distR="0" wp14:anchorId="33749A2F" wp14:editId="5E3D6CA4">
            <wp:extent cx="4501578" cy="130668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9194" cy="1308896"/>
                    </a:xfrm>
                    <a:prstGeom prst="rect">
                      <a:avLst/>
                    </a:prstGeom>
                  </pic:spPr>
                </pic:pic>
              </a:graphicData>
            </a:graphic>
          </wp:inline>
        </w:drawing>
      </w:r>
    </w:p>
    <w:p w14:paraId="2F991E02" w14:textId="15E36FC3" w:rsidR="00A87873" w:rsidRPr="00A87873" w:rsidRDefault="00A87873" w:rsidP="00A87873">
      <w:pPr>
        <w:pStyle w:val="FigureCaptionPACKT"/>
      </w:pPr>
      <w:r w:rsidRPr="00DC6325">
        <w:t xml:space="preserve">Figure </w:t>
      </w:r>
      <w:r>
        <w:t>7</w:t>
      </w:r>
      <w:r w:rsidRPr="00DC6325">
        <w:t>.</w:t>
      </w:r>
      <w:r>
        <w:t>2</w:t>
      </w:r>
      <w:r w:rsidR="006B0405">
        <w:t>3</w:t>
      </w:r>
      <w:r w:rsidRPr="00DC6325">
        <w:t>:</w:t>
      </w:r>
      <w:r>
        <w:t xml:space="preserve"> Getting Drives in the Filesystem provider</w:t>
      </w:r>
    </w:p>
    <w:p w14:paraId="2020EED2" w14:textId="6D6CA0BD" w:rsidR="00A87873" w:rsidRDefault="00A87873" w:rsidP="00A87873">
      <w:pPr>
        <w:pStyle w:val="LayoutInformationPACKT"/>
        <w:rPr>
          <w:noProof/>
        </w:rPr>
      </w:pPr>
      <w:r>
        <w:t xml:space="preserve">Insert </w:t>
      </w:r>
      <w:r w:rsidRPr="00C41783">
        <w:t>image</w:t>
      </w:r>
      <w:r>
        <w:t xml:space="preserve"> </w:t>
      </w:r>
      <w:r>
        <w:rPr>
          <w:noProof/>
        </w:rPr>
        <w:t>B18878_07</w:t>
      </w:r>
      <w:r w:rsidRPr="00023EAD">
        <w:rPr>
          <w:noProof/>
        </w:rPr>
        <w:t>_</w:t>
      </w:r>
      <w:r>
        <w:rPr>
          <w:noProof/>
        </w:rPr>
        <w:t>2</w:t>
      </w:r>
      <w:r w:rsidR="006B0405">
        <w:rPr>
          <w:noProof/>
        </w:rPr>
        <w:t>3</w:t>
      </w:r>
      <w:r>
        <w:rPr>
          <w:noProof/>
        </w:rPr>
        <w:t>.png</w:t>
      </w:r>
    </w:p>
    <w:p w14:paraId="4D66C02A" w14:textId="009526E6" w:rsidR="00383778" w:rsidRDefault="00383778" w:rsidP="00383778">
      <w:pPr>
        <w:pStyle w:val="NormalPACKT"/>
      </w:pPr>
      <w:r>
        <w:t xml:space="preserve">Each provider enables you to define a '‘home drive'’. </w:t>
      </w:r>
      <w:r w:rsidR="006B0405">
        <w:t>Y</w:t>
      </w:r>
      <w:r>
        <w:t xml:space="preserve">ou can use the </w:t>
      </w:r>
      <w:r w:rsidRPr="00383778">
        <w:rPr>
          <w:rStyle w:val="CodeInTextPACKT"/>
        </w:rPr>
        <w:t>Set</w:t>
      </w:r>
      <w:r w:rsidRPr="00383778">
        <w:rPr>
          <w:rStyle w:val="CodeInTextPACKT"/>
        </w:rPr>
        <w:noBreakHyphen/>
        <w:t>Location</w:t>
      </w:r>
      <w:r>
        <w:t xml:space="preserve"> command and </w:t>
      </w:r>
      <w:r w:rsidR="00C23277">
        <w:t>s</w:t>
      </w:r>
      <w:r>
        <w:t>pecify a path of “</w:t>
      </w:r>
      <w:r w:rsidRPr="00383778">
        <w:rPr>
          <w:rStyle w:val="CodeInTextPACKT"/>
        </w:rPr>
        <w:t>~</w:t>
      </w:r>
      <w:r>
        <w:t>” to move to th</w:t>
      </w:r>
      <w:r w:rsidR="006B0405">
        <w:t>e</w:t>
      </w:r>
      <w:r>
        <w:t xml:space="preserve"> home drive. </w:t>
      </w:r>
      <w:r w:rsidR="006B0405">
        <w:t xml:space="preserve">In chapter 1, you created a new PowerShell profile and </w:t>
      </w:r>
      <w:r>
        <w:t xml:space="preserve">set the home drive for the file system provider </w:t>
      </w:r>
      <w:r w:rsidR="006B0405">
        <w:t xml:space="preserve">(in </w:t>
      </w:r>
      <w:r w:rsidRPr="006B0405">
        <w:rPr>
          <w:rStyle w:val="ItalicsPACKT"/>
        </w:rPr>
        <w:t>Installing and Configuring PowerShell</w:t>
      </w:r>
      <w:r w:rsidR="006B0405">
        <w:t>).</w:t>
      </w:r>
      <w:r>
        <w:t xml:space="preserve"> In </w:t>
      </w:r>
      <w:r w:rsidRPr="00383778">
        <w:rPr>
          <w:rStyle w:val="ItalicsPACKT"/>
        </w:rPr>
        <w:t>step 10</w:t>
      </w:r>
      <w:r>
        <w:t>, you get the home drive for the file system provider. The output of this step looks like this:</w:t>
      </w:r>
    </w:p>
    <w:p w14:paraId="47E495DF" w14:textId="73960C11" w:rsidR="006B0405" w:rsidRDefault="006B0405" w:rsidP="00383778">
      <w:pPr>
        <w:pStyle w:val="FigureCaptionPACKT"/>
      </w:pPr>
      <w:r>
        <w:rPr>
          <w:noProof/>
        </w:rPr>
        <w:drawing>
          <wp:inline distT="0" distB="0" distL="0" distR="0" wp14:anchorId="5E59D0B3" wp14:editId="79EA96E7">
            <wp:extent cx="3321036" cy="60998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4729" cy="614338"/>
                    </a:xfrm>
                    <a:prstGeom prst="rect">
                      <a:avLst/>
                    </a:prstGeom>
                  </pic:spPr>
                </pic:pic>
              </a:graphicData>
            </a:graphic>
          </wp:inline>
        </w:drawing>
      </w:r>
    </w:p>
    <w:p w14:paraId="6B631CA9" w14:textId="4601914F" w:rsidR="00383778" w:rsidRDefault="00383778" w:rsidP="00383778">
      <w:pPr>
        <w:pStyle w:val="FigureCaptionPACKT"/>
      </w:pPr>
      <w:r>
        <w:t xml:space="preserve"> </w:t>
      </w:r>
      <w:r w:rsidRPr="00DC6325">
        <w:t xml:space="preserve">Figure </w:t>
      </w:r>
      <w:r>
        <w:t>7</w:t>
      </w:r>
      <w:r w:rsidRPr="00DC6325">
        <w:t>.</w:t>
      </w:r>
      <w:r>
        <w:t>2</w:t>
      </w:r>
      <w:r w:rsidR="006B0405">
        <w:t>4</w:t>
      </w:r>
      <w:r w:rsidRPr="00DC6325">
        <w:t>:</w:t>
      </w:r>
      <w:r>
        <w:t xml:space="preserve"> </w:t>
      </w:r>
      <w:r w:rsidRPr="00383778">
        <w:t xml:space="preserve">Getting </w:t>
      </w:r>
      <w:r w:rsidR="00BE2485">
        <w:t xml:space="preserve">the </w:t>
      </w:r>
      <w:r w:rsidRPr="00383778">
        <w:t xml:space="preserve">Filesystem provider home folder </w:t>
      </w:r>
    </w:p>
    <w:p w14:paraId="544F6B5E" w14:textId="2460FC7F" w:rsidR="00383778" w:rsidRDefault="00383778" w:rsidP="00383778">
      <w:pPr>
        <w:pStyle w:val="LayoutInformationPACKT"/>
        <w:rPr>
          <w:noProof/>
        </w:rPr>
      </w:pPr>
      <w:r>
        <w:t xml:space="preserve">Insert </w:t>
      </w:r>
      <w:r w:rsidRPr="00C41783">
        <w:t>image</w:t>
      </w:r>
      <w:r>
        <w:t xml:space="preserve"> </w:t>
      </w:r>
      <w:r>
        <w:rPr>
          <w:noProof/>
        </w:rPr>
        <w:t>B18878_07</w:t>
      </w:r>
      <w:r w:rsidRPr="00023EAD">
        <w:rPr>
          <w:noProof/>
        </w:rPr>
        <w:t>_</w:t>
      </w:r>
      <w:r>
        <w:rPr>
          <w:noProof/>
        </w:rPr>
        <w:t>2</w:t>
      </w:r>
      <w:r w:rsidR="006B0405">
        <w:rPr>
          <w:noProof/>
        </w:rPr>
        <w:t>4</w:t>
      </w:r>
      <w:r>
        <w:rPr>
          <w:noProof/>
        </w:rPr>
        <w:t>.png</w:t>
      </w:r>
    </w:p>
    <w:p w14:paraId="4BC67E1F" w14:textId="0950A78B" w:rsidR="00383778" w:rsidRDefault="00383778" w:rsidP="00383778">
      <w:pPr>
        <w:pStyle w:val="NormalPACKT"/>
      </w:pPr>
      <w:r>
        <w:t xml:space="preserve">In </w:t>
      </w:r>
      <w:r w:rsidRPr="006B0405">
        <w:rPr>
          <w:rStyle w:val="ItalicsPACKT"/>
        </w:rPr>
        <w:t>step 11</w:t>
      </w:r>
      <w:r>
        <w:t>, you remove all modules</w:t>
      </w:r>
      <w:r w:rsidR="006B0405">
        <w:t xml:space="preserve">, </w:t>
      </w:r>
      <w:r w:rsidR="00BE2485">
        <w:t>removing</w:t>
      </w:r>
      <w:r w:rsidR="006B0405">
        <w:t xml:space="preserve"> any aliases defined by the loaded modules. Then you </w:t>
      </w:r>
      <w:r>
        <w:t>get and count the functions in the Function: drive, with output like this:</w:t>
      </w:r>
    </w:p>
    <w:p w14:paraId="18E13EE2" w14:textId="233D5843" w:rsidR="00383778" w:rsidRDefault="00383778" w:rsidP="006B0405">
      <w:pPr>
        <w:pStyle w:val="FigurePACKT"/>
      </w:pPr>
      <w:r>
        <w:t xml:space="preserve"> </w:t>
      </w:r>
      <w:r w:rsidR="006B0405">
        <w:rPr>
          <w:noProof/>
        </w:rPr>
        <w:drawing>
          <wp:inline distT="0" distB="0" distL="0" distR="0" wp14:anchorId="036FCC13" wp14:editId="5F064F7D">
            <wp:extent cx="3369569" cy="550016"/>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9820" cy="554954"/>
                    </a:xfrm>
                    <a:prstGeom prst="rect">
                      <a:avLst/>
                    </a:prstGeom>
                  </pic:spPr>
                </pic:pic>
              </a:graphicData>
            </a:graphic>
          </wp:inline>
        </w:drawing>
      </w:r>
    </w:p>
    <w:p w14:paraId="2F5C5E76" w14:textId="5D6534D6" w:rsidR="006B0405" w:rsidRDefault="006B0405" w:rsidP="006B0405">
      <w:pPr>
        <w:pStyle w:val="FigureCaptionPACKT"/>
      </w:pPr>
      <w:r w:rsidRPr="00DC6325">
        <w:t xml:space="preserve">Figure </w:t>
      </w:r>
      <w:r>
        <w:t>7</w:t>
      </w:r>
      <w:r w:rsidRPr="00DC6325">
        <w:t>.</w:t>
      </w:r>
      <w:r>
        <w:t>25</w:t>
      </w:r>
      <w:r w:rsidRPr="00DC6325">
        <w:t>:</w:t>
      </w:r>
      <w:r w:rsidRPr="006B0405">
        <w:t xml:space="preserve"> Getting and counting functions available</w:t>
      </w:r>
      <w:r w:rsidRPr="00383778">
        <w:t xml:space="preserve"> </w:t>
      </w:r>
    </w:p>
    <w:p w14:paraId="05A08F2A" w14:textId="216B951F" w:rsidR="006B0405" w:rsidRDefault="006B0405" w:rsidP="006B0405">
      <w:pPr>
        <w:pStyle w:val="LayoutInformationPACKT"/>
        <w:rPr>
          <w:noProof/>
        </w:rPr>
      </w:pPr>
      <w:r>
        <w:t xml:space="preserve">Insert </w:t>
      </w:r>
      <w:r w:rsidRPr="00C41783">
        <w:t>image</w:t>
      </w:r>
      <w:r>
        <w:t xml:space="preserve"> </w:t>
      </w:r>
      <w:r>
        <w:rPr>
          <w:noProof/>
        </w:rPr>
        <w:t>B18878_07</w:t>
      </w:r>
      <w:r w:rsidRPr="00023EAD">
        <w:rPr>
          <w:noProof/>
        </w:rPr>
        <w:t>_</w:t>
      </w:r>
      <w:r>
        <w:rPr>
          <w:noProof/>
        </w:rPr>
        <w:t>25.png</w:t>
      </w:r>
    </w:p>
    <w:p w14:paraId="1868F5A0" w14:textId="1BD34436" w:rsidR="006B0405" w:rsidRDefault="006B0405" w:rsidP="00383778">
      <w:pPr>
        <w:pStyle w:val="NormalPACKT"/>
      </w:pPr>
      <w:r>
        <w:t>To test the alias provider, i</w:t>
      </w:r>
      <w:r w:rsidR="00383778">
        <w:t xml:space="preserve">n </w:t>
      </w:r>
      <w:r w:rsidR="00383778" w:rsidRPr="006B0405">
        <w:rPr>
          <w:rStyle w:val="ItalicsPACKT"/>
        </w:rPr>
        <w:t>step 12</w:t>
      </w:r>
      <w:r w:rsidR="00383778">
        <w:t>, you create a simple function</w:t>
      </w:r>
      <w:r w:rsidR="00BE2485">
        <w:t>. This step</w:t>
      </w:r>
      <w:r w:rsidR="00383778">
        <w:t xml:space="preserve"> generates no output. </w:t>
      </w:r>
    </w:p>
    <w:p w14:paraId="6B3FE447" w14:textId="5B515967" w:rsidR="00383778" w:rsidRDefault="00383778" w:rsidP="00383778">
      <w:pPr>
        <w:pStyle w:val="NormalPACKT"/>
      </w:pPr>
      <w:r>
        <w:t xml:space="preserve">In </w:t>
      </w:r>
      <w:r w:rsidRPr="006B0405">
        <w:rPr>
          <w:rStyle w:val="ItalicsPACKT"/>
        </w:rPr>
        <w:t>step 13</w:t>
      </w:r>
      <w:r>
        <w:t xml:space="preserve">, you check the Function: drive </w:t>
      </w:r>
      <w:r w:rsidR="006B0405">
        <w:t xml:space="preserve">again </w:t>
      </w:r>
      <w:r>
        <w:t xml:space="preserve">to </w:t>
      </w:r>
      <w:r w:rsidR="00000304">
        <w:t>view the number of functions available after adding a f</w:t>
      </w:r>
      <w:r>
        <w:t>unction. The output of this step looks like this:</w:t>
      </w:r>
    </w:p>
    <w:p w14:paraId="0D255B60" w14:textId="607E5408" w:rsidR="00383778" w:rsidRDefault="00354BC8" w:rsidP="006B0405">
      <w:pPr>
        <w:pStyle w:val="FigurePACKT"/>
      </w:pPr>
      <w:r>
        <w:rPr>
          <w:noProof/>
        </w:rPr>
        <w:drawing>
          <wp:inline distT="0" distB="0" distL="0" distR="0" wp14:anchorId="1993CC9D" wp14:editId="4E927964">
            <wp:extent cx="3903910" cy="684897"/>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2807" cy="689967"/>
                    </a:xfrm>
                    <a:prstGeom prst="rect">
                      <a:avLst/>
                    </a:prstGeom>
                  </pic:spPr>
                </pic:pic>
              </a:graphicData>
            </a:graphic>
          </wp:inline>
        </w:drawing>
      </w:r>
      <w:r w:rsidR="00383778">
        <w:t xml:space="preserve"> </w:t>
      </w:r>
    </w:p>
    <w:p w14:paraId="6134AD48" w14:textId="6F0567E0" w:rsidR="006B0405" w:rsidRDefault="006B0405" w:rsidP="006B0405">
      <w:pPr>
        <w:pStyle w:val="FigureCaptionPACKT"/>
      </w:pPr>
      <w:r w:rsidRPr="00DC6325">
        <w:t xml:space="preserve">Figure </w:t>
      </w:r>
      <w:r>
        <w:t>7</w:t>
      </w:r>
      <w:r w:rsidRPr="00DC6325">
        <w:t>.</w:t>
      </w:r>
      <w:r>
        <w:t>26</w:t>
      </w:r>
      <w:r w:rsidRPr="00DC6325">
        <w:t>:</w:t>
      </w:r>
      <w:r w:rsidRPr="006B0405">
        <w:t xml:space="preserve"> Getting and counting functions available</w:t>
      </w:r>
      <w:r w:rsidRPr="00383778">
        <w:t xml:space="preserve"> </w:t>
      </w:r>
      <w:r>
        <w:t>again</w:t>
      </w:r>
    </w:p>
    <w:p w14:paraId="3CE87AE6" w14:textId="3235658D" w:rsidR="006B0405" w:rsidRDefault="006B0405" w:rsidP="006B0405">
      <w:pPr>
        <w:pStyle w:val="LayoutInformationPACKT"/>
        <w:rPr>
          <w:noProof/>
        </w:rPr>
      </w:pPr>
      <w:r>
        <w:t xml:space="preserve">Insert </w:t>
      </w:r>
      <w:r w:rsidRPr="00C41783">
        <w:t>image</w:t>
      </w:r>
      <w:r>
        <w:t xml:space="preserve"> </w:t>
      </w:r>
      <w:r>
        <w:rPr>
          <w:noProof/>
        </w:rPr>
        <w:t>B18878_07</w:t>
      </w:r>
      <w:r w:rsidRPr="00023EAD">
        <w:rPr>
          <w:noProof/>
        </w:rPr>
        <w:t>_</w:t>
      </w:r>
      <w:r>
        <w:rPr>
          <w:noProof/>
        </w:rPr>
        <w:t>26.png</w:t>
      </w:r>
    </w:p>
    <w:p w14:paraId="72AAC9CC" w14:textId="06BAB61E" w:rsidR="004A1F4D" w:rsidRDefault="00000304" w:rsidP="004A1F4D">
      <w:pPr>
        <w:pStyle w:val="NormalPACKT"/>
      </w:pPr>
      <w:r>
        <w:t xml:space="preserve">Objects returned from the Function provider </w:t>
      </w:r>
      <w:r w:rsidR="0011701B">
        <w:t xml:space="preserve">contain </w:t>
      </w:r>
      <w:r w:rsidR="00BE2485">
        <w:t>several</w:t>
      </w:r>
      <w:r w:rsidR="0011701B">
        <w:t xml:space="preserve"> properties, not </w:t>
      </w:r>
      <w:r w:rsidR="00BE2485">
        <w:t xml:space="preserve">the </w:t>
      </w:r>
      <w:r w:rsidR="0011701B">
        <w:t xml:space="preserve">least of which is the function definition. </w:t>
      </w:r>
      <w:r w:rsidR="00383778">
        <w:t xml:space="preserve">In </w:t>
      </w:r>
      <w:r w:rsidR="00383778" w:rsidRPr="006B0405">
        <w:rPr>
          <w:rStyle w:val="ItalicsPACKT"/>
        </w:rPr>
        <w:t>step 1</w:t>
      </w:r>
      <w:r w:rsidR="00354BC8">
        <w:rPr>
          <w:rStyle w:val="ItalicsPACKT"/>
        </w:rPr>
        <w:t>4</w:t>
      </w:r>
      <w:r w:rsidR="00383778">
        <w:t xml:space="preserve">, you </w:t>
      </w:r>
      <w:r w:rsidR="004A1F4D">
        <w:t xml:space="preserve">view the function definition for the </w:t>
      </w:r>
      <w:r w:rsidR="004A1F4D" w:rsidRPr="006B0405">
        <w:rPr>
          <w:rStyle w:val="CodeInTextPACKT"/>
        </w:rPr>
        <w:t>Get-HelloWorld</w:t>
      </w:r>
      <w:r w:rsidR="004A1F4D">
        <w:t xml:space="preserve"> function </w:t>
      </w:r>
      <w:r w:rsidR="00BE2485">
        <w:t>hel</w:t>
      </w:r>
      <w:r w:rsidR="004A1F4D">
        <w:t>d in the Function: drive. The output looks like this:</w:t>
      </w:r>
    </w:p>
    <w:p w14:paraId="1D0C8DF3" w14:textId="77777777" w:rsidR="004A1F4D" w:rsidRDefault="004A1F4D" w:rsidP="004A1F4D">
      <w:pPr>
        <w:pStyle w:val="FigurePACKT"/>
      </w:pPr>
      <w:r>
        <w:rPr>
          <w:noProof/>
        </w:rPr>
        <w:lastRenderedPageBreak/>
        <w:drawing>
          <wp:inline distT="0" distB="0" distL="0" distR="0" wp14:anchorId="74DC5A98" wp14:editId="448C7E4B">
            <wp:extent cx="3645857" cy="289293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930" cy="2902515"/>
                    </a:xfrm>
                    <a:prstGeom prst="rect">
                      <a:avLst/>
                    </a:prstGeom>
                  </pic:spPr>
                </pic:pic>
              </a:graphicData>
            </a:graphic>
          </wp:inline>
        </w:drawing>
      </w:r>
    </w:p>
    <w:p w14:paraId="05AE5A0E" w14:textId="77777777" w:rsidR="004A1F4D" w:rsidRDefault="004A1F4D" w:rsidP="004A1F4D">
      <w:pPr>
        <w:pStyle w:val="FigureCaptionPACKT"/>
      </w:pPr>
      <w:r w:rsidRPr="00DC6325">
        <w:t xml:space="preserve">Figure </w:t>
      </w:r>
      <w:r>
        <w:t>7</w:t>
      </w:r>
      <w:r w:rsidRPr="00DC6325">
        <w:t>.</w:t>
      </w:r>
      <w:r>
        <w:t>27</w:t>
      </w:r>
      <w:r w:rsidRPr="00DC6325">
        <w:t>:</w:t>
      </w:r>
      <w:r w:rsidRPr="006B0405">
        <w:t xml:space="preserve"> Getting function definition from Function: drive</w:t>
      </w:r>
    </w:p>
    <w:p w14:paraId="0CC17619" w14:textId="77777777" w:rsidR="004A1F4D" w:rsidRDefault="004A1F4D" w:rsidP="004A1F4D">
      <w:pPr>
        <w:pStyle w:val="LayoutInformationPACKT"/>
        <w:rPr>
          <w:noProof/>
        </w:rPr>
      </w:pPr>
      <w:r>
        <w:t xml:space="preserve">Insert </w:t>
      </w:r>
      <w:r w:rsidRPr="00C41783">
        <w:t>image</w:t>
      </w:r>
      <w:r>
        <w:t xml:space="preserve"> </w:t>
      </w:r>
      <w:r>
        <w:rPr>
          <w:noProof/>
        </w:rPr>
        <w:t>B18878_07</w:t>
      </w:r>
      <w:r w:rsidRPr="00023EAD">
        <w:rPr>
          <w:noProof/>
        </w:rPr>
        <w:t>_</w:t>
      </w:r>
      <w:r>
        <w:rPr>
          <w:noProof/>
        </w:rPr>
        <w:t>27.png</w:t>
      </w:r>
    </w:p>
    <w:p w14:paraId="14EDF3B9" w14:textId="7DBEE52D" w:rsidR="00FC592A" w:rsidRDefault="00FC592A" w:rsidP="00383778">
      <w:pPr>
        <w:pStyle w:val="NormalPACKT"/>
      </w:pPr>
      <w:r>
        <w:t xml:space="preserve">The Variable: provider enables you to manipulate PowerShell variables. In </w:t>
      </w:r>
      <w:r w:rsidRPr="00FC592A">
        <w:rPr>
          <w:rStyle w:val="ItalicsPACKT"/>
        </w:rPr>
        <w:t>step 15</w:t>
      </w:r>
      <w:r>
        <w:t>, you count the variables available in the current PowerShell session, with output like this:</w:t>
      </w:r>
    </w:p>
    <w:p w14:paraId="634C78E5" w14:textId="292FD63B" w:rsidR="00FC592A" w:rsidRDefault="00FC592A" w:rsidP="00383778">
      <w:pPr>
        <w:pStyle w:val="NormalPACKT"/>
      </w:pPr>
      <w:r>
        <w:rPr>
          <w:noProof/>
        </w:rPr>
        <w:drawing>
          <wp:inline distT="0" distB="0" distL="0" distR="0" wp14:anchorId="2B3A5340" wp14:editId="012F8F86">
            <wp:extent cx="3101827" cy="61759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5461" cy="620305"/>
                    </a:xfrm>
                    <a:prstGeom prst="rect">
                      <a:avLst/>
                    </a:prstGeom>
                  </pic:spPr>
                </pic:pic>
              </a:graphicData>
            </a:graphic>
          </wp:inline>
        </w:drawing>
      </w:r>
    </w:p>
    <w:p w14:paraId="0D830BC2" w14:textId="3F16A7AB" w:rsidR="00FC592A" w:rsidRDefault="00FC592A" w:rsidP="00FC592A">
      <w:pPr>
        <w:pStyle w:val="FigureCaptionPACKT"/>
      </w:pPr>
      <w:r w:rsidRPr="00DC6325">
        <w:t xml:space="preserve">Figure </w:t>
      </w:r>
      <w:r>
        <w:t>7</w:t>
      </w:r>
      <w:r w:rsidRPr="00DC6325">
        <w:t>.</w:t>
      </w:r>
      <w:r>
        <w:t>28</w:t>
      </w:r>
      <w:r w:rsidRPr="00DC6325">
        <w:t>:</w:t>
      </w:r>
      <w:r w:rsidRPr="006B0405">
        <w:t xml:space="preserve"> </w:t>
      </w:r>
      <w:r>
        <w:t xml:space="preserve">Counting variables on </w:t>
      </w:r>
      <w:r w:rsidRPr="00BE2485">
        <w:rPr>
          <w:rStyle w:val="CodeInTextPACKT"/>
        </w:rPr>
        <w:t>SRV1</w:t>
      </w:r>
    </w:p>
    <w:p w14:paraId="7766C27A" w14:textId="077B16F6" w:rsidR="00FC592A" w:rsidRDefault="00FC592A" w:rsidP="00FC592A">
      <w:pPr>
        <w:pStyle w:val="LayoutInformationPACKT"/>
        <w:rPr>
          <w:noProof/>
        </w:rPr>
      </w:pPr>
      <w:r>
        <w:t xml:space="preserve">Insert </w:t>
      </w:r>
      <w:r w:rsidRPr="00C41783">
        <w:t>image</w:t>
      </w:r>
      <w:r>
        <w:t xml:space="preserve"> </w:t>
      </w:r>
      <w:r>
        <w:rPr>
          <w:noProof/>
        </w:rPr>
        <w:t>B18878_07</w:t>
      </w:r>
      <w:r w:rsidRPr="00023EAD">
        <w:rPr>
          <w:noProof/>
        </w:rPr>
        <w:t>_</w:t>
      </w:r>
      <w:r>
        <w:rPr>
          <w:noProof/>
        </w:rPr>
        <w:t>28.png</w:t>
      </w:r>
    </w:p>
    <w:p w14:paraId="78B132D0" w14:textId="2637D770" w:rsidR="00383778" w:rsidRDefault="00FC592A" w:rsidP="00383778">
      <w:pPr>
        <w:pStyle w:val="NormalPACKT"/>
      </w:pPr>
      <w:r>
        <w:t xml:space="preserve"> </w:t>
      </w:r>
      <w:r w:rsidR="0011701B">
        <w:t>The certificate provider enables you to manipulate X.509 digital certif</w:t>
      </w:r>
      <w:r w:rsidR="00BE2485">
        <w:t>icat</w:t>
      </w:r>
      <w:r w:rsidR="0011701B">
        <w:t xml:space="preserve">es stored in the current user or system certificate stores. In </w:t>
      </w:r>
      <w:r w:rsidR="0011701B" w:rsidRPr="00720B46">
        <w:rPr>
          <w:rStyle w:val="ItalicsPACKT"/>
        </w:rPr>
        <w:t>step 16</w:t>
      </w:r>
      <w:r w:rsidR="00383778">
        <w:t>, you get the certificate</w:t>
      </w:r>
      <w:r w:rsidR="00720B46">
        <w:t>s</w:t>
      </w:r>
      <w:r w:rsidR="00383778">
        <w:t xml:space="preserve"> from the current user</w:t>
      </w:r>
      <w:r w:rsidR="007C0C37">
        <w:t>’</w:t>
      </w:r>
      <w:r w:rsidR="00383778">
        <w:t xml:space="preserve">s </w:t>
      </w:r>
      <w:r w:rsidR="007C0C37">
        <w:t>trusted root certificate</w:t>
      </w:r>
      <w:r w:rsidR="00383778">
        <w:t xml:space="preserve"> store, with output like this:</w:t>
      </w:r>
    </w:p>
    <w:p w14:paraId="672F2EF8" w14:textId="712C783F" w:rsidR="007C0C37" w:rsidRDefault="007C0C37" w:rsidP="007C0C37">
      <w:pPr>
        <w:pStyle w:val="FigurePACKT"/>
      </w:pPr>
      <w:r w:rsidRPr="007C0C37">
        <w:rPr>
          <w:noProof/>
        </w:rPr>
        <w:drawing>
          <wp:inline distT="0" distB="0" distL="0" distR="0" wp14:anchorId="520DEA11" wp14:editId="00C58E28">
            <wp:extent cx="3858781" cy="2891307"/>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5275" cy="2896173"/>
                    </a:xfrm>
                    <a:prstGeom prst="rect">
                      <a:avLst/>
                    </a:prstGeom>
                  </pic:spPr>
                </pic:pic>
              </a:graphicData>
            </a:graphic>
          </wp:inline>
        </w:drawing>
      </w:r>
    </w:p>
    <w:p w14:paraId="663A2C5E" w14:textId="4750ABB2" w:rsidR="007C0C37" w:rsidRDefault="007C0C37" w:rsidP="007C0C37">
      <w:pPr>
        <w:pStyle w:val="FigureCaptionPACKT"/>
      </w:pPr>
      <w:r w:rsidRPr="00DC6325">
        <w:lastRenderedPageBreak/>
        <w:t xml:space="preserve">Figure </w:t>
      </w:r>
      <w:r>
        <w:t>7</w:t>
      </w:r>
      <w:r w:rsidRPr="00DC6325">
        <w:t>.</w:t>
      </w:r>
      <w:r>
        <w:t>29</w:t>
      </w:r>
      <w:r w:rsidRPr="00DC6325">
        <w:t>:</w:t>
      </w:r>
      <w:r w:rsidRPr="006B0405">
        <w:t xml:space="preserve"> </w:t>
      </w:r>
      <w:r w:rsidRPr="007C0C37">
        <w:t>Getting certificates from the current user's trusted publisher certificate store</w:t>
      </w:r>
    </w:p>
    <w:p w14:paraId="60C4F607" w14:textId="42BF6AD3" w:rsidR="007C0C37" w:rsidRDefault="007C0C37" w:rsidP="007C0C37">
      <w:pPr>
        <w:pStyle w:val="LayoutInformationPACKT"/>
        <w:rPr>
          <w:noProof/>
        </w:rPr>
      </w:pPr>
      <w:r>
        <w:t xml:space="preserve">Insert </w:t>
      </w:r>
      <w:r w:rsidRPr="00C41783">
        <w:t>image</w:t>
      </w:r>
      <w:r>
        <w:t xml:space="preserve"> </w:t>
      </w:r>
      <w:r>
        <w:rPr>
          <w:noProof/>
        </w:rPr>
        <w:t>B18878_07</w:t>
      </w:r>
      <w:r w:rsidRPr="00023EAD">
        <w:rPr>
          <w:noProof/>
        </w:rPr>
        <w:t>_</w:t>
      </w:r>
      <w:r>
        <w:rPr>
          <w:noProof/>
        </w:rPr>
        <w:t>29.png</w:t>
      </w:r>
    </w:p>
    <w:p w14:paraId="795527EC" w14:textId="7C7D6953" w:rsidR="00383778" w:rsidRDefault="007C0C37" w:rsidP="00383778">
      <w:pPr>
        <w:pStyle w:val="NormalPACKT"/>
      </w:pPr>
      <w:r>
        <w:t>In PowerShell 7, t</w:t>
      </w:r>
      <w:r w:rsidR="00383778">
        <w:t xml:space="preserve">he WinRM service </w:t>
      </w:r>
      <w:r>
        <w:t xml:space="preserve">provides the underpinnings to </w:t>
      </w:r>
      <w:r w:rsidR="00383778">
        <w:t>PowerShell remoting.</w:t>
      </w:r>
      <w:r>
        <w:t xml:space="preserve"> Remoting uses WinRM to send PowerShell commands to a remote host and receive a response. With WinRM, y</w:t>
      </w:r>
      <w:r w:rsidR="00383778">
        <w:t xml:space="preserve">ou configure the </w:t>
      </w:r>
      <w:r>
        <w:t xml:space="preserve">WinRM </w:t>
      </w:r>
      <w:r w:rsidR="00383778">
        <w:t xml:space="preserve">client and </w:t>
      </w:r>
      <w:r>
        <w:t xml:space="preserve">WinRM </w:t>
      </w:r>
      <w:r w:rsidR="00383778">
        <w:t xml:space="preserve">server by updating items in the WSMan: drive. You can view the ports used by the WSMan client and WSMan server services on the </w:t>
      </w:r>
      <w:r w:rsidR="00383778" w:rsidRPr="007C0C37">
        <w:rPr>
          <w:rStyle w:val="CodeInTextPACKT"/>
        </w:rPr>
        <w:t>SRV1</w:t>
      </w:r>
      <w:r w:rsidR="00383778">
        <w:t xml:space="preserve"> host, as shown in </w:t>
      </w:r>
      <w:r w:rsidR="00383778" w:rsidRPr="007C0C37">
        <w:rPr>
          <w:rStyle w:val="ItalicsPACKT"/>
        </w:rPr>
        <w:t>step 1</w:t>
      </w:r>
      <w:r w:rsidR="00383778">
        <w:t>. The output looks like this:</w:t>
      </w:r>
    </w:p>
    <w:p w14:paraId="52E98078" w14:textId="3CC0D6D4" w:rsidR="00383778" w:rsidRDefault="00383778" w:rsidP="00AE7A1B">
      <w:pPr>
        <w:pStyle w:val="FigurePACKT"/>
      </w:pPr>
      <w:r>
        <w:t xml:space="preserve"> </w:t>
      </w:r>
      <w:r w:rsidR="00AE7A1B">
        <w:rPr>
          <w:noProof/>
        </w:rPr>
        <w:drawing>
          <wp:inline distT="0" distB="0" distL="0" distR="0" wp14:anchorId="33ECFC8B" wp14:editId="5920495F">
            <wp:extent cx="5731510" cy="13931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93190"/>
                    </a:xfrm>
                    <a:prstGeom prst="rect">
                      <a:avLst/>
                    </a:prstGeom>
                  </pic:spPr>
                </pic:pic>
              </a:graphicData>
            </a:graphic>
          </wp:inline>
        </w:drawing>
      </w:r>
    </w:p>
    <w:p w14:paraId="55654D6B" w14:textId="59ECA41A" w:rsidR="00AE7A1B" w:rsidRDefault="00AE7A1B" w:rsidP="00AE7A1B">
      <w:pPr>
        <w:pStyle w:val="FigureCaptionPACKT"/>
      </w:pPr>
      <w:r w:rsidRPr="00DC6325">
        <w:t xml:space="preserve">Figure </w:t>
      </w:r>
      <w:r>
        <w:t>7</w:t>
      </w:r>
      <w:r w:rsidRPr="00DC6325">
        <w:t>.</w:t>
      </w:r>
      <w:r>
        <w:t>30</w:t>
      </w:r>
      <w:r w:rsidRPr="00DC6325">
        <w:t>:</w:t>
      </w:r>
      <w:r w:rsidRPr="006B0405">
        <w:t xml:space="preserve"> </w:t>
      </w:r>
      <w:r>
        <w:t>Getting WSMan service ports</w:t>
      </w:r>
    </w:p>
    <w:p w14:paraId="2A57EE4B" w14:textId="27603FCE" w:rsidR="00AE7A1B" w:rsidRDefault="00AE7A1B" w:rsidP="00AE7A1B">
      <w:pPr>
        <w:pStyle w:val="LayoutInformationPACKT"/>
        <w:rPr>
          <w:noProof/>
        </w:rPr>
      </w:pPr>
      <w:r>
        <w:t xml:space="preserve">Insert </w:t>
      </w:r>
      <w:r w:rsidRPr="00C41783">
        <w:t>image</w:t>
      </w:r>
      <w:r>
        <w:t xml:space="preserve"> </w:t>
      </w:r>
      <w:r>
        <w:rPr>
          <w:noProof/>
        </w:rPr>
        <w:t>B18878_07</w:t>
      </w:r>
      <w:r w:rsidRPr="00023EAD">
        <w:rPr>
          <w:noProof/>
        </w:rPr>
        <w:t>_</w:t>
      </w:r>
      <w:r w:rsidR="00E10BE7">
        <w:rPr>
          <w:noProof/>
        </w:rPr>
        <w:t>30</w:t>
      </w:r>
      <w:r>
        <w:rPr>
          <w:noProof/>
        </w:rPr>
        <w:t>.png</w:t>
      </w:r>
    </w:p>
    <w:p w14:paraId="6D65D527" w14:textId="7ABC76DD" w:rsidR="00383778" w:rsidRDefault="00AE7A1B" w:rsidP="00383778">
      <w:pPr>
        <w:pStyle w:val="NormalPACKT"/>
      </w:pPr>
      <w:r>
        <w:t>To show how you can configure WinRM, i</w:t>
      </w:r>
      <w:r w:rsidR="00383778">
        <w:t xml:space="preserve">n </w:t>
      </w:r>
      <w:r w:rsidR="00383778" w:rsidRPr="00AE7A1B">
        <w:rPr>
          <w:rStyle w:val="ItalicsPACKT"/>
        </w:rPr>
        <w:t>step 1</w:t>
      </w:r>
      <w:r w:rsidRPr="00AE7A1B">
        <w:rPr>
          <w:rStyle w:val="ItalicsPACKT"/>
        </w:rPr>
        <w:t>8</w:t>
      </w:r>
      <w:r w:rsidR="00383778">
        <w:t xml:space="preserve">, you set WinRM to trust </w:t>
      </w:r>
      <w:r>
        <w:t xml:space="preserve">explicitly </w:t>
      </w:r>
      <w:r w:rsidR="00383778">
        <w:t>any</w:t>
      </w:r>
      <w:r>
        <w:t xml:space="preserve"> remote</w:t>
      </w:r>
      <w:r w:rsidR="00383778">
        <w:t xml:space="preserve"> host by setting the TrustedHhosts item in the WSMan</w:t>
      </w:r>
      <w:r>
        <w:t>:</w:t>
      </w:r>
      <w:r w:rsidR="00383778">
        <w:t xml:space="preserve"> drive. There is no output from this step.</w:t>
      </w:r>
      <w:r w:rsidR="00E10BE7">
        <w:t xml:space="preserve"> </w:t>
      </w:r>
    </w:p>
    <w:p w14:paraId="76AF3A57" w14:textId="485B010A" w:rsidR="00383778" w:rsidRDefault="00AE7A1B" w:rsidP="00383778">
      <w:pPr>
        <w:pStyle w:val="NormalPACKT"/>
      </w:pPr>
      <w:r>
        <w:t xml:space="preserve">Creating a provider in native C# is often a daunting step. But you can simplify the creation of customized providers by using the SHiPS module. </w:t>
      </w:r>
      <w:r w:rsidR="00BE2485">
        <w:t>O</w:t>
      </w:r>
      <w:r>
        <w:t xml:space="preserve">ne module created using SHiPS, is CimPSDrive. This module contains a CIM database provider enabling you to navigate the WMI database using PowerShell item commands. </w:t>
      </w:r>
      <w:r w:rsidR="00383778">
        <w:t xml:space="preserve">In </w:t>
      </w:r>
      <w:r w:rsidR="00383778" w:rsidRPr="00E10BE7">
        <w:rPr>
          <w:rStyle w:val="ItalicsPACKT"/>
        </w:rPr>
        <w:t>step 20</w:t>
      </w:r>
      <w:r w:rsidR="00383778">
        <w:t xml:space="preserve">, you install the SHiPS and CimPSDrive modules, creating no output. Then in </w:t>
      </w:r>
      <w:r w:rsidR="00383778" w:rsidRPr="00E10BE7">
        <w:rPr>
          <w:rStyle w:val="ItalicsPACKT"/>
        </w:rPr>
        <w:t>step 21</w:t>
      </w:r>
      <w:r w:rsidR="00383778">
        <w:t>, you import the CimPSDrive module and create a drive, which looks like this:</w:t>
      </w:r>
    </w:p>
    <w:p w14:paraId="0F5501B9" w14:textId="3D95D26D" w:rsidR="00E10BE7" w:rsidRDefault="00E10BE7" w:rsidP="00383778">
      <w:pPr>
        <w:pStyle w:val="NormalPACKT"/>
      </w:pPr>
      <w:r>
        <w:rPr>
          <w:noProof/>
        </w:rPr>
        <w:drawing>
          <wp:inline distT="0" distB="0" distL="0" distR="0" wp14:anchorId="37B66D4D" wp14:editId="3E71CF1E">
            <wp:extent cx="4781047" cy="106892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6909" cy="1074711"/>
                    </a:xfrm>
                    <a:prstGeom prst="rect">
                      <a:avLst/>
                    </a:prstGeom>
                  </pic:spPr>
                </pic:pic>
              </a:graphicData>
            </a:graphic>
          </wp:inline>
        </w:drawing>
      </w:r>
    </w:p>
    <w:p w14:paraId="730580A7" w14:textId="012AB502" w:rsidR="00E10BE7" w:rsidRDefault="00E10BE7" w:rsidP="00E10BE7">
      <w:pPr>
        <w:pStyle w:val="FigureCaptionPACKT"/>
      </w:pPr>
      <w:r w:rsidRPr="00DC6325">
        <w:t xml:space="preserve">Figure </w:t>
      </w:r>
      <w:r>
        <w:t>7</w:t>
      </w:r>
      <w:r w:rsidRPr="00DC6325">
        <w:t>.</w:t>
      </w:r>
      <w:r>
        <w:t>31</w:t>
      </w:r>
      <w:r w:rsidRPr="00DC6325">
        <w:t>:</w:t>
      </w:r>
      <w:r w:rsidRPr="006B0405">
        <w:t xml:space="preserve"> </w:t>
      </w:r>
      <w:r w:rsidRPr="00E10BE7">
        <w:t>Importing the CimPSDrive module and creating a drive</w:t>
      </w:r>
    </w:p>
    <w:p w14:paraId="352575DD" w14:textId="322607C6" w:rsidR="00E10BE7" w:rsidRDefault="00E10BE7" w:rsidP="00E10BE7">
      <w:pPr>
        <w:pStyle w:val="LayoutInformationPACKT"/>
        <w:rPr>
          <w:noProof/>
        </w:rPr>
      </w:pPr>
      <w:r>
        <w:t xml:space="preserve">Insert </w:t>
      </w:r>
      <w:r w:rsidRPr="00C41783">
        <w:t>image</w:t>
      </w:r>
      <w:r>
        <w:t xml:space="preserve"> </w:t>
      </w:r>
      <w:r>
        <w:rPr>
          <w:noProof/>
        </w:rPr>
        <w:t>B18878_07</w:t>
      </w:r>
      <w:r w:rsidRPr="00023EAD">
        <w:rPr>
          <w:noProof/>
        </w:rPr>
        <w:t>_</w:t>
      </w:r>
      <w:r>
        <w:rPr>
          <w:noProof/>
        </w:rPr>
        <w:t>31.png</w:t>
      </w:r>
    </w:p>
    <w:p w14:paraId="78051722" w14:textId="601C323E" w:rsidR="00E10BE7" w:rsidRDefault="00E10BE7" w:rsidP="00E10BE7">
      <w:pPr>
        <w:pStyle w:val="NormalPACKT"/>
      </w:pPr>
      <w:r>
        <w:t xml:space="preserve">In </w:t>
      </w:r>
      <w:r w:rsidRPr="00E10BE7">
        <w:rPr>
          <w:rStyle w:val="ItalicsPACKT"/>
        </w:rPr>
        <w:t>step 22</w:t>
      </w:r>
      <w:r>
        <w:t xml:space="preserve">, you use the newly created CIM PSDrive and examine the values of the </w:t>
      </w:r>
      <w:r w:rsidRPr="00E10BE7">
        <w:rPr>
          <w:rStyle w:val="CodeInTextPACKT"/>
        </w:rPr>
        <w:t>Win32_Bios</w:t>
      </w:r>
      <w:r>
        <w:t xml:space="preserve"> class, with output like this:</w:t>
      </w:r>
    </w:p>
    <w:p w14:paraId="34C05B2D" w14:textId="46214473" w:rsidR="00E10BE7" w:rsidRDefault="0075113E" w:rsidP="0075113E">
      <w:pPr>
        <w:pStyle w:val="FigurePACKT"/>
      </w:pPr>
      <w:r>
        <w:rPr>
          <w:noProof/>
        </w:rPr>
        <w:drawing>
          <wp:inline distT="0" distB="0" distL="0" distR="0" wp14:anchorId="3E1A032B" wp14:editId="2AE53747">
            <wp:extent cx="3560011" cy="116756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77998" cy="1173468"/>
                    </a:xfrm>
                    <a:prstGeom prst="rect">
                      <a:avLst/>
                    </a:prstGeom>
                  </pic:spPr>
                </pic:pic>
              </a:graphicData>
            </a:graphic>
          </wp:inline>
        </w:drawing>
      </w:r>
    </w:p>
    <w:p w14:paraId="455A9CE7" w14:textId="68D1BB4D" w:rsidR="0075113E" w:rsidRDefault="0075113E" w:rsidP="0075113E">
      <w:pPr>
        <w:pStyle w:val="FigureCaptionPACKT"/>
      </w:pPr>
      <w:r w:rsidRPr="00DC6325">
        <w:t xml:space="preserve">Figure </w:t>
      </w:r>
      <w:r>
        <w:t>7</w:t>
      </w:r>
      <w:r w:rsidRPr="00DC6325">
        <w:t>.</w:t>
      </w:r>
      <w:r>
        <w:t>32</w:t>
      </w:r>
      <w:r w:rsidRPr="00DC6325">
        <w:t>:</w:t>
      </w:r>
      <w:r w:rsidRPr="006B0405">
        <w:t xml:space="preserve"> </w:t>
      </w:r>
      <w:r>
        <w:t>Viewing a WMI Class</w:t>
      </w:r>
    </w:p>
    <w:p w14:paraId="0CB24F4E" w14:textId="39310923" w:rsidR="00A87873" w:rsidRPr="0075113E" w:rsidRDefault="0075113E" w:rsidP="0075113E">
      <w:pPr>
        <w:pStyle w:val="LayoutInformationPACKT"/>
        <w:rPr>
          <w:noProof/>
        </w:rPr>
      </w:pPr>
      <w:r>
        <w:t xml:space="preserve">Insert </w:t>
      </w:r>
      <w:r w:rsidRPr="00C41783">
        <w:t>image</w:t>
      </w:r>
      <w:r>
        <w:t xml:space="preserve"> </w:t>
      </w:r>
      <w:r>
        <w:rPr>
          <w:noProof/>
        </w:rPr>
        <w:t>B18878_07</w:t>
      </w:r>
      <w:r w:rsidRPr="00023EAD">
        <w:rPr>
          <w:noProof/>
        </w:rPr>
        <w:t>_</w:t>
      </w:r>
      <w:r>
        <w:rPr>
          <w:noProof/>
        </w:rPr>
        <w:t>3</w:t>
      </w:r>
      <w:r w:rsidR="00281C8E">
        <w:rPr>
          <w:noProof/>
        </w:rPr>
        <w:t>2</w:t>
      </w:r>
      <w:r>
        <w:rPr>
          <w:noProof/>
        </w:rPr>
        <w:t>.png</w:t>
      </w:r>
    </w:p>
    <w:p w14:paraId="286E74EB" w14:textId="59E2A59E" w:rsidR="00905EC2" w:rsidRDefault="00905EC2" w:rsidP="00905EC2">
      <w:pPr>
        <w:pStyle w:val="Heading2"/>
      </w:pPr>
      <w:r>
        <w:lastRenderedPageBreak/>
        <w:t>There's more...</w:t>
      </w:r>
    </w:p>
    <w:p w14:paraId="709355FB" w14:textId="2BB2BD04" w:rsidR="00B6494B" w:rsidRPr="00B6494B" w:rsidRDefault="00B6494B" w:rsidP="00B6494B">
      <w:pPr>
        <w:pStyle w:val="NormalPACKT"/>
        <w:rPr>
          <w:lang w:val="en-GB"/>
        </w:rPr>
      </w:pPr>
      <w:r w:rsidRPr="00B6494B">
        <w:rPr>
          <w:lang w:val="en-GB"/>
        </w:rPr>
        <w:t xml:space="preserve">In </w:t>
      </w:r>
      <w:r w:rsidRPr="00B6494B">
        <w:rPr>
          <w:rStyle w:val="ItalicsPACKT"/>
          <w:lang w:val="en-GB"/>
        </w:rPr>
        <w:t>step 4</w:t>
      </w:r>
      <w:r w:rsidRPr="00B6494B">
        <w:rPr>
          <w:lang w:val="en-GB"/>
        </w:rPr>
        <w:t xml:space="preserve">, you use the registry provider to return the registered owner of this system. </w:t>
      </w:r>
      <w:r>
        <w:rPr>
          <w:lang w:val="en-GB"/>
        </w:rPr>
        <w:t>The Windows Installation</w:t>
      </w:r>
      <w:r w:rsidR="00BE2485">
        <w:rPr>
          <w:lang w:val="en-GB"/>
        </w:rPr>
        <w:t xml:space="preserve"> process</w:t>
      </w:r>
      <w:r>
        <w:rPr>
          <w:lang w:val="en-GB"/>
        </w:rPr>
        <w:t xml:space="preserve"> sets this value when you install the OS</w:t>
      </w:r>
      <w:r w:rsidRPr="00B6494B">
        <w:rPr>
          <w:lang w:val="en-GB"/>
        </w:rPr>
        <w:t>. If you use the Resource Kit build scripts on GitHub, the unattended XML files provide a user name and organization. Of course, you can change this in the XML or subsequently</w:t>
      </w:r>
      <w:r>
        <w:rPr>
          <w:lang w:val="en-GB"/>
        </w:rPr>
        <w:t xml:space="preserve"> (by editing the registry</w:t>
      </w:r>
      <w:r w:rsidRPr="00B6494B">
        <w:rPr>
          <w:lang w:val="en-GB"/>
        </w:rPr>
        <w:t>.</w:t>
      </w:r>
    </w:p>
    <w:p w14:paraId="5F567A0A" w14:textId="030A1733" w:rsidR="00B6494B" w:rsidRPr="00B6494B" w:rsidRDefault="00B6494B" w:rsidP="00B6494B">
      <w:pPr>
        <w:pStyle w:val="NormalPACKT"/>
        <w:rPr>
          <w:lang w:val="en-GB"/>
        </w:rPr>
      </w:pPr>
      <w:r w:rsidRPr="00B6494B">
        <w:rPr>
          <w:lang w:val="en-GB"/>
        </w:rPr>
        <w:t xml:space="preserve">In </w:t>
      </w:r>
      <w:r w:rsidRPr="00B6494B">
        <w:rPr>
          <w:rStyle w:val="ItalicsPACKT"/>
          <w:lang w:val="en-GB"/>
        </w:rPr>
        <w:t>step 11</w:t>
      </w:r>
      <w:r w:rsidRPr="00B6494B">
        <w:rPr>
          <w:lang w:val="en-GB"/>
        </w:rPr>
        <w:t xml:space="preserve">, you check PowerShell’s Function: drive., This drive holds an entry for every function within a PowerShell session. Since PowerShell has no </w:t>
      </w:r>
      <w:r w:rsidRPr="00B6494B">
        <w:rPr>
          <w:rStyle w:val="ItalicsPACKT"/>
          <w:lang w:val="en-GB"/>
        </w:rPr>
        <w:t>Remove-Function</w:t>
      </w:r>
      <w:r w:rsidRPr="00B6494B">
        <w:rPr>
          <w:lang w:val="en-GB"/>
        </w:rPr>
        <w:t xml:space="preserve"> command, to remove a function from your PowerShell sessi</w:t>
      </w:r>
      <w:r w:rsidR="00BE2485">
        <w:rPr>
          <w:lang w:val="en-GB"/>
        </w:rPr>
        <w:t>o</w:t>
      </w:r>
      <w:r w:rsidRPr="00B6494B">
        <w:rPr>
          <w:lang w:val="en-GB"/>
        </w:rPr>
        <w:t>n, you remove a function by removing its entry (Remove-Item -Path Function:&lt;functon to remover).</w:t>
      </w:r>
    </w:p>
    <w:p w14:paraId="1394B537" w14:textId="1C4E036D" w:rsidR="00B6494B" w:rsidRPr="00B6494B" w:rsidRDefault="00BE2485" w:rsidP="00B6494B">
      <w:pPr>
        <w:pStyle w:val="NormalPACKT"/>
        <w:rPr>
          <w:lang w:val="en-GB"/>
        </w:rPr>
      </w:pPr>
      <w:r>
        <w:rPr>
          <w:lang w:val="en-GB"/>
        </w:rPr>
        <w:t>Step 16 lets</w:t>
      </w:r>
      <w:r w:rsidR="00B6494B" w:rsidRPr="00B6494B">
        <w:rPr>
          <w:lang w:val="en-GB"/>
        </w:rPr>
        <w:t xml:space="preserve"> you view the trusted root CA certificates in the local machine’s certificate store. </w:t>
      </w:r>
      <w:r>
        <w:rPr>
          <w:lang w:val="en-GB"/>
        </w:rPr>
        <w:t xml:space="preserve">Depending on your organization’s needs, you can add or remove certificates from this store – but be very careful. Microsoft maintains these root certificates as part of the Microsoft Root Certificate Program, which supports the distribution of root certificates, enabling customers to trust Windows products. You can read more about this program at </w:t>
      </w:r>
      <w:r w:rsidRPr="00410634">
        <w:rPr>
          <w:rStyle w:val="URLPACKTChar"/>
          <w:rPrChange w:id="16" w:author="Liam Draper" w:date="2022-09-12T00:36:00Z">
            <w:rPr>
              <w:lang w:val="en-GB"/>
            </w:rPr>
          </w:rPrChange>
        </w:rPr>
        <w:t>https://docs.microsoft.com/</w:t>
      </w:r>
      <w:del w:id="17" w:author="Liam Draper" w:date="2022-09-12T00:36:00Z">
        <w:r w:rsidRPr="00410634" w:rsidDel="00410634">
          <w:rPr>
            <w:rStyle w:val="URLPACKTChar"/>
            <w:rPrChange w:id="18" w:author="Liam Draper" w:date="2022-09-12T00:36:00Z">
              <w:rPr>
                <w:lang w:val="en-GB"/>
              </w:rPr>
            </w:rPrChange>
          </w:rPr>
          <w:delText xml:space="preserve"> </w:delText>
        </w:r>
      </w:del>
      <w:r w:rsidRPr="00410634">
        <w:rPr>
          <w:rStyle w:val="URLPACKTChar"/>
          <w:rPrChange w:id="19" w:author="Liam Draper" w:date="2022-09-12T00:36:00Z">
            <w:rPr>
              <w:lang w:val="en-GB"/>
            </w:rPr>
          </w:rPrChange>
        </w:rPr>
        <w:t>security/trusted-root/program-requirements</w:t>
      </w:r>
      <w:r w:rsidR="00B6494B">
        <w:rPr>
          <w:lang w:val="en-GB"/>
        </w:rPr>
        <w:t>.</w:t>
      </w:r>
    </w:p>
    <w:p w14:paraId="4AF8C1D1" w14:textId="174A2493" w:rsidR="00B6494B" w:rsidRPr="00B6494B" w:rsidRDefault="00B6494B" w:rsidP="00B6494B">
      <w:pPr>
        <w:pStyle w:val="NormalPACKT"/>
        <w:rPr>
          <w:lang w:val="en-GB"/>
        </w:rPr>
      </w:pPr>
      <w:r w:rsidRPr="00B6494B">
        <w:rPr>
          <w:lang w:val="en-GB"/>
        </w:rPr>
        <w:t xml:space="preserve">In </w:t>
      </w:r>
      <w:r w:rsidRPr="00B6494B">
        <w:rPr>
          <w:rStyle w:val="ItalicsPACKT"/>
          <w:lang w:val="en-GB"/>
        </w:rPr>
        <w:t>step 1</w:t>
      </w:r>
      <w:r w:rsidRPr="00B6494B">
        <w:rPr>
          <w:rStyle w:val="ItalicsPACKT"/>
        </w:rPr>
        <w:t>8</w:t>
      </w:r>
      <w:r w:rsidRPr="00B6494B">
        <w:rPr>
          <w:lang w:val="en-GB"/>
        </w:rPr>
        <w:t>, you set the WinRM TrustedHosts item to “*</w:t>
      </w:r>
      <w:r w:rsidR="00BE2485">
        <w:rPr>
          <w:lang w:val="en-GB"/>
        </w:rPr>
        <w:t>,</w:t>
      </w:r>
      <w:r w:rsidRPr="00B6494B">
        <w:rPr>
          <w:lang w:val="en-GB"/>
        </w:rPr>
        <w:t>”</w:t>
      </w:r>
      <w:r w:rsidR="00BE2485">
        <w:rPr>
          <w:lang w:val="en-GB"/>
        </w:rPr>
        <w:t xml:space="preserve"> which </w:t>
      </w:r>
      <w:r w:rsidRPr="00B6494B">
        <w:rPr>
          <w:lang w:val="en-GB"/>
        </w:rPr>
        <w:t xml:space="preserve">means that whenever PowerShell negotiates a remoting connection with a remote host, it trusts the remote host machine is who it says it is and is not an imposter. </w:t>
      </w:r>
      <w:r w:rsidR="00BE2485">
        <w:rPr>
          <w:lang w:val="en-GB"/>
        </w:rPr>
        <w:t>Setting TrustedHosts like this can have</w:t>
      </w:r>
      <w:r w:rsidRPr="00B6494B">
        <w:rPr>
          <w:lang w:val="en-GB"/>
        </w:rPr>
        <w:t xml:space="preserve"> security implications – you should be careful about when and where you modify this setting.</w:t>
      </w:r>
    </w:p>
    <w:p w14:paraId="66F87AEF" w14:textId="62EA1ABB" w:rsidR="0075113E" w:rsidRPr="0075113E" w:rsidRDefault="00B6494B" w:rsidP="00B6494B">
      <w:pPr>
        <w:pStyle w:val="NormalPACKT"/>
        <w:rPr>
          <w:lang w:val="en-GB"/>
        </w:rPr>
      </w:pPr>
      <w:r w:rsidRPr="00B6494B">
        <w:rPr>
          <w:lang w:val="en-GB"/>
        </w:rPr>
        <w:t xml:space="preserve">The SHiPS framework, which you install in </w:t>
      </w:r>
      <w:r w:rsidRPr="003F7CEB">
        <w:rPr>
          <w:rStyle w:val="ItalicsPACKT"/>
          <w:lang w:val="en-GB"/>
        </w:rPr>
        <w:t xml:space="preserve">step </w:t>
      </w:r>
      <w:r w:rsidR="003F7CEB" w:rsidRPr="003F7CEB">
        <w:rPr>
          <w:rStyle w:val="ItalicsPACKT"/>
        </w:rPr>
        <w:t>19</w:t>
      </w:r>
      <w:r w:rsidRPr="00B6494B">
        <w:rPr>
          <w:lang w:val="en-GB"/>
        </w:rPr>
        <w:t>, is a module that helps you to develop a provider. Th</w:t>
      </w:r>
      <w:r w:rsidR="00BE2485">
        <w:rPr>
          <w:lang w:val="en-GB"/>
        </w:rPr>
        <w:t xml:space="preserve">is framework can be useful in enabling you to create new providers to unlock data in your organization. The framework is available, as you see in this recipe, from the PowerShell Gallery or from GitHub at: </w:t>
      </w:r>
      <w:r w:rsidR="00BE2485" w:rsidRPr="00BE2485">
        <w:rPr>
          <w:rStyle w:val="URLPACKTChar"/>
        </w:rPr>
        <w:t>https://github.com/PowerShell/SHiPS</w:t>
      </w:r>
      <w:r w:rsidR="00BE2485">
        <w:rPr>
          <w:lang w:val="en-GB"/>
        </w:rPr>
        <w:t xml:space="preserve">. For a deeper explanation of the SHiPS framework, see </w:t>
      </w:r>
      <w:r w:rsidR="00BE2485" w:rsidRPr="00BE2485">
        <w:rPr>
          <w:rStyle w:val="URLPACKTChar"/>
        </w:rPr>
        <w:t>https://4sysops.com/archives/create-a-custom-powershell-provider/</w:t>
      </w:r>
      <w:r w:rsidR="003F7CEB">
        <w:rPr>
          <w:lang w:val="en-GB"/>
        </w:rPr>
        <w:t>.</w:t>
      </w:r>
    </w:p>
    <w:p w14:paraId="308812D2" w14:textId="5B9986E9" w:rsidR="00905EC2" w:rsidRDefault="00905EC2" w:rsidP="00905EC2">
      <w:pPr>
        <w:pStyle w:val="Heading1"/>
        <w:tabs>
          <w:tab w:val="left" w:pos="0"/>
        </w:tabs>
      </w:pPr>
      <w:r>
        <w:t>Managing Storage Replica</w:t>
      </w:r>
    </w:p>
    <w:p w14:paraId="550ED1BE" w14:textId="77777777" w:rsidR="003F7CEB" w:rsidRDefault="003F7CEB" w:rsidP="003F7CEB">
      <w:pPr>
        <w:pStyle w:val="NormalPACKT"/>
        <w:rPr>
          <w:lang w:val="en-GB"/>
        </w:rPr>
      </w:pPr>
      <w:r w:rsidRPr="003F7CEB">
        <w:rPr>
          <w:lang w:val="en-GB"/>
        </w:rPr>
        <w:t xml:space="preserve">Storage Replica (SR) is a feature of Windows Server 2022 that replicates storage volumes to other systems. SR is only available with the Windows Server </w:t>
      </w:r>
      <w:r>
        <w:rPr>
          <w:lang w:val="en-GB"/>
        </w:rPr>
        <w:t>2022</w:t>
      </w:r>
      <w:r w:rsidRPr="003F7CEB">
        <w:rPr>
          <w:lang w:val="en-GB"/>
        </w:rPr>
        <w:t xml:space="preserve"> Datacenter edition. </w:t>
      </w:r>
    </w:p>
    <w:p w14:paraId="2BD97C00" w14:textId="59A5FCC5" w:rsidR="003F7CEB" w:rsidRPr="003F7CEB" w:rsidRDefault="00BE2485" w:rsidP="003F7CEB">
      <w:pPr>
        <w:pStyle w:val="NormalPACKT"/>
        <w:rPr>
          <w:lang w:val="en-GB"/>
        </w:rPr>
      </w:pPr>
      <w:r>
        <w:rPr>
          <w:lang w:val="en-GB"/>
        </w:rPr>
        <w:t xml:space="preserve">You typically use Storage Replica to maintain a complete replica of one or more disk volumes, typically for disaster recovery. SR works on a volume basis. Once you configure SR and create a replication partnership, SR replicates all the files in a volume, for example, the </w:t>
      </w:r>
      <w:r w:rsidRPr="00BE7413">
        <w:rPr>
          <w:rStyle w:val="CodeInTextPACKT"/>
          <w:rPrChange w:id="20" w:author="Liam Draper" w:date="2022-09-08T11:35:00Z">
            <w:rPr>
              <w:lang w:val="en-GB"/>
            </w:rPr>
          </w:rPrChange>
        </w:rPr>
        <w:t>F:</w:t>
      </w:r>
      <w:r>
        <w:rPr>
          <w:lang w:val="en-GB"/>
        </w:rPr>
        <w:t xml:space="preserve"> Drive, to a disk on another host, for instance, </w:t>
      </w:r>
      <w:r w:rsidRPr="00BE2485">
        <w:rPr>
          <w:rStyle w:val="CodeInTextPACKT"/>
        </w:rPr>
        <w:t>SRV2</w:t>
      </w:r>
      <w:r>
        <w:rPr>
          <w:lang w:val="en-GB"/>
        </w:rPr>
        <w:t xml:space="preserve">. After setting up the SR partnership, as you update the </w:t>
      </w:r>
      <w:r w:rsidRPr="00BE7413">
        <w:rPr>
          <w:rStyle w:val="CodeInTextPACKT"/>
          <w:rPrChange w:id="21" w:author="Liam Draper" w:date="2022-09-08T11:35:00Z">
            <w:rPr>
              <w:lang w:val="en-GB"/>
            </w:rPr>
          </w:rPrChange>
        </w:rPr>
        <w:t>F:</w:t>
      </w:r>
      <w:r>
        <w:rPr>
          <w:lang w:val="en-GB"/>
        </w:rPr>
        <w:t xml:space="preserve"> drive, Windows automatically updates the target drive on </w:t>
      </w:r>
      <w:r w:rsidRPr="00BE2485">
        <w:rPr>
          <w:rStyle w:val="CodeInTextPACKT"/>
        </w:rPr>
        <w:t>SRV2</w:t>
      </w:r>
      <w:r>
        <w:rPr>
          <w:lang w:val="en-GB"/>
        </w:rPr>
        <w:t xml:space="preserve">. However, you cannot see the files on </w:t>
      </w:r>
      <w:r w:rsidRPr="00BE2485">
        <w:rPr>
          <w:rStyle w:val="CodeInTextPACKT"/>
        </w:rPr>
        <w:t>SR</w:t>
      </w:r>
      <w:r>
        <w:rPr>
          <w:rStyle w:val="CodeInTextPACKT"/>
        </w:rPr>
        <w:t>V</w:t>
      </w:r>
      <w:r w:rsidRPr="00BE2485">
        <w:rPr>
          <w:rStyle w:val="CodeInTextPACKT"/>
        </w:rPr>
        <w:t>2</w:t>
      </w:r>
      <w:r>
        <w:rPr>
          <w:lang w:val="en-GB"/>
        </w:rPr>
        <w:t>. An SR partnership also requires a drive on the source and destination hosts for internal logging</w:t>
      </w:r>
      <w:r w:rsidR="003F7CEB" w:rsidRPr="003F7CEB">
        <w:rPr>
          <w:lang w:val="en-GB"/>
        </w:rPr>
        <w:t>.</w:t>
      </w:r>
    </w:p>
    <w:p w14:paraId="6F46C5A6" w14:textId="46A79360" w:rsidR="00905EC2" w:rsidRDefault="00905EC2" w:rsidP="00905EC2">
      <w:pPr>
        <w:pStyle w:val="Heading2"/>
        <w:tabs>
          <w:tab w:val="left" w:pos="0"/>
        </w:tabs>
      </w:pPr>
      <w:r>
        <w:t>Getting ready</w:t>
      </w:r>
    </w:p>
    <w:p w14:paraId="25CD952E" w14:textId="2208EDE9" w:rsidR="003F7CEB" w:rsidRDefault="00281C8E" w:rsidP="003F7CEB">
      <w:pPr>
        <w:pStyle w:val="NormalPACKT"/>
        <w:rPr>
          <w:lang w:val="en-GB"/>
        </w:rPr>
      </w:pPr>
      <w:r>
        <w:rPr>
          <w:lang w:val="en-GB"/>
        </w:rPr>
        <w:t xml:space="preserve">You use both </w:t>
      </w:r>
      <w:r w:rsidRPr="00281C8E">
        <w:rPr>
          <w:rStyle w:val="CodeInTextPACKT"/>
        </w:rPr>
        <w:t>SRV1</w:t>
      </w:r>
      <w:r>
        <w:rPr>
          <w:lang w:val="en-GB"/>
        </w:rPr>
        <w:t xml:space="preserve"> and </w:t>
      </w:r>
      <w:r w:rsidRPr="00281C8E">
        <w:rPr>
          <w:rStyle w:val="CodeInTextPACKT"/>
        </w:rPr>
        <w:t>SRV2</w:t>
      </w:r>
      <w:r>
        <w:rPr>
          <w:lang w:val="en-GB"/>
        </w:rPr>
        <w:t xml:space="preserve"> in this recipe. </w:t>
      </w:r>
      <w:r w:rsidR="00BE2485">
        <w:rPr>
          <w:lang w:val="en-GB"/>
        </w:rPr>
        <w:t xml:space="preserve">After adding and configuring additional virtual disks to this host, you run this recipe on </w:t>
      </w:r>
      <w:r w:rsidR="00BE2485" w:rsidRPr="00BE2485">
        <w:rPr>
          <w:rStyle w:val="CodeInTextPACKT"/>
        </w:rPr>
        <w:t>SRV1</w:t>
      </w:r>
      <w:r w:rsidR="00BE2485">
        <w:rPr>
          <w:lang w:val="en-GB"/>
        </w:rPr>
        <w:t>, a domain-joined host in the Reskit.Org domain</w:t>
      </w:r>
      <w:r w:rsidR="003F7CEB" w:rsidRPr="003F7CEB">
        <w:rPr>
          <w:lang w:val="en-GB"/>
        </w:rPr>
        <w:t xml:space="preserve">. You must have installed PowerShell 7 and VS Code on this host. This recipe uses the </w:t>
      </w:r>
      <w:r w:rsidR="00454268" w:rsidRPr="00BE2485">
        <w:rPr>
          <w:rStyle w:val="CodeInTextPACKT"/>
        </w:rPr>
        <w:t>S</w:t>
      </w:r>
      <w:r w:rsidR="003F7CEB" w:rsidRPr="00BE2485">
        <w:rPr>
          <w:rStyle w:val="CodeInTextPACKT"/>
        </w:rPr>
        <w:t>:</w:t>
      </w:r>
      <w:r w:rsidR="003F7CEB" w:rsidRPr="003F7CEB">
        <w:rPr>
          <w:lang w:val="en-GB"/>
        </w:rPr>
        <w:t xml:space="preserve"> drive you created earlier on </w:t>
      </w:r>
      <w:r w:rsidR="003F7CEB" w:rsidRPr="00454268">
        <w:rPr>
          <w:rStyle w:val="CodeInTextPACKT"/>
          <w:lang w:val="en-GB"/>
        </w:rPr>
        <w:t>SRV1</w:t>
      </w:r>
      <w:r w:rsidR="003F7CEB" w:rsidRPr="003F7CEB">
        <w:rPr>
          <w:lang w:val="en-GB"/>
        </w:rPr>
        <w:t xml:space="preserve"> in Managing disks, plus a new </w:t>
      </w:r>
      <w:r w:rsidR="003F7CEB" w:rsidRPr="00BE7413">
        <w:rPr>
          <w:rStyle w:val="CodeInTextPACKT"/>
          <w:rPrChange w:id="22" w:author="Liam Draper" w:date="2022-09-08T11:35:00Z">
            <w:rPr>
              <w:lang w:val="en-GB"/>
            </w:rPr>
          </w:rPrChange>
        </w:rPr>
        <w:t>G:</w:t>
      </w:r>
      <w:r w:rsidR="003F7CEB" w:rsidRPr="003F7CEB">
        <w:rPr>
          <w:lang w:val="en-GB"/>
        </w:rPr>
        <w:t xml:space="preserve"> drive, which you create</w:t>
      </w:r>
      <w:r w:rsidR="00BE2485">
        <w:rPr>
          <w:lang w:val="en-GB"/>
        </w:rPr>
        <w:t>d</w:t>
      </w:r>
      <w:r w:rsidR="003F7CEB" w:rsidRPr="003F7CEB">
        <w:rPr>
          <w:lang w:val="en-GB"/>
        </w:rPr>
        <w:t xml:space="preserve"> </w:t>
      </w:r>
      <w:r w:rsidR="00BE2485">
        <w:rPr>
          <w:lang w:val="en-GB"/>
        </w:rPr>
        <w:t>o</w:t>
      </w:r>
      <w:r w:rsidR="003F7CEB" w:rsidRPr="003F7CEB">
        <w:rPr>
          <w:lang w:val="en-GB"/>
        </w:rPr>
        <w:t>n disk number 3</w:t>
      </w:r>
      <w:r>
        <w:rPr>
          <w:lang w:val="en-GB"/>
        </w:rPr>
        <w:t xml:space="preserve">. You also create </w:t>
      </w:r>
      <w:r w:rsidR="003F7CEB" w:rsidRPr="003F7CEB">
        <w:rPr>
          <w:lang w:val="en-GB"/>
        </w:rPr>
        <w:t xml:space="preserve">the corresponding disks on </w:t>
      </w:r>
      <w:r w:rsidR="003F7CEB" w:rsidRPr="00281C8E">
        <w:rPr>
          <w:rStyle w:val="CodeInTextPACKT"/>
        </w:rPr>
        <w:t>SRV2</w:t>
      </w:r>
      <w:r w:rsidR="003F7CEB" w:rsidRPr="003F7CEB">
        <w:rPr>
          <w:lang w:val="en-GB"/>
        </w:rPr>
        <w:t>)</w:t>
      </w:r>
    </w:p>
    <w:p w14:paraId="7C541327" w14:textId="34465083" w:rsidR="00905EC2" w:rsidRDefault="00905EC2" w:rsidP="00905EC2">
      <w:pPr>
        <w:pStyle w:val="Heading2"/>
        <w:tabs>
          <w:tab w:val="left" w:pos="0"/>
        </w:tabs>
      </w:pPr>
      <w:r>
        <w:t>How to do it...</w:t>
      </w:r>
    </w:p>
    <w:p w14:paraId="28425003" w14:textId="4B9BC67B" w:rsidR="00281C8E" w:rsidRPr="00281C8E" w:rsidRDefault="00281C8E" w:rsidP="00281C8E">
      <w:pPr>
        <w:pStyle w:val="NumberedBulletPACKT"/>
        <w:numPr>
          <w:ilvl w:val="0"/>
          <w:numId w:val="31"/>
        </w:numPr>
        <w:rPr>
          <w:color w:val="000000"/>
          <w:lang w:val="en-GB" w:eastAsia="en-GB"/>
        </w:rPr>
      </w:pPr>
      <w:r w:rsidRPr="00281C8E">
        <w:rPr>
          <w:lang w:val="en-GB" w:eastAsia="en-GB"/>
        </w:rPr>
        <w:t xml:space="preserve">Getting </w:t>
      </w:r>
      <w:r w:rsidR="00BE2485">
        <w:rPr>
          <w:lang w:val="en-GB" w:eastAsia="en-GB"/>
        </w:rPr>
        <w:t xml:space="preserve">the </w:t>
      </w:r>
      <w:r w:rsidRPr="00281C8E">
        <w:rPr>
          <w:lang w:val="en-GB" w:eastAsia="en-GB"/>
        </w:rPr>
        <w:t>disk number of the disk holding the S partition</w:t>
      </w:r>
    </w:p>
    <w:p w14:paraId="3311DCD8" w14:textId="77777777" w:rsidR="00281C8E" w:rsidRPr="00281C8E" w:rsidRDefault="00281C8E" w:rsidP="00281C8E">
      <w:pPr>
        <w:pStyle w:val="CodePACKT"/>
      </w:pPr>
    </w:p>
    <w:p w14:paraId="13044CAC" w14:textId="59587F20" w:rsidR="00281C8E" w:rsidRPr="00281C8E" w:rsidRDefault="00281C8E" w:rsidP="00281C8E">
      <w:pPr>
        <w:pStyle w:val="CodePACKT"/>
      </w:pPr>
      <w:r w:rsidRPr="00281C8E">
        <w:t>$Part = Get-Partition -DriveLetter S</w:t>
      </w:r>
    </w:p>
    <w:p w14:paraId="26FE2433" w14:textId="77777777" w:rsidR="00281C8E" w:rsidRPr="00281C8E" w:rsidRDefault="00281C8E" w:rsidP="00281C8E">
      <w:pPr>
        <w:pStyle w:val="CodePACKT"/>
      </w:pPr>
      <w:r w:rsidRPr="00281C8E">
        <w:t>"S drive on disk [$($Part.DiskNumber)]"</w:t>
      </w:r>
    </w:p>
    <w:p w14:paraId="7EBF7777" w14:textId="77777777" w:rsidR="00281C8E" w:rsidRPr="00281C8E" w:rsidRDefault="00281C8E" w:rsidP="00281C8E">
      <w:pPr>
        <w:pStyle w:val="CodePACKT"/>
      </w:pPr>
    </w:p>
    <w:p w14:paraId="12570040" w14:textId="1B86A465" w:rsidR="00281C8E" w:rsidRPr="00281C8E" w:rsidRDefault="00281C8E" w:rsidP="00281C8E">
      <w:pPr>
        <w:pStyle w:val="NumberedBulletPACKT"/>
        <w:rPr>
          <w:color w:val="000000"/>
          <w:lang w:val="en-GB" w:eastAsia="en-GB"/>
        </w:rPr>
      </w:pPr>
      <w:r w:rsidRPr="00281C8E">
        <w:rPr>
          <w:lang w:val="en-GB" w:eastAsia="en-GB"/>
        </w:rPr>
        <w:t xml:space="preserve">Creating </w:t>
      </w:r>
      <w:r w:rsidRPr="00BE7413">
        <w:rPr>
          <w:rStyle w:val="CodeInTextPACKT"/>
          <w:rPrChange w:id="23" w:author="Liam Draper" w:date="2022-09-08T11:35:00Z">
            <w:rPr>
              <w:lang w:val="en-GB" w:eastAsia="en-GB"/>
            </w:rPr>
          </w:rPrChange>
        </w:rPr>
        <w:t>S:</w:t>
      </w:r>
      <w:r w:rsidRPr="00281C8E">
        <w:rPr>
          <w:lang w:val="en-GB" w:eastAsia="en-GB"/>
        </w:rPr>
        <w:t xml:space="preserve"> drive on </w:t>
      </w:r>
      <w:r w:rsidRPr="00281C8E">
        <w:rPr>
          <w:rStyle w:val="CodeInTextPACKT"/>
        </w:rPr>
        <w:t>SRV2</w:t>
      </w:r>
    </w:p>
    <w:p w14:paraId="7C4503F5" w14:textId="77777777" w:rsidR="00281C8E" w:rsidRPr="00281C8E" w:rsidRDefault="00281C8E" w:rsidP="00281C8E">
      <w:pPr>
        <w:pStyle w:val="CodePACKT"/>
      </w:pPr>
    </w:p>
    <w:p w14:paraId="2EB16002" w14:textId="53584467" w:rsidR="00281C8E" w:rsidRPr="00281C8E" w:rsidRDefault="00281C8E" w:rsidP="00281C8E">
      <w:pPr>
        <w:pStyle w:val="CodePACKT"/>
      </w:pPr>
      <w:r w:rsidRPr="00281C8E">
        <w:t>$ScriptBlock = {</w:t>
      </w:r>
    </w:p>
    <w:p w14:paraId="65BCEE83" w14:textId="77777777" w:rsidR="00281C8E" w:rsidRPr="00281C8E" w:rsidRDefault="00281C8E" w:rsidP="00281C8E">
      <w:pPr>
        <w:pStyle w:val="CodePACKT"/>
      </w:pPr>
      <w:r w:rsidRPr="00281C8E">
        <w:t>  Initialize-Disk -Number $using:Part.DiskNumber -PartitionStyle GPT</w:t>
      </w:r>
    </w:p>
    <w:p w14:paraId="1C1703DD" w14:textId="77777777" w:rsidR="00281C8E" w:rsidRPr="00281C8E" w:rsidRDefault="00281C8E" w:rsidP="00281C8E">
      <w:pPr>
        <w:pStyle w:val="CodePACKT"/>
      </w:pPr>
      <w:r w:rsidRPr="00281C8E">
        <w:t>  $NVHT = @{</w:t>
      </w:r>
    </w:p>
    <w:p w14:paraId="39FBFAD2" w14:textId="77777777" w:rsidR="00281C8E" w:rsidRPr="00281C8E" w:rsidRDefault="00281C8E" w:rsidP="00281C8E">
      <w:pPr>
        <w:pStyle w:val="CodePACKT"/>
      </w:pPr>
      <w:r w:rsidRPr="00281C8E">
        <w:t>   DiskNumber   =  $using:Part.DiskNumber</w:t>
      </w:r>
    </w:p>
    <w:p w14:paraId="12D21359" w14:textId="77777777" w:rsidR="00281C8E" w:rsidRPr="00281C8E" w:rsidRDefault="00281C8E" w:rsidP="00281C8E">
      <w:pPr>
        <w:pStyle w:val="CodePACKT"/>
      </w:pPr>
      <w:r w:rsidRPr="00281C8E">
        <w:t xml:space="preserve">    FriendlyName = 'Files' </w:t>
      </w:r>
    </w:p>
    <w:p w14:paraId="203CF4A2" w14:textId="77777777" w:rsidR="00281C8E" w:rsidRPr="00281C8E" w:rsidRDefault="00281C8E" w:rsidP="00281C8E">
      <w:pPr>
        <w:pStyle w:val="CodePACKT"/>
      </w:pPr>
      <w:r w:rsidRPr="00281C8E">
        <w:t xml:space="preserve">    FileSystem   = 'NTFS' </w:t>
      </w:r>
    </w:p>
    <w:p w14:paraId="5D81A046" w14:textId="77777777" w:rsidR="00281C8E" w:rsidRPr="00281C8E" w:rsidRDefault="00281C8E" w:rsidP="00281C8E">
      <w:pPr>
        <w:pStyle w:val="CodePACKT"/>
      </w:pPr>
      <w:r w:rsidRPr="00281C8E">
        <w:t>    DriveLetter  = 'S'</w:t>
      </w:r>
    </w:p>
    <w:p w14:paraId="50EE8AD3" w14:textId="77777777" w:rsidR="00281C8E" w:rsidRPr="00281C8E" w:rsidRDefault="00281C8E" w:rsidP="00281C8E">
      <w:pPr>
        <w:pStyle w:val="CodePACKT"/>
      </w:pPr>
      <w:r w:rsidRPr="00281C8E">
        <w:t>  }</w:t>
      </w:r>
    </w:p>
    <w:p w14:paraId="6A50A1FB" w14:textId="77777777" w:rsidR="00281C8E" w:rsidRPr="00281C8E" w:rsidRDefault="00281C8E" w:rsidP="00281C8E">
      <w:pPr>
        <w:pStyle w:val="CodePACKT"/>
      </w:pPr>
      <w:r w:rsidRPr="00281C8E">
        <w:t>  New-Volume @NVHT</w:t>
      </w:r>
    </w:p>
    <w:p w14:paraId="32631884" w14:textId="77777777" w:rsidR="00281C8E" w:rsidRPr="00281C8E" w:rsidRDefault="00281C8E" w:rsidP="00281C8E">
      <w:pPr>
        <w:pStyle w:val="CodePACKT"/>
      </w:pPr>
      <w:r w:rsidRPr="00281C8E">
        <w:t>}</w:t>
      </w:r>
    </w:p>
    <w:p w14:paraId="1EB03CDF" w14:textId="77777777" w:rsidR="00281C8E" w:rsidRPr="00281C8E" w:rsidRDefault="00281C8E" w:rsidP="00281C8E">
      <w:pPr>
        <w:pStyle w:val="CodePACKT"/>
      </w:pPr>
      <w:r w:rsidRPr="00281C8E">
        <w:t xml:space="preserve">Invoke-Command -ComputerName SRV2 -ScriptBlock $ScriptBlock </w:t>
      </w:r>
    </w:p>
    <w:p w14:paraId="6A1C0456" w14:textId="77777777" w:rsidR="00281C8E" w:rsidRPr="00281C8E" w:rsidRDefault="00281C8E" w:rsidP="00281C8E">
      <w:pPr>
        <w:pStyle w:val="CodePACKT"/>
      </w:pPr>
    </w:p>
    <w:p w14:paraId="4FDF4277" w14:textId="11AE621D" w:rsidR="00281C8E" w:rsidRPr="00281C8E" w:rsidRDefault="00281C8E" w:rsidP="00281C8E">
      <w:pPr>
        <w:pStyle w:val="NumberedBulletPACKT"/>
        <w:rPr>
          <w:color w:val="000000"/>
          <w:lang w:val="en-GB" w:eastAsia="en-GB"/>
        </w:rPr>
      </w:pPr>
      <w:r w:rsidRPr="00281C8E">
        <w:rPr>
          <w:lang w:val="en-GB" w:eastAsia="en-GB"/>
        </w:rPr>
        <w:t xml:space="preserve">Creating content on </w:t>
      </w:r>
      <w:r w:rsidRPr="00BE7413">
        <w:rPr>
          <w:rStyle w:val="CodeInTextPACKT"/>
          <w:rPrChange w:id="24" w:author="Liam Draper" w:date="2022-09-08T11:36:00Z">
            <w:rPr>
              <w:lang w:val="en-GB" w:eastAsia="en-GB"/>
            </w:rPr>
          </w:rPrChange>
        </w:rPr>
        <w:t>S:</w:t>
      </w:r>
      <w:r w:rsidRPr="00281C8E">
        <w:rPr>
          <w:lang w:val="en-GB" w:eastAsia="en-GB"/>
        </w:rPr>
        <w:t xml:space="preserve"> on </w:t>
      </w:r>
      <w:r w:rsidRPr="006B2427">
        <w:rPr>
          <w:rStyle w:val="CodeInTextPACKT"/>
        </w:rPr>
        <w:t>SRV1</w:t>
      </w:r>
    </w:p>
    <w:p w14:paraId="54A5CBD8" w14:textId="77777777" w:rsidR="00281C8E" w:rsidRPr="00281C8E" w:rsidRDefault="00281C8E" w:rsidP="00281C8E">
      <w:pPr>
        <w:pStyle w:val="CodePACKT"/>
      </w:pPr>
    </w:p>
    <w:p w14:paraId="4305A64C" w14:textId="1BD1A4A3" w:rsidR="00281C8E" w:rsidRPr="00281C8E" w:rsidRDefault="00281C8E" w:rsidP="00281C8E">
      <w:pPr>
        <w:pStyle w:val="CodePACKT"/>
      </w:pPr>
      <w:r w:rsidRPr="00281C8E">
        <w:t>1..100 | ForEach-Object {</w:t>
      </w:r>
    </w:p>
    <w:p w14:paraId="4AC98DFF" w14:textId="77777777" w:rsidR="00281C8E" w:rsidRPr="00281C8E" w:rsidRDefault="00281C8E" w:rsidP="00281C8E">
      <w:pPr>
        <w:pStyle w:val="CodePACKT"/>
      </w:pPr>
      <w:r w:rsidRPr="00281C8E">
        <w:t>  $NewFldr = "S:\CoolFolder$_"</w:t>
      </w:r>
    </w:p>
    <w:p w14:paraId="3159480E" w14:textId="77777777" w:rsidR="00281C8E" w:rsidRPr="00281C8E" w:rsidRDefault="00281C8E" w:rsidP="00281C8E">
      <w:pPr>
        <w:pStyle w:val="CodePACKT"/>
      </w:pPr>
      <w:r w:rsidRPr="00281C8E">
        <w:t>  New-Item -Path $NewFldr -ItemType Directory | Out-Null</w:t>
      </w:r>
    </w:p>
    <w:p w14:paraId="492E0173" w14:textId="77777777" w:rsidR="00281C8E" w:rsidRPr="00281C8E" w:rsidRDefault="00281C8E" w:rsidP="00281C8E">
      <w:pPr>
        <w:pStyle w:val="CodePACKT"/>
      </w:pPr>
      <w:r w:rsidRPr="00281C8E">
        <w:t>  1..100 | ForEach-Object {</w:t>
      </w:r>
    </w:p>
    <w:p w14:paraId="04FA73BF" w14:textId="77777777" w:rsidR="00281C8E" w:rsidRPr="00281C8E" w:rsidRDefault="00281C8E" w:rsidP="00281C8E">
      <w:pPr>
        <w:pStyle w:val="CodePACKT"/>
      </w:pPr>
      <w:r w:rsidRPr="00281C8E">
        <w:t>    $NewFile = "$NewFldr\CoolFile$_"</w:t>
      </w:r>
    </w:p>
    <w:p w14:paraId="17370722" w14:textId="77777777" w:rsidR="00281C8E" w:rsidRPr="00281C8E" w:rsidRDefault="00281C8E" w:rsidP="00281C8E">
      <w:pPr>
        <w:pStyle w:val="CodePACKT"/>
      </w:pPr>
      <w:r w:rsidRPr="00281C8E">
        <w:t>    "Cool File" | Out-File -PSPath $NewFile</w:t>
      </w:r>
    </w:p>
    <w:p w14:paraId="3519654A" w14:textId="77777777" w:rsidR="00281C8E" w:rsidRPr="00281C8E" w:rsidRDefault="00281C8E" w:rsidP="00281C8E">
      <w:pPr>
        <w:pStyle w:val="CodePACKT"/>
      </w:pPr>
      <w:r w:rsidRPr="00281C8E">
        <w:t>  }</w:t>
      </w:r>
    </w:p>
    <w:p w14:paraId="2A4F9BBB" w14:textId="77777777" w:rsidR="00281C8E" w:rsidRPr="00281C8E" w:rsidRDefault="00281C8E" w:rsidP="00281C8E">
      <w:pPr>
        <w:pStyle w:val="CodePACKT"/>
      </w:pPr>
      <w:r w:rsidRPr="00281C8E">
        <w:t>}</w:t>
      </w:r>
    </w:p>
    <w:p w14:paraId="4B161239" w14:textId="77777777" w:rsidR="00281C8E" w:rsidRPr="00281C8E" w:rsidRDefault="00281C8E" w:rsidP="00281C8E">
      <w:pPr>
        <w:pStyle w:val="CodePACKT"/>
      </w:pPr>
    </w:p>
    <w:p w14:paraId="28C604E0" w14:textId="57ADF0CB" w:rsidR="00281C8E" w:rsidRPr="00281C8E" w:rsidRDefault="00281C8E" w:rsidP="00281C8E">
      <w:pPr>
        <w:pStyle w:val="NumberedBulletPACKT"/>
        <w:rPr>
          <w:color w:val="000000"/>
          <w:lang w:val="en-GB" w:eastAsia="en-GB"/>
        </w:rPr>
      </w:pPr>
      <w:r w:rsidRPr="00281C8E">
        <w:rPr>
          <w:lang w:val="en-GB" w:eastAsia="en-GB"/>
        </w:rPr>
        <w:t xml:space="preserve">Counting files/folders on </w:t>
      </w:r>
      <w:r w:rsidRPr="00BE7413">
        <w:rPr>
          <w:rStyle w:val="CodeInTextPACKT"/>
          <w:rPrChange w:id="25" w:author="Liam Draper" w:date="2022-09-08T11:36:00Z">
            <w:rPr>
              <w:lang w:val="en-GB" w:eastAsia="en-GB"/>
            </w:rPr>
          </w:rPrChange>
        </w:rPr>
        <w:t>S:</w:t>
      </w:r>
    </w:p>
    <w:p w14:paraId="337B1970" w14:textId="77777777" w:rsidR="00281C8E" w:rsidRPr="00281C8E" w:rsidRDefault="00281C8E" w:rsidP="00281C8E">
      <w:pPr>
        <w:pStyle w:val="CodePACKT"/>
      </w:pPr>
    </w:p>
    <w:p w14:paraId="4FB5DBFE" w14:textId="7FB3E592" w:rsidR="00281C8E" w:rsidRPr="00281C8E" w:rsidRDefault="00281C8E" w:rsidP="00281C8E">
      <w:pPr>
        <w:pStyle w:val="CodePACKT"/>
      </w:pPr>
      <w:r w:rsidRPr="00281C8E">
        <w:t>Get-ChildItem -Path S:\ -Recurse | Measure-Object</w:t>
      </w:r>
    </w:p>
    <w:p w14:paraId="0EC57837" w14:textId="77777777" w:rsidR="00281C8E" w:rsidRPr="00281C8E" w:rsidRDefault="00281C8E" w:rsidP="00281C8E">
      <w:pPr>
        <w:pStyle w:val="CodePACKT"/>
      </w:pPr>
    </w:p>
    <w:p w14:paraId="48A1A0C2" w14:textId="4D45FFE4" w:rsidR="00281C8E" w:rsidRPr="00281C8E" w:rsidRDefault="00281C8E" w:rsidP="00281C8E">
      <w:pPr>
        <w:pStyle w:val="NumberedBulletPACKT"/>
        <w:rPr>
          <w:color w:val="000000"/>
          <w:lang w:val="en-GB" w:eastAsia="en-GB"/>
        </w:rPr>
      </w:pPr>
      <w:r w:rsidRPr="00281C8E">
        <w:rPr>
          <w:lang w:val="en-GB" w:eastAsia="en-GB"/>
        </w:rPr>
        <w:t xml:space="preserve">Examining the same </w:t>
      </w:r>
      <w:r w:rsidR="00E3601C" w:rsidRPr="00BE7413">
        <w:rPr>
          <w:rStyle w:val="CodeInTextPACKT"/>
          <w:rPrChange w:id="26" w:author="Liam Draper" w:date="2022-09-08T11:36:00Z">
            <w:rPr>
              <w:lang w:val="en-GB" w:eastAsia="en-GB"/>
            </w:rPr>
          </w:rPrChange>
        </w:rPr>
        <w:t>S</w:t>
      </w:r>
      <w:r w:rsidR="00E3601C">
        <w:rPr>
          <w:lang w:val="en-GB" w:eastAsia="en-GB"/>
        </w:rPr>
        <w:t xml:space="preserve"> </w:t>
      </w:r>
      <w:r w:rsidRPr="00281C8E">
        <w:rPr>
          <w:lang w:val="en-GB" w:eastAsia="en-GB"/>
        </w:rPr>
        <w:t xml:space="preserve">drive remotely on </w:t>
      </w:r>
      <w:r w:rsidRPr="00281C8E">
        <w:rPr>
          <w:rStyle w:val="CodeInTextPACKT"/>
        </w:rPr>
        <w:t>SRV2</w:t>
      </w:r>
    </w:p>
    <w:p w14:paraId="51E1FBBC" w14:textId="77777777" w:rsidR="00281C8E" w:rsidRPr="006B2427" w:rsidRDefault="00281C8E" w:rsidP="006B2427">
      <w:pPr>
        <w:pStyle w:val="CodePACKT"/>
      </w:pPr>
    </w:p>
    <w:p w14:paraId="7BA116F4" w14:textId="7CE40007" w:rsidR="00281C8E" w:rsidRPr="006B2427" w:rsidRDefault="00281C8E" w:rsidP="006B2427">
      <w:pPr>
        <w:pStyle w:val="CodePACKT"/>
      </w:pPr>
      <w:r w:rsidRPr="006B2427">
        <w:t>$ScriptBlock2 = {</w:t>
      </w:r>
    </w:p>
    <w:p w14:paraId="6DFA7EBB" w14:textId="77777777" w:rsidR="00281C8E" w:rsidRPr="006B2427" w:rsidRDefault="00281C8E" w:rsidP="006B2427">
      <w:pPr>
        <w:pStyle w:val="CodePACKT"/>
      </w:pPr>
      <w:r w:rsidRPr="006B2427">
        <w:t>  Get-ChildItem -Path S:\ -Recurse |</w:t>
      </w:r>
    </w:p>
    <w:p w14:paraId="3DDCC1F2" w14:textId="77777777" w:rsidR="00281C8E" w:rsidRPr="006B2427" w:rsidRDefault="00281C8E" w:rsidP="006B2427">
      <w:pPr>
        <w:pStyle w:val="CodePACKT"/>
      </w:pPr>
      <w:r w:rsidRPr="006B2427">
        <w:t>    Measure-Object</w:t>
      </w:r>
    </w:p>
    <w:p w14:paraId="59093E0C" w14:textId="77777777" w:rsidR="00281C8E" w:rsidRPr="006B2427" w:rsidRDefault="00281C8E" w:rsidP="006B2427">
      <w:pPr>
        <w:pStyle w:val="CodePACKT"/>
      </w:pPr>
      <w:r w:rsidRPr="006B2427">
        <w:t>}</w:t>
      </w:r>
    </w:p>
    <w:p w14:paraId="529E4A18" w14:textId="77777777" w:rsidR="00281C8E" w:rsidRPr="006B2427" w:rsidRDefault="00281C8E" w:rsidP="006B2427">
      <w:pPr>
        <w:pStyle w:val="CodePACKT"/>
      </w:pPr>
      <w:r w:rsidRPr="006B2427">
        <w:t>Invoke-Command -ComputerName SRV2 -ScriptBlock $ScriptBlock2</w:t>
      </w:r>
    </w:p>
    <w:p w14:paraId="1D8D5E9A" w14:textId="77777777" w:rsidR="00281C8E" w:rsidRPr="00281C8E" w:rsidRDefault="00281C8E" w:rsidP="00281C8E">
      <w:pPr>
        <w:shd w:val="clear" w:color="auto" w:fill="FFFFFF"/>
        <w:spacing w:before="0" w:after="0" w:line="285" w:lineRule="atLeast"/>
        <w:rPr>
          <w:rFonts w:ascii="Cascadia Code" w:hAnsi="Cascadia Code" w:cs="Cascadia Code"/>
          <w:bCs w:val="0"/>
          <w:color w:val="000000"/>
          <w:sz w:val="21"/>
          <w:szCs w:val="21"/>
          <w:lang w:val="en-GB" w:eastAsia="en-GB"/>
        </w:rPr>
      </w:pPr>
    </w:p>
    <w:p w14:paraId="5372F24A" w14:textId="7C8E3387" w:rsidR="00281C8E" w:rsidRPr="009D73B0" w:rsidRDefault="00281C8E" w:rsidP="009D73B0">
      <w:pPr>
        <w:pStyle w:val="NumberedBulletPACKT"/>
        <w:rPr>
          <w:rStyle w:val="CodeInTextPACKT"/>
        </w:rPr>
      </w:pPr>
      <w:r w:rsidRPr="00281C8E">
        <w:rPr>
          <w:lang w:val="en-GB" w:eastAsia="en-GB"/>
        </w:rPr>
        <w:t xml:space="preserve">Adding the storage replica feature to </w:t>
      </w:r>
      <w:r w:rsidRPr="009D73B0">
        <w:rPr>
          <w:rStyle w:val="CodeInTextPACKT"/>
        </w:rPr>
        <w:t>SRV1</w:t>
      </w:r>
    </w:p>
    <w:p w14:paraId="20A6694B" w14:textId="77777777" w:rsidR="009D73B0" w:rsidRPr="009D73B0" w:rsidRDefault="009D73B0" w:rsidP="009D73B0">
      <w:pPr>
        <w:pStyle w:val="CodePACKT"/>
      </w:pPr>
    </w:p>
    <w:p w14:paraId="7BC5F17F" w14:textId="54B78CEE" w:rsidR="00281C8E" w:rsidRPr="009D73B0" w:rsidRDefault="00281C8E" w:rsidP="009D73B0">
      <w:pPr>
        <w:pStyle w:val="CodePACKT"/>
      </w:pPr>
      <w:r w:rsidRPr="009D73B0">
        <w:t>Add-WindowsFeature -Name Storage-Replica -IncludeManagementTools |</w:t>
      </w:r>
    </w:p>
    <w:p w14:paraId="73CE9590" w14:textId="77777777" w:rsidR="00281C8E" w:rsidRPr="009D73B0" w:rsidRDefault="00281C8E" w:rsidP="009D73B0">
      <w:pPr>
        <w:pStyle w:val="CodePACKT"/>
      </w:pPr>
      <w:r w:rsidRPr="009D73B0">
        <w:t>  Out-Null</w:t>
      </w:r>
    </w:p>
    <w:p w14:paraId="574C9C0A" w14:textId="77777777" w:rsidR="00281C8E" w:rsidRPr="009D73B0" w:rsidRDefault="00281C8E" w:rsidP="009D73B0">
      <w:pPr>
        <w:pStyle w:val="CodePACKT"/>
      </w:pPr>
    </w:p>
    <w:p w14:paraId="310B06AC" w14:textId="1AF15FFC" w:rsidR="00281C8E" w:rsidRPr="00281C8E" w:rsidRDefault="00281C8E" w:rsidP="00EF543D">
      <w:pPr>
        <w:pStyle w:val="NumberedBulletPACKT"/>
        <w:rPr>
          <w:color w:val="000000"/>
        </w:rPr>
      </w:pPr>
      <w:r w:rsidRPr="00281C8E">
        <w:t xml:space="preserve">Adding the Storage Replica Feature to </w:t>
      </w:r>
      <w:r w:rsidRPr="004860D2">
        <w:rPr>
          <w:rStyle w:val="CodeInTextPACKT"/>
        </w:rPr>
        <w:t>SRV2</w:t>
      </w:r>
    </w:p>
    <w:p w14:paraId="6E4518D7" w14:textId="77777777" w:rsidR="009D73B0" w:rsidRDefault="009D73B0" w:rsidP="009D73B0">
      <w:pPr>
        <w:pStyle w:val="CodePACKT"/>
      </w:pPr>
    </w:p>
    <w:p w14:paraId="0F0BC290" w14:textId="21950DF4" w:rsidR="00281C8E" w:rsidRPr="00281C8E" w:rsidRDefault="00281C8E" w:rsidP="009D73B0">
      <w:pPr>
        <w:pStyle w:val="CodePACKT"/>
      </w:pPr>
      <w:r w:rsidRPr="00281C8E">
        <w:t>$SB= {</w:t>
      </w:r>
    </w:p>
    <w:p w14:paraId="5133CC21" w14:textId="77777777" w:rsidR="00281C8E" w:rsidRPr="00281C8E" w:rsidRDefault="00281C8E" w:rsidP="009D73B0">
      <w:pPr>
        <w:pStyle w:val="CodePACKT"/>
      </w:pPr>
      <w:r w:rsidRPr="00281C8E">
        <w:t>  Add-WindowsFeature -Name Storage-Replica | Out-Null</w:t>
      </w:r>
    </w:p>
    <w:p w14:paraId="4B2AE235" w14:textId="77777777" w:rsidR="00281C8E" w:rsidRPr="00281C8E" w:rsidRDefault="00281C8E" w:rsidP="009D73B0">
      <w:pPr>
        <w:pStyle w:val="CodePACKT"/>
      </w:pPr>
      <w:r w:rsidRPr="00281C8E">
        <w:t>}</w:t>
      </w:r>
    </w:p>
    <w:p w14:paraId="4734EB63" w14:textId="77777777" w:rsidR="00281C8E" w:rsidRPr="00281C8E" w:rsidRDefault="00281C8E" w:rsidP="009D73B0">
      <w:pPr>
        <w:pStyle w:val="CodePACKT"/>
      </w:pPr>
      <w:r w:rsidRPr="00281C8E">
        <w:t>Invoke-Command -ComputerName SRV2 -ScriptBlock $SB</w:t>
      </w:r>
    </w:p>
    <w:p w14:paraId="54371087" w14:textId="77777777" w:rsidR="00281C8E" w:rsidRPr="00281C8E" w:rsidRDefault="00281C8E" w:rsidP="009D73B0">
      <w:pPr>
        <w:pStyle w:val="CodePACKT"/>
      </w:pPr>
    </w:p>
    <w:p w14:paraId="5F81E388" w14:textId="7E87B3A2" w:rsidR="00281C8E" w:rsidRPr="00281C8E" w:rsidRDefault="00281C8E" w:rsidP="00EF543D">
      <w:pPr>
        <w:pStyle w:val="NumberedBulletPACKT"/>
        <w:rPr>
          <w:color w:val="000000"/>
          <w:lang w:val="en-GB" w:eastAsia="en-GB"/>
        </w:rPr>
      </w:pPr>
      <w:r w:rsidRPr="00281C8E">
        <w:rPr>
          <w:lang w:val="en-GB" w:eastAsia="en-GB"/>
        </w:rPr>
        <w:t xml:space="preserve">Restarting </w:t>
      </w:r>
      <w:r w:rsidRPr="00EF543D">
        <w:rPr>
          <w:rStyle w:val="CodeInTextPACKT"/>
        </w:rPr>
        <w:t>SRV2</w:t>
      </w:r>
      <w:r w:rsidRPr="00281C8E">
        <w:rPr>
          <w:lang w:val="en-GB" w:eastAsia="en-GB"/>
        </w:rPr>
        <w:t xml:space="preserve"> and waiting for the restart</w:t>
      </w:r>
    </w:p>
    <w:p w14:paraId="5BE6B23D" w14:textId="77777777" w:rsidR="00EF543D" w:rsidRPr="00EF543D" w:rsidRDefault="00EF543D" w:rsidP="00EF543D">
      <w:pPr>
        <w:pStyle w:val="CodePACKT"/>
      </w:pPr>
    </w:p>
    <w:p w14:paraId="1502C61B" w14:textId="77784472" w:rsidR="00281C8E" w:rsidRPr="00EF543D" w:rsidRDefault="00281C8E" w:rsidP="00EF543D">
      <w:pPr>
        <w:pStyle w:val="CodePACKT"/>
      </w:pPr>
      <w:r w:rsidRPr="00EF543D">
        <w:t>$RSHT = @{</w:t>
      </w:r>
    </w:p>
    <w:p w14:paraId="2676AA4A" w14:textId="77777777" w:rsidR="00281C8E" w:rsidRPr="00EF543D" w:rsidRDefault="00281C8E" w:rsidP="00EF543D">
      <w:pPr>
        <w:pStyle w:val="CodePACKT"/>
      </w:pPr>
      <w:r w:rsidRPr="00EF543D">
        <w:t>  ComputerName = 'SRV2'</w:t>
      </w:r>
    </w:p>
    <w:p w14:paraId="316FA05E" w14:textId="77777777" w:rsidR="00281C8E" w:rsidRPr="00EF543D" w:rsidRDefault="00281C8E" w:rsidP="00EF543D">
      <w:pPr>
        <w:pStyle w:val="CodePACKT"/>
      </w:pPr>
      <w:r w:rsidRPr="00EF543D">
        <w:t>  Force        = $true</w:t>
      </w:r>
    </w:p>
    <w:p w14:paraId="2267F491" w14:textId="77777777" w:rsidR="00281C8E" w:rsidRPr="00EF543D" w:rsidRDefault="00281C8E" w:rsidP="00EF543D">
      <w:pPr>
        <w:pStyle w:val="CodePACKT"/>
      </w:pPr>
      <w:r w:rsidRPr="00EF543D">
        <w:t>}</w:t>
      </w:r>
    </w:p>
    <w:p w14:paraId="091E1DEB" w14:textId="77777777" w:rsidR="00281C8E" w:rsidRPr="00EF543D" w:rsidRDefault="00281C8E" w:rsidP="00EF543D">
      <w:pPr>
        <w:pStyle w:val="CodePACKT"/>
      </w:pPr>
      <w:r w:rsidRPr="00EF543D">
        <w:t>Restart-Computer @RSHT -Wait -For WinRM</w:t>
      </w:r>
    </w:p>
    <w:p w14:paraId="636E7F89" w14:textId="77777777" w:rsidR="00281C8E" w:rsidRPr="00EF543D" w:rsidRDefault="00281C8E" w:rsidP="00EF543D">
      <w:pPr>
        <w:pStyle w:val="CodePACKT"/>
      </w:pPr>
    </w:p>
    <w:p w14:paraId="211F8955" w14:textId="55BE67F6" w:rsidR="00281C8E" w:rsidRPr="00281C8E" w:rsidRDefault="00281C8E" w:rsidP="00EF543D">
      <w:pPr>
        <w:pStyle w:val="NumberedBulletPACKT"/>
        <w:rPr>
          <w:color w:val="000000"/>
          <w:lang w:val="en-GB" w:eastAsia="en-GB"/>
        </w:rPr>
      </w:pPr>
      <w:r w:rsidRPr="00281C8E">
        <w:rPr>
          <w:lang w:val="en-GB" w:eastAsia="en-GB"/>
        </w:rPr>
        <w:lastRenderedPageBreak/>
        <w:t xml:space="preserve">Restarting </w:t>
      </w:r>
      <w:r w:rsidRPr="000034EE">
        <w:rPr>
          <w:rStyle w:val="CodeInTextPACKT"/>
        </w:rPr>
        <w:t>SRV1</w:t>
      </w:r>
      <w:r w:rsidRPr="00281C8E">
        <w:rPr>
          <w:lang w:val="en-GB" w:eastAsia="en-GB"/>
        </w:rPr>
        <w:t xml:space="preserve"> to finish the installation process</w:t>
      </w:r>
    </w:p>
    <w:p w14:paraId="79C699F4" w14:textId="77777777" w:rsidR="000034EE" w:rsidRPr="000034EE" w:rsidRDefault="000034EE" w:rsidP="000034EE">
      <w:pPr>
        <w:pStyle w:val="CodePACKT"/>
      </w:pPr>
    </w:p>
    <w:p w14:paraId="51E43E32" w14:textId="5EF1B556" w:rsidR="00281C8E" w:rsidRPr="000034EE" w:rsidRDefault="00281C8E" w:rsidP="000034EE">
      <w:pPr>
        <w:pStyle w:val="CodePACKT"/>
      </w:pPr>
      <w:r w:rsidRPr="000034EE">
        <w:t>Restart-Computer</w:t>
      </w:r>
    </w:p>
    <w:p w14:paraId="3C32E678" w14:textId="77777777" w:rsidR="00281C8E" w:rsidRPr="000034EE" w:rsidRDefault="00281C8E" w:rsidP="000034EE">
      <w:pPr>
        <w:pStyle w:val="CodePACKT"/>
      </w:pPr>
    </w:p>
    <w:p w14:paraId="07C06F6D" w14:textId="5055CCFF" w:rsidR="00281C8E" w:rsidRPr="00281C8E" w:rsidRDefault="00281C8E" w:rsidP="000034EE">
      <w:pPr>
        <w:pStyle w:val="NumberedBulletPACKT"/>
        <w:rPr>
          <w:color w:val="000000"/>
          <w:lang w:val="en-GB" w:eastAsia="en-GB"/>
        </w:rPr>
      </w:pPr>
      <w:r w:rsidRPr="00281C8E">
        <w:rPr>
          <w:lang w:val="en-GB" w:eastAsia="en-GB"/>
        </w:rPr>
        <w:t xml:space="preserve">Creating a </w:t>
      </w:r>
      <w:r w:rsidRPr="00BE7413">
        <w:rPr>
          <w:rStyle w:val="CodeInTextPACKT"/>
          <w:rPrChange w:id="27" w:author="Liam Draper" w:date="2022-09-08T11:36:00Z">
            <w:rPr>
              <w:lang w:val="en-GB" w:eastAsia="en-GB"/>
            </w:rPr>
          </w:rPrChange>
        </w:rPr>
        <w:t>G:</w:t>
      </w:r>
      <w:r w:rsidRPr="00281C8E">
        <w:rPr>
          <w:lang w:val="en-GB" w:eastAsia="en-GB"/>
        </w:rPr>
        <w:t xml:space="preserve"> volume in disk 3 on </w:t>
      </w:r>
      <w:r w:rsidRPr="004860D2">
        <w:rPr>
          <w:rStyle w:val="CodeInTextPACKT"/>
        </w:rPr>
        <w:t>SRV1</w:t>
      </w:r>
    </w:p>
    <w:p w14:paraId="5F7B583C" w14:textId="77777777" w:rsidR="000034EE" w:rsidRPr="000034EE" w:rsidRDefault="000034EE" w:rsidP="000034EE">
      <w:pPr>
        <w:pStyle w:val="CodePACKT"/>
      </w:pPr>
    </w:p>
    <w:p w14:paraId="7C7F564D" w14:textId="5DDC176B" w:rsidR="00281C8E" w:rsidRPr="000034EE" w:rsidRDefault="00281C8E" w:rsidP="000034EE">
      <w:pPr>
        <w:pStyle w:val="CodePACKT"/>
      </w:pPr>
      <w:r w:rsidRPr="000034EE">
        <w:t>$ScriptBlock3 = {</w:t>
      </w:r>
    </w:p>
    <w:p w14:paraId="3C1EC088" w14:textId="77777777" w:rsidR="00281C8E" w:rsidRPr="000034EE" w:rsidRDefault="00281C8E" w:rsidP="000034EE">
      <w:pPr>
        <w:pStyle w:val="CodePACKT"/>
      </w:pPr>
      <w:r w:rsidRPr="000034EE">
        <w:t>  Initialize-Disk -Number 3 -PartitionStyle GPT | Out-Null</w:t>
      </w:r>
    </w:p>
    <w:p w14:paraId="02CD054A" w14:textId="77777777" w:rsidR="00281C8E" w:rsidRPr="000034EE" w:rsidRDefault="00281C8E" w:rsidP="000034EE">
      <w:pPr>
        <w:pStyle w:val="CodePACKT"/>
      </w:pPr>
      <w:r w:rsidRPr="000034EE">
        <w:t>  $VolumeHT = @{</w:t>
      </w:r>
    </w:p>
    <w:p w14:paraId="0E50A03B" w14:textId="77777777" w:rsidR="00281C8E" w:rsidRPr="000034EE" w:rsidRDefault="00281C8E" w:rsidP="000034EE">
      <w:pPr>
        <w:pStyle w:val="CodePACKT"/>
      </w:pPr>
      <w:r w:rsidRPr="000034EE">
        <w:t>   DiskNumber   =  3</w:t>
      </w:r>
    </w:p>
    <w:p w14:paraId="461FC1B1" w14:textId="77777777" w:rsidR="00281C8E" w:rsidRPr="000034EE" w:rsidRDefault="00281C8E" w:rsidP="000034EE">
      <w:pPr>
        <w:pStyle w:val="CodePACKT"/>
      </w:pPr>
      <w:r w:rsidRPr="000034EE">
        <w:t xml:space="preserve">   FriendlyName = 'SRLOGS' </w:t>
      </w:r>
    </w:p>
    <w:p w14:paraId="4B566E01" w14:textId="77777777" w:rsidR="00281C8E" w:rsidRPr="000034EE" w:rsidRDefault="00281C8E" w:rsidP="000034EE">
      <w:pPr>
        <w:pStyle w:val="CodePACKT"/>
      </w:pPr>
      <w:r w:rsidRPr="000034EE">
        <w:t>   DriveLetter  = 'G'</w:t>
      </w:r>
    </w:p>
    <w:p w14:paraId="4DC6F9E0" w14:textId="77777777" w:rsidR="00281C8E" w:rsidRPr="000034EE" w:rsidRDefault="00281C8E" w:rsidP="000034EE">
      <w:pPr>
        <w:pStyle w:val="CodePACKT"/>
      </w:pPr>
      <w:r w:rsidRPr="000034EE">
        <w:t>  }</w:t>
      </w:r>
    </w:p>
    <w:p w14:paraId="656CD439" w14:textId="77777777" w:rsidR="00281C8E" w:rsidRPr="000034EE" w:rsidRDefault="00281C8E" w:rsidP="000034EE">
      <w:pPr>
        <w:pStyle w:val="CodePACKT"/>
      </w:pPr>
      <w:r w:rsidRPr="000034EE">
        <w:t>  New-Volume @VolumeHT</w:t>
      </w:r>
    </w:p>
    <w:p w14:paraId="1B168459" w14:textId="77777777" w:rsidR="00281C8E" w:rsidRPr="000034EE" w:rsidRDefault="00281C8E" w:rsidP="000034EE">
      <w:pPr>
        <w:pStyle w:val="CodePACKT"/>
      </w:pPr>
      <w:r w:rsidRPr="000034EE">
        <w:t>}</w:t>
      </w:r>
    </w:p>
    <w:p w14:paraId="49E0048D" w14:textId="77777777" w:rsidR="00281C8E" w:rsidRPr="000034EE" w:rsidRDefault="00281C8E" w:rsidP="000034EE">
      <w:pPr>
        <w:pStyle w:val="CodePACKT"/>
      </w:pPr>
      <w:r w:rsidRPr="000034EE">
        <w:t>Invoke-Command -ComputerName SRV1 -ScriptBlock $ScriptBlock3</w:t>
      </w:r>
    </w:p>
    <w:p w14:paraId="321B743C" w14:textId="77777777" w:rsidR="00281C8E" w:rsidRPr="000034EE" w:rsidRDefault="00281C8E" w:rsidP="000034EE">
      <w:pPr>
        <w:pStyle w:val="CodePACKT"/>
      </w:pPr>
    </w:p>
    <w:p w14:paraId="6246E18F" w14:textId="2D8EE1FA" w:rsidR="00281C8E" w:rsidRPr="00281C8E" w:rsidRDefault="00281C8E" w:rsidP="00542456">
      <w:pPr>
        <w:pStyle w:val="NumberedBulletPACKT"/>
        <w:rPr>
          <w:color w:val="000000"/>
          <w:lang w:val="en-GB" w:eastAsia="en-GB"/>
        </w:rPr>
      </w:pPr>
      <w:r w:rsidRPr="00281C8E">
        <w:rPr>
          <w:lang w:val="en-GB" w:eastAsia="en-GB"/>
        </w:rPr>
        <w:t xml:space="preserve">Creating </w:t>
      </w:r>
      <w:r w:rsidRPr="00BE7413">
        <w:rPr>
          <w:rStyle w:val="CodeInTextPACKT"/>
          <w:rPrChange w:id="28" w:author="Liam Draper" w:date="2022-09-08T11:36:00Z">
            <w:rPr>
              <w:lang w:val="en-GB" w:eastAsia="en-GB"/>
            </w:rPr>
          </w:rPrChange>
        </w:rPr>
        <w:t>G:</w:t>
      </w:r>
      <w:r w:rsidRPr="00281C8E">
        <w:rPr>
          <w:lang w:val="en-GB" w:eastAsia="en-GB"/>
        </w:rPr>
        <w:t xml:space="preserve"> volume on </w:t>
      </w:r>
      <w:r w:rsidRPr="00542456">
        <w:rPr>
          <w:rStyle w:val="CodeInTextPACKT"/>
        </w:rPr>
        <w:t>SRV2</w:t>
      </w:r>
    </w:p>
    <w:p w14:paraId="64058499" w14:textId="77777777" w:rsidR="00542456" w:rsidRPr="00542456" w:rsidRDefault="00542456" w:rsidP="00542456">
      <w:pPr>
        <w:pStyle w:val="CodePACKT"/>
      </w:pPr>
    </w:p>
    <w:p w14:paraId="54481AE4" w14:textId="5F9B4DD3" w:rsidR="00281C8E" w:rsidRPr="00542456" w:rsidRDefault="00281C8E" w:rsidP="00542456">
      <w:pPr>
        <w:pStyle w:val="CodePACKT"/>
      </w:pPr>
      <w:r w:rsidRPr="00542456">
        <w:t>Invoke-Command -ComputerName SRV2 -ScriptBlock $ScriptBlock3</w:t>
      </w:r>
    </w:p>
    <w:p w14:paraId="6D3C84E7" w14:textId="77777777" w:rsidR="00281C8E" w:rsidRPr="00542456" w:rsidRDefault="00281C8E" w:rsidP="00542456">
      <w:pPr>
        <w:pStyle w:val="CodePACKT"/>
      </w:pPr>
      <w:r w:rsidRPr="00542456">
        <w:t xml:space="preserve">  </w:t>
      </w:r>
    </w:p>
    <w:p w14:paraId="45C37739" w14:textId="3930D29A" w:rsidR="00281C8E" w:rsidRPr="00281C8E" w:rsidRDefault="00281C8E" w:rsidP="009D23BD">
      <w:pPr>
        <w:pStyle w:val="NumberedBulletPACKT"/>
        <w:rPr>
          <w:color w:val="000000"/>
          <w:lang w:val="en-GB" w:eastAsia="en-GB"/>
        </w:rPr>
      </w:pPr>
      <w:r w:rsidRPr="00281C8E">
        <w:rPr>
          <w:lang w:val="en-GB" w:eastAsia="en-GB"/>
        </w:rPr>
        <w:t xml:space="preserve">Viewing volumes on </w:t>
      </w:r>
      <w:r w:rsidRPr="00BE2485">
        <w:rPr>
          <w:rStyle w:val="CodeInTextPACKT"/>
        </w:rPr>
        <w:t>SRV1</w:t>
      </w:r>
    </w:p>
    <w:p w14:paraId="527AC784" w14:textId="77777777" w:rsidR="009D23BD" w:rsidRPr="009D23BD" w:rsidRDefault="009D23BD" w:rsidP="009D23BD">
      <w:pPr>
        <w:pStyle w:val="CodePACKT"/>
      </w:pPr>
    </w:p>
    <w:p w14:paraId="76C18F5C" w14:textId="27A72673" w:rsidR="00281C8E" w:rsidRPr="009D23BD" w:rsidRDefault="00281C8E" w:rsidP="009D23BD">
      <w:pPr>
        <w:pStyle w:val="CodePACKT"/>
      </w:pPr>
      <w:r w:rsidRPr="009D23BD">
        <w:t>Get-Volume | Sort-Object -Property Driveletter</w:t>
      </w:r>
    </w:p>
    <w:p w14:paraId="7AA5AB76" w14:textId="77777777" w:rsidR="00281C8E" w:rsidRPr="009D23BD" w:rsidRDefault="00281C8E" w:rsidP="009D23BD">
      <w:pPr>
        <w:pStyle w:val="CodePACKT"/>
      </w:pPr>
    </w:p>
    <w:p w14:paraId="40AFD590" w14:textId="0D8C6DCE" w:rsidR="00281C8E" w:rsidRPr="00281C8E" w:rsidRDefault="00281C8E" w:rsidP="009D23BD">
      <w:pPr>
        <w:pStyle w:val="NumberedBulletPACKT"/>
        <w:rPr>
          <w:color w:val="000000"/>
          <w:lang w:val="en-GB" w:eastAsia="en-GB"/>
        </w:rPr>
      </w:pPr>
      <w:r w:rsidRPr="00281C8E">
        <w:rPr>
          <w:lang w:val="en-GB" w:eastAsia="en-GB"/>
        </w:rPr>
        <w:t xml:space="preserve">Viewing volumes on </w:t>
      </w:r>
      <w:r w:rsidRPr="00BE2485">
        <w:rPr>
          <w:rStyle w:val="CodeInTextPACKT"/>
        </w:rPr>
        <w:t>SRV2</w:t>
      </w:r>
    </w:p>
    <w:p w14:paraId="64B1D62E" w14:textId="77777777" w:rsidR="009D23BD" w:rsidRPr="009D23BD" w:rsidRDefault="009D23BD" w:rsidP="009D23BD">
      <w:pPr>
        <w:pStyle w:val="CodePACKT"/>
      </w:pPr>
    </w:p>
    <w:p w14:paraId="34A0CD5B" w14:textId="13093E90" w:rsidR="00281C8E" w:rsidRPr="009D23BD" w:rsidRDefault="00281C8E" w:rsidP="009D23BD">
      <w:pPr>
        <w:pStyle w:val="CodePACKT"/>
      </w:pPr>
      <w:r w:rsidRPr="009D23BD">
        <w:t>Invoke-Command -Computer SRV2 -ScriptBlock {</w:t>
      </w:r>
    </w:p>
    <w:p w14:paraId="17F2DFF2" w14:textId="77777777" w:rsidR="00281C8E" w:rsidRPr="009D23BD" w:rsidRDefault="00281C8E" w:rsidP="009D23BD">
      <w:pPr>
        <w:pStyle w:val="CodePACKT"/>
      </w:pPr>
      <w:r w:rsidRPr="009D23BD">
        <w:t>    Get-Volume | Sort-Object -Property Driveletter</w:t>
      </w:r>
    </w:p>
    <w:p w14:paraId="5B86101E" w14:textId="77777777" w:rsidR="00281C8E" w:rsidRPr="009D23BD" w:rsidRDefault="00281C8E" w:rsidP="009D23BD">
      <w:pPr>
        <w:pStyle w:val="CodePACKT"/>
      </w:pPr>
      <w:r w:rsidRPr="009D23BD">
        <w:t>}</w:t>
      </w:r>
    </w:p>
    <w:p w14:paraId="41253A7F" w14:textId="77777777" w:rsidR="00281C8E" w:rsidRPr="009D23BD" w:rsidRDefault="00281C8E" w:rsidP="009D23BD">
      <w:pPr>
        <w:pStyle w:val="CodePACKT"/>
      </w:pPr>
    </w:p>
    <w:p w14:paraId="4C41EDAE" w14:textId="75B6AB56" w:rsidR="00281C8E" w:rsidRPr="009D23BD" w:rsidRDefault="00281C8E" w:rsidP="009D23BD">
      <w:pPr>
        <w:pStyle w:val="NumberedBulletPACKT"/>
      </w:pPr>
      <w:r w:rsidRPr="009D23BD">
        <w:t>Creating an SR replica partnership</w:t>
      </w:r>
    </w:p>
    <w:p w14:paraId="449C0302" w14:textId="77777777" w:rsidR="009D23BD" w:rsidRPr="009D23BD" w:rsidRDefault="009D23BD" w:rsidP="009D23BD">
      <w:pPr>
        <w:pStyle w:val="CodePACKT"/>
      </w:pPr>
    </w:p>
    <w:p w14:paraId="18481A5C" w14:textId="55053A57" w:rsidR="00281C8E" w:rsidRPr="009D23BD" w:rsidRDefault="00281C8E" w:rsidP="009D23BD">
      <w:pPr>
        <w:pStyle w:val="CodePACKT"/>
      </w:pPr>
      <w:r w:rsidRPr="009D23BD">
        <w:t>$NewSRHT =  @{</w:t>
      </w:r>
    </w:p>
    <w:p w14:paraId="2127EF59" w14:textId="77777777" w:rsidR="00281C8E" w:rsidRPr="009D23BD" w:rsidRDefault="00281C8E" w:rsidP="009D23BD">
      <w:pPr>
        <w:pStyle w:val="CodePACKT"/>
      </w:pPr>
      <w:r w:rsidRPr="009D23BD">
        <w:t>  SourceComputerName       = 'SRV1'</w:t>
      </w:r>
    </w:p>
    <w:p w14:paraId="1415FE74" w14:textId="77777777" w:rsidR="00281C8E" w:rsidRPr="009D23BD" w:rsidRDefault="00281C8E" w:rsidP="009D23BD">
      <w:pPr>
        <w:pStyle w:val="CodePACKT"/>
      </w:pPr>
      <w:r w:rsidRPr="009D23BD">
        <w:t>  SourceRGName             = 'SRV1RG1'</w:t>
      </w:r>
    </w:p>
    <w:p w14:paraId="2ACF68CE" w14:textId="77777777" w:rsidR="00281C8E" w:rsidRPr="009D23BD" w:rsidRDefault="00281C8E" w:rsidP="009D23BD">
      <w:pPr>
        <w:pStyle w:val="CodePACKT"/>
      </w:pPr>
      <w:r w:rsidRPr="009D23BD">
        <w:t>  SourceVolumeName         = 'S:'</w:t>
      </w:r>
    </w:p>
    <w:p w14:paraId="71F4774E" w14:textId="77777777" w:rsidR="00281C8E" w:rsidRPr="009D23BD" w:rsidRDefault="00281C8E" w:rsidP="009D23BD">
      <w:pPr>
        <w:pStyle w:val="CodePACKT"/>
      </w:pPr>
      <w:r w:rsidRPr="009D23BD">
        <w:t>  SourceLogVolumeName      = 'G:'</w:t>
      </w:r>
    </w:p>
    <w:p w14:paraId="4A91EEAF" w14:textId="77777777" w:rsidR="00281C8E" w:rsidRPr="009D23BD" w:rsidRDefault="00281C8E" w:rsidP="009D23BD">
      <w:pPr>
        <w:pStyle w:val="CodePACKT"/>
      </w:pPr>
      <w:r w:rsidRPr="009D23BD">
        <w:t>  DestinationComputerName  = 'SRV2'</w:t>
      </w:r>
    </w:p>
    <w:p w14:paraId="5B7E9972" w14:textId="77777777" w:rsidR="00281C8E" w:rsidRPr="009D23BD" w:rsidRDefault="00281C8E" w:rsidP="009D23BD">
      <w:pPr>
        <w:pStyle w:val="CodePACKT"/>
      </w:pPr>
      <w:r w:rsidRPr="009D23BD">
        <w:t>  DestinationRGName        = 'SRV2RG1'</w:t>
      </w:r>
    </w:p>
    <w:p w14:paraId="22D19D82" w14:textId="77777777" w:rsidR="00281C8E" w:rsidRPr="009D23BD" w:rsidRDefault="00281C8E" w:rsidP="009D23BD">
      <w:pPr>
        <w:pStyle w:val="CodePACKT"/>
      </w:pPr>
      <w:r w:rsidRPr="009D23BD">
        <w:t>  DestinationVolumeName    = 'S:'</w:t>
      </w:r>
    </w:p>
    <w:p w14:paraId="5E9437B3" w14:textId="77777777" w:rsidR="00281C8E" w:rsidRPr="009D23BD" w:rsidRDefault="00281C8E" w:rsidP="009D23BD">
      <w:pPr>
        <w:pStyle w:val="CodePACKT"/>
      </w:pPr>
      <w:r w:rsidRPr="009D23BD">
        <w:t>  DestinationLogVolumeName = 'G:'</w:t>
      </w:r>
    </w:p>
    <w:p w14:paraId="7729C60F" w14:textId="77777777" w:rsidR="00281C8E" w:rsidRPr="009D23BD" w:rsidRDefault="00281C8E" w:rsidP="009D23BD">
      <w:pPr>
        <w:pStyle w:val="CodePACKT"/>
      </w:pPr>
      <w:r w:rsidRPr="009D23BD">
        <w:t>  LogSizeInBytes           = 2gb</w:t>
      </w:r>
    </w:p>
    <w:p w14:paraId="18A02D34" w14:textId="77777777" w:rsidR="00281C8E" w:rsidRPr="009D23BD" w:rsidRDefault="00281C8E" w:rsidP="009D23BD">
      <w:pPr>
        <w:pStyle w:val="CodePACKT"/>
      </w:pPr>
      <w:r w:rsidRPr="009D23BD">
        <w:t>}</w:t>
      </w:r>
    </w:p>
    <w:p w14:paraId="53F2F231" w14:textId="77777777" w:rsidR="00281C8E" w:rsidRPr="009D23BD" w:rsidRDefault="00281C8E" w:rsidP="009D23BD">
      <w:pPr>
        <w:pStyle w:val="CodePACKT"/>
      </w:pPr>
      <w:r w:rsidRPr="009D23BD">
        <w:t>New-SRPartnership @NewSRHT</w:t>
      </w:r>
    </w:p>
    <w:p w14:paraId="2A421486" w14:textId="77777777" w:rsidR="00281C8E" w:rsidRPr="009D23BD" w:rsidRDefault="00281C8E" w:rsidP="009D23BD">
      <w:pPr>
        <w:pStyle w:val="CodePACKT"/>
      </w:pPr>
    </w:p>
    <w:p w14:paraId="441A2089" w14:textId="7017E59F" w:rsidR="00281C8E" w:rsidRPr="00281C8E" w:rsidRDefault="00281C8E" w:rsidP="005F0B44">
      <w:pPr>
        <w:pStyle w:val="NumberedBulletPACKT"/>
        <w:rPr>
          <w:color w:val="000000"/>
          <w:lang w:val="en-GB" w:eastAsia="en-GB"/>
        </w:rPr>
      </w:pPr>
      <w:r w:rsidRPr="00281C8E">
        <w:rPr>
          <w:lang w:val="en-GB" w:eastAsia="en-GB"/>
        </w:rPr>
        <w:t>Examining the volumes on</w:t>
      </w:r>
      <w:r w:rsidRPr="005F0B44">
        <w:rPr>
          <w:rStyle w:val="CodeInTextPACKT"/>
        </w:rPr>
        <w:t xml:space="preserve"> SRV2</w:t>
      </w:r>
    </w:p>
    <w:p w14:paraId="4C630F69" w14:textId="77777777" w:rsidR="005F0B44" w:rsidRDefault="005F0B44" w:rsidP="005F0B44">
      <w:pPr>
        <w:pStyle w:val="CodePACKT"/>
      </w:pPr>
    </w:p>
    <w:p w14:paraId="395F0907" w14:textId="1084A964" w:rsidR="00281C8E" w:rsidRPr="00281C8E" w:rsidRDefault="00281C8E" w:rsidP="005F0B44">
      <w:pPr>
        <w:pStyle w:val="CodePACKT"/>
      </w:pPr>
      <w:r w:rsidRPr="00281C8E">
        <w:t>$ScriptBlock3 = {</w:t>
      </w:r>
    </w:p>
    <w:p w14:paraId="0DEA228B" w14:textId="77777777" w:rsidR="00281C8E" w:rsidRPr="00281C8E" w:rsidRDefault="00281C8E" w:rsidP="005F0B44">
      <w:pPr>
        <w:pStyle w:val="CodePACKT"/>
      </w:pPr>
      <w:r w:rsidRPr="00281C8E">
        <w:t>  Get-Volume |</w:t>
      </w:r>
    </w:p>
    <w:p w14:paraId="6A3BEF88" w14:textId="77777777" w:rsidR="00281C8E" w:rsidRPr="00281C8E" w:rsidRDefault="00281C8E" w:rsidP="005F0B44">
      <w:pPr>
        <w:pStyle w:val="CodePACKT"/>
      </w:pPr>
      <w:r w:rsidRPr="00281C8E">
        <w:t>    Sort-Object -Property DriveLetter |</w:t>
      </w:r>
    </w:p>
    <w:p w14:paraId="186127B9" w14:textId="77777777" w:rsidR="00281C8E" w:rsidRPr="00281C8E" w:rsidRDefault="00281C8E" w:rsidP="005F0B44">
      <w:pPr>
        <w:pStyle w:val="CodePACKT"/>
      </w:pPr>
      <w:r w:rsidRPr="00281C8E">
        <w:t>      Format-Table}</w:t>
      </w:r>
    </w:p>
    <w:p w14:paraId="623DAC96" w14:textId="77777777" w:rsidR="00281C8E" w:rsidRPr="00281C8E" w:rsidRDefault="00281C8E" w:rsidP="005F0B44">
      <w:pPr>
        <w:pStyle w:val="CodePACKT"/>
      </w:pPr>
      <w:r w:rsidRPr="00281C8E">
        <w:t>Invoke-Command -ComputerName SRV2 -ScriptBlock $ScriptBlock3</w:t>
      </w:r>
    </w:p>
    <w:p w14:paraId="7312E229" w14:textId="77777777" w:rsidR="00281C8E" w:rsidRPr="00281C8E" w:rsidRDefault="00281C8E" w:rsidP="005F0B44">
      <w:pPr>
        <w:pStyle w:val="CodePACKT"/>
      </w:pPr>
    </w:p>
    <w:p w14:paraId="367B3FC6" w14:textId="78679ACE" w:rsidR="00281C8E" w:rsidRPr="00281C8E" w:rsidRDefault="00281C8E" w:rsidP="005F0B44">
      <w:pPr>
        <w:pStyle w:val="NumberedBulletPACKT"/>
        <w:rPr>
          <w:color w:val="000000"/>
          <w:lang w:val="en-GB" w:eastAsia="en-GB"/>
        </w:rPr>
      </w:pPr>
      <w:r w:rsidRPr="00281C8E">
        <w:rPr>
          <w:lang w:val="en-GB" w:eastAsia="en-GB"/>
        </w:rPr>
        <w:t>Reversing the replication</w:t>
      </w:r>
    </w:p>
    <w:p w14:paraId="7AF0C8EF" w14:textId="77777777" w:rsidR="005F0B44" w:rsidRPr="005F0B44" w:rsidRDefault="005F0B44" w:rsidP="005F0B44">
      <w:pPr>
        <w:pStyle w:val="CodePACKT"/>
      </w:pPr>
    </w:p>
    <w:p w14:paraId="314A5297" w14:textId="75E8B190" w:rsidR="00281C8E" w:rsidRPr="005F0B44" w:rsidRDefault="00281C8E" w:rsidP="005F0B44">
      <w:pPr>
        <w:pStyle w:val="CodePACKT"/>
      </w:pPr>
      <w:r w:rsidRPr="005F0B44">
        <w:t xml:space="preserve">$ReverseHT = @{ </w:t>
      </w:r>
    </w:p>
    <w:p w14:paraId="0B4F4586" w14:textId="77777777" w:rsidR="00281C8E" w:rsidRPr="005F0B44" w:rsidRDefault="00281C8E" w:rsidP="005F0B44">
      <w:pPr>
        <w:pStyle w:val="CodePACKT"/>
      </w:pPr>
      <w:r w:rsidRPr="005F0B44">
        <w:t>  NewSourceComputerName   = 'SRV2'</w:t>
      </w:r>
    </w:p>
    <w:p w14:paraId="7B2AD0E9" w14:textId="77777777" w:rsidR="00281C8E" w:rsidRPr="005F0B44" w:rsidRDefault="00281C8E" w:rsidP="005F0B44">
      <w:pPr>
        <w:pStyle w:val="CodePACKT"/>
      </w:pPr>
      <w:r w:rsidRPr="005F0B44">
        <w:t xml:space="preserve">  SourceRGName            = 'SRV2RG1' </w:t>
      </w:r>
    </w:p>
    <w:p w14:paraId="349D736E" w14:textId="77777777" w:rsidR="00281C8E" w:rsidRPr="005F0B44" w:rsidRDefault="00281C8E" w:rsidP="005F0B44">
      <w:pPr>
        <w:pStyle w:val="CodePACKT"/>
      </w:pPr>
      <w:r w:rsidRPr="005F0B44">
        <w:t>  DestinationComputerName = 'SRV1'</w:t>
      </w:r>
    </w:p>
    <w:p w14:paraId="1762154F" w14:textId="77777777" w:rsidR="00281C8E" w:rsidRPr="005F0B44" w:rsidRDefault="00281C8E" w:rsidP="005F0B44">
      <w:pPr>
        <w:pStyle w:val="CodePACKT"/>
      </w:pPr>
      <w:r w:rsidRPr="005F0B44">
        <w:t>  DestinationRGName       = 'SRV1RG1'</w:t>
      </w:r>
    </w:p>
    <w:p w14:paraId="28D84314" w14:textId="77777777" w:rsidR="00281C8E" w:rsidRPr="005F0B44" w:rsidRDefault="00281C8E" w:rsidP="005F0B44">
      <w:pPr>
        <w:pStyle w:val="CodePACKT"/>
      </w:pPr>
      <w:r w:rsidRPr="005F0B44">
        <w:t>  Confirm                 = $false</w:t>
      </w:r>
    </w:p>
    <w:p w14:paraId="0B9225C5" w14:textId="77777777" w:rsidR="00281C8E" w:rsidRPr="005F0B44" w:rsidRDefault="00281C8E" w:rsidP="005F0B44">
      <w:pPr>
        <w:pStyle w:val="CodePACKT"/>
      </w:pPr>
      <w:r w:rsidRPr="005F0B44">
        <w:t>}</w:t>
      </w:r>
    </w:p>
    <w:p w14:paraId="00BF9F55" w14:textId="77777777" w:rsidR="00281C8E" w:rsidRPr="005F0B44" w:rsidRDefault="00281C8E" w:rsidP="005F0B44">
      <w:pPr>
        <w:pStyle w:val="CodePACKT"/>
      </w:pPr>
      <w:r w:rsidRPr="005F0B44">
        <w:t>Set-SRPartnership @ReverseHT</w:t>
      </w:r>
    </w:p>
    <w:p w14:paraId="52502C29" w14:textId="77777777" w:rsidR="00281C8E" w:rsidRPr="005F0B44" w:rsidRDefault="00281C8E" w:rsidP="005F0B44">
      <w:pPr>
        <w:pStyle w:val="CodePACKT"/>
      </w:pPr>
    </w:p>
    <w:p w14:paraId="68BB0825" w14:textId="166B30A3" w:rsidR="00281C8E" w:rsidRPr="00281C8E" w:rsidRDefault="00281C8E" w:rsidP="005F0B44">
      <w:pPr>
        <w:pStyle w:val="NumberedBulletPACKT"/>
        <w:rPr>
          <w:color w:val="000000"/>
          <w:lang w:val="en-GB" w:eastAsia="en-GB"/>
        </w:rPr>
      </w:pPr>
      <w:r w:rsidRPr="00281C8E">
        <w:rPr>
          <w:lang w:val="en-GB" w:eastAsia="en-GB"/>
        </w:rPr>
        <w:t>Viewing the SR Partnership</w:t>
      </w:r>
    </w:p>
    <w:p w14:paraId="3EACA543" w14:textId="77777777" w:rsidR="005F0B44" w:rsidRPr="005F0B44" w:rsidRDefault="005F0B44" w:rsidP="005F0B44">
      <w:pPr>
        <w:pStyle w:val="CodePACKT"/>
      </w:pPr>
    </w:p>
    <w:p w14:paraId="6A346448" w14:textId="5F6B9E81" w:rsidR="00281C8E" w:rsidRPr="005F0B44" w:rsidRDefault="00281C8E" w:rsidP="005F0B44">
      <w:pPr>
        <w:pStyle w:val="CodePACKT"/>
      </w:pPr>
      <w:r w:rsidRPr="005F0B44">
        <w:t>Get-SRPartnership</w:t>
      </w:r>
    </w:p>
    <w:p w14:paraId="76F80D1F" w14:textId="77777777" w:rsidR="00281C8E" w:rsidRPr="005F0B44" w:rsidRDefault="00281C8E" w:rsidP="005F0B44">
      <w:pPr>
        <w:pStyle w:val="CodePACKT"/>
      </w:pPr>
    </w:p>
    <w:p w14:paraId="251C5ED7" w14:textId="7DB2CE8C" w:rsidR="00281C8E" w:rsidRPr="00281C8E" w:rsidRDefault="00281C8E" w:rsidP="005F0B44">
      <w:pPr>
        <w:pStyle w:val="NumberedBulletPACKT"/>
        <w:rPr>
          <w:color w:val="000000"/>
          <w:lang w:val="en-GB" w:eastAsia="en-GB"/>
        </w:rPr>
      </w:pPr>
      <w:r w:rsidRPr="00281C8E">
        <w:rPr>
          <w:lang w:val="en-GB" w:eastAsia="en-GB"/>
        </w:rPr>
        <w:t xml:space="preserve">Examining the files remotely on </w:t>
      </w:r>
      <w:r w:rsidRPr="005F0B44">
        <w:rPr>
          <w:rStyle w:val="CodeInTextPACKT"/>
        </w:rPr>
        <w:t>SRV2</w:t>
      </w:r>
    </w:p>
    <w:p w14:paraId="53A59AAA" w14:textId="77777777" w:rsidR="005F0B44" w:rsidRPr="005F0B44" w:rsidRDefault="005F0B44" w:rsidP="005F0B44">
      <w:pPr>
        <w:pStyle w:val="CodePACKT"/>
      </w:pPr>
    </w:p>
    <w:p w14:paraId="4C6F2C41" w14:textId="7BA3BD64" w:rsidR="00281C8E" w:rsidRPr="005F0B44" w:rsidRDefault="00281C8E" w:rsidP="005F0B44">
      <w:pPr>
        <w:pStyle w:val="CodePACKT"/>
      </w:pPr>
      <w:r w:rsidRPr="005F0B44">
        <w:t>$ScriptBlock4 = {</w:t>
      </w:r>
    </w:p>
    <w:p w14:paraId="6001A4C2" w14:textId="77777777" w:rsidR="00281C8E" w:rsidRPr="005F0B44" w:rsidRDefault="00281C8E" w:rsidP="005F0B44">
      <w:pPr>
        <w:pStyle w:val="CodePACKT"/>
      </w:pPr>
      <w:r w:rsidRPr="005F0B44">
        <w:t>  Get-ChildItem -Path S:\ -Recurse |</w:t>
      </w:r>
    </w:p>
    <w:p w14:paraId="3A1A9CF0" w14:textId="77777777" w:rsidR="00281C8E" w:rsidRPr="005F0B44" w:rsidRDefault="00281C8E" w:rsidP="005F0B44">
      <w:pPr>
        <w:pStyle w:val="CodePACKT"/>
      </w:pPr>
      <w:r w:rsidRPr="005F0B44">
        <w:t xml:space="preserve">    Measure-Object </w:t>
      </w:r>
    </w:p>
    <w:p w14:paraId="2A0383B2" w14:textId="77777777" w:rsidR="00281C8E" w:rsidRPr="005F0B44" w:rsidRDefault="00281C8E" w:rsidP="005F0B44">
      <w:pPr>
        <w:pStyle w:val="CodePACKT"/>
      </w:pPr>
      <w:r w:rsidRPr="005F0B44">
        <w:t>}</w:t>
      </w:r>
    </w:p>
    <w:p w14:paraId="63E01BB4" w14:textId="77777777" w:rsidR="00281C8E" w:rsidRPr="005F0B44" w:rsidRDefault="00281C8E" w:rsidP="005F0B44">
      <w:pPr>
        <w:pStyle w:val="CodePACKT"/>
      </w:pPr>
      <w:r w:rsidRPr="005F0B44">
        <w:t>Invoke-Command -ComputerName SRV2 -ScriptBlock $ScriptBlock4</w:t>
      </w:r>
    </w:p>
    <w:p w14:paraId="406FBDB9" w14:textId="46B8712B" w:rsidR="00905EC2" w:rsidRDefault="00905EC2" w:rsidP="00905EC2">
      <w:pPr>
        <w:pStyle w:val="Heading2"/>
        <w:numPr>
          <w:ilvl w:val="1"/>
          <w:numId w:val="3"/>
        </w:numPr>
        <w:tabs>
          <w:tab w:val="left" w:pos="0"/>
        </w:tabs>
      </w:pPr>
      <w:r>
        <w:t>How it works...</w:t>
      </w:r>
    </w:p>
    <w:p w14:paraId="2CDA50AB" w14:textId="5BB86CDA" w:rsidR="005F0B44" w:rsidRDefault="005F0B44" w:rsidP="005F0B44">
      <w:pPr>
        <w:pStyle w:val="NormalPACKT"/>
        <w:rPr>
          <w:lang w:val="en-GB"/>
        </w:rPr>
      </w:pPr>
      <w:r>
        <w:rPr>
          <w:lang w:val="en-GB"/>
        </w:rPr>
        <w:t xml:space="preserve">In </w:t>
      </w:r>
      <w:r w:rsidRPr="00C15BF7">
        <w:rPr>
          <w:rStyle w:val="ItalicsPACKT"/>
        </w:rPr>
        <w:t>step 1</w:t>
      </w:r>
      <w:r>
        <w:rPr>
          <w:lang w:val="en-GB"/>
        </w:rPr>
        <w:t xml:space="preserve">, </w:t>
      </w:r>
      <w:r w:rsidR="00D93F04">
        <w:rPr>
          <w:lang w:val="en-GB"/>
        </w:rPr>
        <w:t>you get the</w:t>
      </w:r>
      <w:r w:rsidR="00D93F04" w:rsidRPr="00D93F04">
        <w:rPr>
          <w:lang w:val="en-GB"/>
        </w:rPr>
        <w:t xml:space="preserve"> disk number of the disk holding the </w:t>
      </w:r>
      <w:r w:rsidR="00D93F04" w:rsidRPr="00BE7413">
        <w:rPr>
          <w:rStyle w:val="CodeInTextPACKT"/>
          <w:rPrChange w:id="29" w:author="Liam Draper" w:date="2022-09-08T11:37:00Z">
            <w:rPr>
              <w:lang w:val="en-GB"/>
            </w:rPr>
          </w:rPrChange>
        </w:rPr>
        <w:t>S:</w:t>
      </w:r>
      <w:r w:rsidR="00D93F04" w:rsidRPr="00D93F04">
        <w:rPr>
          <w:lang w:val="en-GB"/>
        </w:rPr>
        <w:t xml:space="preserve"> partition</w:t>
      </w:r>
      <w:r w:rsidR="00C15BF7">
        <w:rPr>
          <w:lang w:val="en-GB"/>
        </w:rPr>
        <w:t xml:space="preserve"> with output like this:</w:t>
      </w:r>
    </w:p>
    <w:p w14:paraId="188B7423" w14:textId="12E441FE" w:rsidR="00281C8E" w:rsidRDefault="00C15BF7" w:rsidP="00C15BF7">
      <w:pPr>
        <w:pStyle w:val="FigurePACKT"/>
      </w:pPr>
      <w:r>
        <w:rPr>
          <w:noProof/>
        </w:rPr>
        <w:drawing>
          <wp:inline distT="0" distB="0" distL="0" distR="0" wp14:anchorId="1E797218" wp14:editId="731E90A5">
            <wp:extent cx="4059382" cy="557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4095" cy="563444"/>
                    </a:xfrm>
                    <a:prstGeom prst="rect">
                      <a:avLst/>
                    </a:prstGeom>
                  </pic:spPr>
                </pic:pic>
              </a:graphicData>
            </a:graphic>
          </wp:inline>
        </w:drawing>
      </w:r>
    </w:p>
    <w:p w14:paraId="12CD4485" w14:textId="7B37E9FE" w:rsidR="00281C8E" w:rsidRDefault="00281C8E" w:rsidP="00281C8E">
      <w:pPr>
        <w:pStyle w:val="FigureCaptionPACKT"/>
      </w:pPr>
      <w:r w:rsidRPr="00DC6325">
        <w:t xml:space="preserve">Figure </w:t>
      </w:r>
      <w:r>
        <w:t>7</w:t>
      </w:r>
      <w:r w:rsidRPr="00DC6325">
        <w:t>.</w:t>
      </w:r>
      <w:r>
        <w:t>33</w:t>
      </w:r>
      <w:r w:rsidRPr="00DC6325">
        <w:t>:</w:t>
      </w:r>
      <w:r w:rsidRPr="006B0405">
        <w:t xml:space="preserve"> </w:t>
      </w:r>
      <w:r>
        <w:t>Viewing a WMI Class</w:t>
      </w:r>
    </w:p>
    <w:p w14:paraId="67CA58B6" w14:textId="6E69D5E4" w:rsidR="00281C8E" w:rsidRPr="0075113E" w:rsidRDefault="00281C8E" w:rsidP="00281C8E">
      <w:pPr>
        <w:pStyle w:val="LayoutInformationPACKT"/>
        <w:rPr>
          <w:noProof/>
        </w:rPr>
      </w:pPr>
      <w:r>
        <w:t xml:space="preserve">Insert </w:t>
      </w:r>
      <w:r w:rsidRPr="00C41783">
        <w:t>image</w:t>
      </w:r>
      <w:r>
        <w:t xml:space="preserve"> </w:t>
      </w:r>
      <w:r>
        <w:rPr>
          <w:noProof/>
        </w:rPr>
        <w:t>B18878_07</w:t>
      </w:r>
      <w:r w:rsidRPr="00023EAD">
        <w:rPr>
          <w:noProof/>
        </w:rPr>
        <w:t>_</w:t>
      </w:r>
      <w:r>
        <w:rPr>
          <w:noProof/>
        </w:rPr>
        <w:t>33.png</w:t>
      </w:r>
    </w:p>
    <w:p w14:paraId="6489BAB9" w14:textId="11534595" w:rsidR="00281C8E" w:rsidRDefault="00C15BF7" w:rsidP="00281C8E">
      <w:pPr>
        <w:pStyle w:val="NormalPACKT"/>
      </w:pPr>
      <w:r>
        <w:t xml:space="preserve">In </w:t>
      </w:r>
      <w:r w:rsidRPr="00C15BF7">
        <w:rPr>
          <w:rStyle w:val="ItalicsPACKT"/>
        </w:rPr>
        <w:t>step 2</w:t>
      </w:r>
      <w:r>
        <w:t xml:space="preserve">, you create a new </w:t>
      </w:r>
      <w:r w:rsidRPr="00BE7413">
        <w:rPr>
          <w:rStyle w:val="CodeInTextPACKT"/>
          <w:rPrChange w:id="30" w:author="Liam Draper" w:date="2022-09-08T11:37:00Z">
            <w:rPr/>
          </w:rPrChange>
        </w:rPr>
        <w:t>S:</w:t>
      </w:r>
      <w:r>
        <w:t xml:space="preserve"> volume on </w:t>
      </w:r>
      <w:r w:rsidRPr="00C15BF7">
        <w:rPr>
          <w:rStyle w:val="CodeInTextPACKT"/>
        </w:rPr>
        <w:t>SRV2</w:t>
      </w:r>
      <w:r>
        <w:t>. This step produces output like this:</w:t>
      </w:r>
    </w:p>
    <w:p w14:paraId="42A12DA9" w14:textId="6339A481" w:rsidR="00C15BF7" w:rsidRDefault="00CC1F92" w:rsidP="00CC1F92">
      <w:pPr>
        <w:pStyle w:val="FigurePACKT"/>
      </w:pPr>
      <w:r>
        <w:rPr>
          <w:noProof/>
        </w:rPr>
        <w:drawing>
          <wp:inline distT="0" distB="0" distL="0" distR="0" wp14:anchorId="3568CC12" wp14:editId="4840E51B">
            <wp:extent cx="4692419" cy="142446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2385" cy="1427491"/>
                    </a:xfrm>
                    <a:prstGeom prst="rect">
                      <a:avLst/>
                    </a:prstGeom>
                  </pic:spPr>
                </pic:pic>
              </a:graphicData>
            </a:graphic>
          </wp:inline>
        </w:drawing>
      </w:r>
    </w:p>
    <w:p w14:paraId="3F10297E" w14:textId="26EA528D" w:rsidR="00C15BF7" w:rsidRDefault="00C15BF7" w:rsidP="00C15BF7">
      <w:pPr>
        <w:pStyle w:val="FigureCaptionPACKT"/>
      </w:pPr>
      <w:r w:rsidRPr="00DC6325">
        <w:t xml:space="preserve">Figure </w:t>
      </w:r>
      <w:r>
        <w:t>7</w:t>
      </w:r>
      <w:r w:rsidRPr="00DC6325">
        <w:t>.</w:t>
      </w:r>
      <w:r>
        <w:t>34</w:t>
      </w:r>
      <w:r w:rsidRPr="00DC6325">
        <w:t>:</w:t>
      </w:r>
      <w:r w:rsidRPr="006B0405">
        <w:t xml:space="preserve"> </w:t>
      </w:r>
      <w:r>
        <w:t xml:space="preserve">Creating S: on </w:t>
      </w:r>
      <w:r w:rsidRPr="00C15BF7">
        <w:rPr>
          <w:rStyle w:val="CodeInTextPACKT"/>
        </w:rPr>
        <w:t>SRV2</w:t>
      </w:r>
    </w:p>
    <w:p w14:paraId="6A1489C2" w14:textId="4785646D" w:rsidR="00C15BF7" w:rsidRDefault="00C15BF7" w:rsidP="00C15BF7">
      <w:pPr>
        <w:pStyle w:val="LayoutInformationPACKT"/>
        <w:rPr>
          <w:noProof/>
        </w:rPr>
      </w:pPr>
      <w:r>
        <w:t xml:space="preserve">Insert </w:t>
      </w:r>
      <w:r w:rsidRPr="00C41783">
        <w:t>image</w:t>
      </w:r>
      <w:r>
        <w:t xml:space="preserve"> </w:t>
      </w:r>
      <w:r>
        <w:rPr>
          <w:noProof/>
        </w:rPr>
        <w:t>B18878_07</w:t>
      </w:r>
      <w:r w:rsidRPr="00023EAD">
        <w:rPr>
          <w:noProof/>
        </w:rPr>
        <w:t>_</w:t>
      </w:r>
      <w:r>
        <w:rPr>
          <w:noProof/>
        </w:rPr>
        <w:t>34.png</w:t>
      </w:r>
    </w:p>
    <w:p w14:paraId="636A8096" w14:textId="35472104" w:rsidR="00CC1F92" w:rsidRDefault="00CC1F92" w:rsidP="00CC1F92">
      <w:pPr>
        <w:pStyle w:val="NormalPACKT"/>
      </w:pPr>
      <w:r>
        <w:t xml:space="preserve">In </w:t>
      </w:r>
      <w:r w:rsidRPr="00E3601C">
        <w:rPr>
          <w:rStyle w:val="ItalicsPACKT"/>
        </w:rPr>
        <w:t>step 3</w:t>
      </w:r>
      <w:r>
        <w:t xml:space="preserve">, you create folders and files on </w:t>
      </w:r>
      <w:r w:rsidRPr="00E3601C">
        <w:rPr>
          <w:rStyle w:val="CodeInTextPACKT"/>
        </w:rPr>
        <w:t>SRV1</w:t>
      </w:r>
      <w:r>
        <w:t xml:space="preserve">, which creates no output. In step 4, </w:t>
      </w:r>
      <w:r w:rsidR="00E3601C">
        <w:t xml:space="preserve">you count the number of files and folders on the </w:t>
      </w:r>
      <w:r w:rsidR="00E3601C" w:rsidRPr="00BE7413">
        <w:rPr>
          <w:rStyle w:val="CodeInTextPACKT"/>
          <w:rPrChange w:id="31" w:author="Liam Draper" w:date="2022-09-08T11:37:00Z">
            <w:rPr/>
          </w:rPrChange>
        </w:rPr>
        <w:t>S:</w:t>
      </w:r>
      <w:r w:rsidR="00E3601C">
        <w:t xml:space="preserve"> drive, with output like this:</w:t>
      </w:r>
    </w:p>
    <w:p w14:paraId="370133B0" w14:textId="2C594036" w:rsidR="00E3601C" w:rsidRDefault="00E3601C" w:rsidP="00E3601C">
      <w:pPr>
        <w:pStyle w:val="FigurePACKT"/>
      </w:pPr>
      <w:r>
        <w:rPr>
          <w:noProof/>
        </w:rPr>
        <w:lastRenderedPageBreak/>
        <w:drawing>
          <wp:inline distT="0" distB="0" distL="0" distR="0" wp14:anchorId="77012BE9" wp14:editId="0FBB349C">
            <wp:extent cx="3900451" cy="1407456"/>
            <wp:effectExtent l="0" t="0" r="508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08010" cy="1410184"/>
                    </a:xfrm>
                    <a:prstGeom prst="rect">
                      <a:avLst/>
                    </a:prstGeom>
                  </pic:spPr>
                </pic:pic>
              </a:graphicData>
            </a:graphic>
          </wp:inline>
        </w:drawing>
      </w:r>
    </w:p>
    <w:p w14:paraId="08B51EAD" w14:textId="321A376C" w:rsidR="00E3601C" w:rsidRDefault="00E3601C" w:rsidP="00E3601C">
      <w:pPr>
        <w:pStyle w:val="FigureCaptionPACKT"/>
      </w:pPr>
      <w:r w:rsidRPr="00DC6325">
        <w:t xml:space="preserve">Figure </w:t>
      </w:r>
      <w:r>
        <w:t>7</w:t>
      </w:r>
      <w:r w:rsidRPr="00DC6325">
        <w:t>.</w:t>
      </w:r>
      <w:r>
        <w:t>35</w:t>
      </w:r>
      <w:r w:rsidR="00AE20CC">
        <w:t>:</w:t>
      </w:r>
      <w:r>
        <w:t xml:space="preserve"> Viewing the fi</w:t>
      </w:r>
      <w:r w:rsidR="00BE2485">
        <w:t>l</w:t>
      </w:r>
      <w:r>
        <w:t xml:space="preserve">es on S: on </w:t>
      </w:r>
      <w:r w:rsidRPr="00BE2485">
        <w:rPr>
          <w:rStyle w:val="CodeInTextPACKT"/>
        </w:rPr>
        <w:t>SRV1</w:t>
      </w:r>
    </w:p>
    <w:p w14:paraId="2766776A" w14:textId="7774C1D6" w:rsidR="00E3601C" w:rsidRDefault="00E3601C" w:rsidP="00E3601C">
      <w:pPr>
        <w:pStyle w:val="LayoutInformationPACKT"/>
        <w:rPr>
          <w:noProof/>
        </w:rPr>
      </w:pPr>
      <w:r>
        <w:t xml:space="preserve">Insert </w:t>
      </w:r>
      <w:r w:rsidRPr="00C41783">
        <w:t>image</w:t>
      </w:r>
      <w:r>
        <w:t xml:space="preserve"> </w:t>
      </w:r>
      <w:r>
        <w:rPr>
          <w:noProof/>
        </w:rPr>
        <w:t>B18878_07</w:t>
      </w:r>
      <w:r w:rsidRPr="00023EAD">
        <w:rPr>
          <w:noProof/>
        </w:rPr>
        <w:t>_</w:t>
      </w:r>
      <w:r>
        <w:rPr>
          <w:noProof/>
        </w:rPr>
        <w:t>35.png</w:t>
      </w:r>
    </w:p>
    <w:p w14:paraId="553D2940" w14:textId="383B7E07" w:rsidR="00E3601C" w:rsidRDefault="00E3601C" w:rsidP="00E3601C">
      <w:pPr>
        <w:pStyle w:val="NormalPACKT"/>
      </w:pPr>
      <w:r>
        <w:t xml:space="preserve">In </w:t>
      </w:r>
      <w:r w:rsidRPr="00E3601C">
        <w:rPr>
          <w:rStyle w:val="ItalicsPACKT"/>
        </w:rPr>
        <w:t>step 5</w:t>
      </w:r>
      <w:r>
        <w:t xml:space="preserve">, you examine the files and folders on the </w:t>
      </w:r>
      <w:r w:rsidRPr="00BE7413">
        <w:rPr>
          <w:rStyle w:val="CodeInTextPACKT"/>
          <w:rPrChange w:id="32" w:author="Liam Draper" w:date="2022-09-08T11:37:00Z">
            <w:rPr/>
          </w:rPrChange>
        </w:rPr>
        <w:t>S:</w:t>
      </w:r>
      <w:r>
        <w:t xml:space="preserve"> drive on </w:t>
      </w:r>
      <w:r w:rsidRPr="00E3601C">
        <w:rPr>
          <w:rStyle w:val="CodeInTextPACKT"/>
        </w:rPr>
        <w:t>SRV2</w:t>
      </w:r>
      <w:r>
        <w:t>, with output like this:</w:t>
      </w:r>
    </w:p>
    <w:p w14:paraId="65D04F85" w14:textId="39AFF6EF" w:rsidR="00E3601C" w:rsidRDefault="00AE20CC" w:rsidP="00AE20CC">
      <w:pPr>
        <w:pStyle w:val="FigurePACKT"/>
      </w:pPr>
      <w:r w:rsidRPr="00AE20CC">
        <w:rPr>
          <w:noProof/>
        </w:rPr>
        <w:drawing>
          <wp:inline distT="0" distB="0" distL="0" distR="0" wp14:anchorId="2EA101FF" wp14:editId="0CD5E5A1">
            <wp:extent cx="3526755" cy="144656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34610" cy="1449789"/>
                    </a:xfrm>
                    <a:prstGeom prst="rect">
                      <a:avLst/>
                    </a:prstGeom>
                  </pic:spPr>
                </pic:pic>
              </a:graphicData>
            </a:graphic>
          </wp:inline>
        </w:drawing>
      </w:r>
    </w:p>
    <w:p w14:paraId="4A20D0CF" w14:textId="32CD02CD" w:rsidR="00E3601C" w:rsidRDefault="00E3601C" w:rsidP="00E3601C">
      <w:pPr>
        <w:pStyle w:val="FigureCaptionPACKT"/>
      </w:pPr>
      <w:r w:rsidRPr="00DC6325">
        <w:t xml:space="preserve">Figure </w:t>
      </w:r>
      <w:r>
        <w:t>7</w:t>
      </w:r>
      <w:r w:rsidRPr="00DC6325">
        <w:t>.</w:t>
      </w:r>
      <w:r>
        <w:t>36</w:t>
      </w:r>
      <w:r w:rsidRPr="00DC6325">
        <w:t>:</w:t>
      </w:r>
      <w:r w:rsidRPr="006B0405">
        <w:t xml:space="preserve"> </w:t>
      </w:r>
      <w:r>
        <w:t xml:space="preserve">Viewing the files on </w:t>
      </w:r>
      <w:r w:rsidRPr="00BE2485">
        <w:rPr>
          <w:rStyle w:val="CodeInTextPACKT"/>
        </w:rPr>
        <w:t>SRV2</w:t>
      </w:r>
    </w:p>
    <w:p w14:paraId="67F76080" w14:textId="02704E99" w:rsidR="00E3601C" w:rsidRDefault="00E3601C" w:rsidP="00E3601C">
      <w:pPr>
        <w:pStyle w:val="LayoutInformationPACKT"/>
        <w:rPr>
          <w:noProof/>
        </w:rPr>
      </w:pPr>
      <w:r>
        <w:t xml:space="preserve">Insert </w:t>
      </w:r>
      <w:r w:rsidRPr="00C41783">
        <w:t>image</w:t>
      </w:r>
      <w:r>
        <w:t xml:space="preserve"> </w:t>
      </w:r>
      <w:r>
        <w:rPr>
          <w:noProof/>
        </w:rPr>
        <w:t>B18878_07</w:t>
      </w:r>
      <w:r w:rsidRPr="00023EAD">
        <w:rPr>
          <w:noProof/>
        </w:rPr>
        <w:t>_</w:t>
      </w:r>
      <w:r>
        <w:rPr>
          <w:noProof/>
        </w:rPr>
        <w:t>3</w:t>
      </w:r>
      <w:r w:rsidR="00AE20CC">
        <w:rPr>
          <w:noProof/>
        </w:rPr>
        <w:t>6</w:t>
      </w:r>
      <w:r>
        <w:rPr>
          <w:noProof/>
        </w:rPr>
        <w:t>.png</w:t>
      </w:r>
    </w:p>
    <w:p w14:paraId="7230830F" w14:textId="117A0194" w:rsidR="00E3601C" w:rsidRDefault="00AE20CC" w:rsidP="00E3601C">
      <w:pPr>
        <w:pStyle w:val="NormalPACKT"/>
      </w:pPr>
      <w:r>
        <w:t xml:space="preserve">Now that you have the </w:t>
      </w:r>
      <w:r w:rsidRPr="00BE7413">
        <w:rPr>
          <w:rStyle w:val="CodeInTextPACKT"/>
          <w:rPrChange w:id="33" w:author="Liam Draper" w:date="2022-09-08T11:38:00Z">
            <w:rPr/>
          </w:rPrChange>
        </w:rPr>
        <w:t>S:</w:t>
      </w:r>
      <w:r>
        <w:t xml:space="preserve"> drive created on both </w:t>
      </w:r>
      <w:r w:rsidRPr="00AE20CC">
        <w:rPr>
          <w:rStyle w:val="CodeInTextPACKT"/>
        </w:rPr>
        <w:t>SRV1</w:t>
      </w:r>
      <w:r>
        <w:t xml:space="preserve"> and </w:t>
      </w:r>
      <w:r w:rsidRPr="00AE20CC">
        <w:rPr>
          <w:rStyle w:val="CodeInTextPACKT"/>
        </w:rPr>
        <w:t>SRV2</w:t>
      </w:r>
      <w:r>
        <w:t xml:space="preserve"> and have created content, in </w:t>
      </w:r>
      <w:r w:rsidRPr="00AE20CC">
        <w:rPr>
          <w:rStyle w:val="ItalicsPACKT"/>
        </w:rPr>
        <w:t>step 6</w:t>
      </w:r>
      <w:r>
        <w:t xml:space="preserve">, you add the Storage Replica feature to </w:t>
      </w:r>
      <w:r w:rsidRPr="00AE20CC">
        <w:rPr>
          <w:rStyle w:val="CodeInTextPACKT"/>
        </w:rPr>
        <w:t>SRV1</w:t>
      </w:r>
      <w:r>
        <w:t>, creating the following output:</w:t>
      </w:r>
    </w:p>
    <w:p w14:paraId="109B3D0C" w14:textId="0359F559" w:rsidR="00AE20CC" w:rsidRDefault="00AE20CC" w:rsidP="00AE20CC">
      <w:pPr>
        <w:pStyle w:val="FigurePACKT"/>
      </w:pPr>
      <w:r>
        <w:rPr>
          <w:noProof/>
        </w:rPr>
        <w:drawing>
          <wp:inline distT="0" distB="0" distL="0" distR="0" wp14:anchorId="2D25FFB8" wp14:editId="0A5C149B">
            <wp:extent cx="3732022" cy="453995"/>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1958" cy="456420"/>
                    </a:xfrm>
                    <a:prstGeom prst="rect">
                      <a:avLst/>
                    </a:prstGeom>
                  </pic:spPr>
                </pic:pic>
              </a:graphicData>
            </a:graphic>
          </wp:inline>
        </w:drawing>
      </w:r>
    </w:p>
    <w:p w14:paraId="54616849" w14:textId="51C58169" w:rsidR="00AE20CC" w:rsidRDefault="00AE20CC" w:rsidP="00AE20CC">
      <w:pPr>
        <w:pStyle w:val="FigureCaptionPACKT"/>
      </w:pPr>
      <w:r w:rsidRPr="00DC6325">
        <w:t xml:space="preserve">Figure </w:t>
      </w:r>
      <w:r>
        <w:t>7</w:t>
      </w:r>
      <w:r w:rsidRPr="00DC6325">
        <w:t>.</w:t>
      </w:r>
      <w:r>
        <w:t>37</w:t>
      </w:r>
      <w:r w:rsidRPr="00DC6325">
        <w:t>:</w:t>
      </w:r>
      <w:r w:rsidRPr="006B0405">
        <w:t xml:space="preserve"> </w:t>
      </w:r>
      <w:r>
        <w:t xml:space="preserve">Adding Storage Replica to </w:t>
      </w:r>
      <w:r w:rsidRPr="00984EA7">
        <w:rPr>
          <w:rStyle w:val="CodeInTextPACKT"/>
        </w:rPr>
        <w:t>SRV1</w:t>
      </w:r>
    </w:p>
    <w:p w14:paraId="37EA925C" w14:textId="49FC1797" w:rsidR="00AE20CC" w:rsidRDefault="00AE20CC" w:rsidP="00AE20CC">
      <w:pPr>
        <w:pStyle w:val="LayoutInformationPACKT"/>
        <w:rPr>
          <w:noProof/>
        </w:rPr>
      </w:pPr>
      <w:r>
        <w:t xml:space="preserve">Insert </w:t>
      </w:r>
      <w:r w:rsidRPr="00C41783">
        <w:t>image</w:t>
      </w:r>
      <w:r>
        <w:t xml:space="preserve"> </w:t>
      </w:r>
      <w:r>
        <w:rPr>
          <w:noProof/>
        </w:rPr>
        <w:t>B18878_07</w:t>
      </w:r>
      <w:r w:rsidRPr="00023EAD">
        <w:rPr>
          <w:noProof/>
        </w:rPr>
        <w:t>_</w:t>
      </w:r>
      <w:r>
        <w:rPr>
          <w:noProof/>
        </w:rPr>
        <w:t>37.png</w:t>
      </w:r>
    </w:p>
    <w:p w14:paraId="036A88DA" w14:textId="2DCE6B9A" w:rsidR="00C15BF7" w:rsidRDefault="00AE20CC" w:rsidP="00281C8E">
      <w:pPr>
        <w:pStyle w:val="NormalPACKT"/>
      </w:pPr>
      <w:r>
        <w:t xml:space="preserve">In </w:t>
      </w:r>
      <w:r w:rsidRPr="00AE20CC">
        <w:rPr>
          <w:rStyle w:val="ItalicsPACKT"/>
        </w:rPr>
        <w:t>step 7</w:t>
      </w:r>
      <w:r>
        <w:t xml:space="preserve">, you add the Storage Replica feature to </w:t>
      </w:r>
      <w:r w:rsidRPr="00AE20CC">
        <w:rPr>
          <w:rStyle w:val="CodeInTextPACKT"/>
        </w:rPr>
        <w:t>SRV2</w:t>
      </w:r>
      <w:r>
        <w:t>, generating similar output, like this:</w:t>
      </w:r>
    </w:p>
    <w:p w14:paraId="6302BC00" w14:textId="5FFBA52C" w:rsidR="00AE20CC" w:rsidRDefault="00984EA7" w:rsidP="00984EA7">
      <w:pPr>
        <w:pStyle w:val="FigurePACKT"/>
      </w:pPr>
      <w:r>
        <w:rPr>
          <w:noProof/>
        </w:rPr>
        <w:drawing>
          <wp:inline distT="0" distB="0" distL="0" distR="0" wp14:anchorId="53FC6153" wp14:editId="54087316">
            <wp:extent cx="3780790" cy="8980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5329" cy="899152"/>
                    </a:xfrm>
                    <a:prstGeom prst="rect">
                      <a:avLst/>
                    </a:prstGeom>
                  </pic:spPr>
                </pic:pic>
              </a:graphicData>
            </a:graphic>
          </wp:inline>
        </w:drawing>
      </w:r>
    </w:p>
    <w:p w14:paraId="481D162E" w14:textId="53EC49B7" w:rsidR="00AE20CC" w:rsidRDefault="00AE20CC" w:rsidP="00AE20CC">
      <w:pPr>
        <w:pStyle w:val="FigureCaptionPACKT"/>
      </w:pPr>
      <w:r w:rsidRPr="00DC6325">
        <w:t xml:space="preserve">Figure </w:t>
      </w:r>
      <w:r>
        <w:t>7</w:t>
      </w:r>
      <w:r w:rsidRPr="00DC6325">
        <w:t>.</w:t>
      </w:r>
      <w:r>
        <w:t>38</w:t>
      </w:r>
      <w:r w:rsidRPr="00DC6325">
        <w:t>:</w:t>
      </w:r>
      <w:r w:rsidRPr="006B0405">
        <w:t xml:space="preserve"> </w:t>
      </w:r>
      <w:r>
        <w:t xml:space="preserve">Adding Storage Replica to </w:t>
      </w:r>
      <w:r w:rsidRPr="00AE20CC">
        <w:rPr>
          <w:rStyle w:val="CodeInTextPACKT"/>
        </w:rPr>
        <w:t>SRV2</w:t>
      </w:r>
    </w:p>
    <w:p w14:paraId="1EE8CB03" w14:textId="50DF9DDC" w:rsidR="00AE20CC" w:rsidRDefault="00AE20CC" w:rsidP="00AE20CC">
      <w:pPr>
        <w:pStyle w:val="LayoutInformationPACKT"/>
        <w:rPr>
          <w:noProof/>
        </w:rPr>
      </w:pPr>
      <w:r>
        <w:t xml:space="preserve">Insert </w:t>
      </w:r>
      <w:r w:rsidRPr="00C41783">
        <w:t>image</w:t>
      </w:r>
      <w:r>
        <w:t xml:space="preserve"> </w:t>
      </w:r>
      <w:r>
        <w:rPr>
          <w:noProof/>
        </w:rPr>
        <w:t>B18878_07</w:t>
      </w:r>
      <w:r w:rsidRPr="00023EAD">
        <w:rPr>
          <w:noProof/>
        </w:rPr>
        <w:t>_</w:t>
      </w:r>
      <w:r>
        <w:rPr>
          <w:noProof/>
        </w:rPr>
        <w:t>38.png</w:t>
      </w:r>
    </w:p>
    <w:p w14:paraId="2DB7EAFC" w14:textId="64FA27EE" w:rsidR="00984EA7" w:rsidRDefault="00984EA7" w:rsidP="00984EA7">
      <w:pPr>
        <w:pStyle w:val="NormalPACKT"/>
      </w:pPr>
      <w:r>
        <w:t xml:space="preserve">In </w:t>
      </w:r>
      <w:r w:rsidRPr="00984EA7">
        <w:rPr>
          <w:rStyle w:val="ItalicsPACKT"/>
        </w:rPr>
        <w:t>step 8</w:t>
      </w:r>
      <w:r>
        <w:t xml:space="preserve">, you restart </w:t>
      </w:r>
      <w:r w:rsidRPr="00984EA7">
        <w:rPr>
          <w:rStyle w:val="CodeInTextPACKT"/>
        </w:rPr>
        <w:t>SRV2</w:t>
      </w:r>
      <w:r>
        <w:t xml:space="preserve">. Then, in </w:t>
      </w:r>
      <w:r w:rsidRPr="00984EA7">
        <w:rPr>
          <w:rStyle w:val="ItalicsPACKT"/>
        </w:rPr>
        <w:t>step 9</w:t>
      </w:r>
      <w:r w:rsidR="00BE2485">
        <w:rPr>
          <w:rStyle w:val="ItalicsPACKT"/>
        </w:rPr>
        <w:t>,</w:t>
      </w:r>
      <w:r>
        <w:t xml:space="preserve"> you restart </w:t>
      </w:r>
      <w:r w:rsidRPr="00984EA7">
        <w:rPr>
          <w:rStyle w:val="CodeInTextPACKT"/>
        </w:rPr>
        <w:t>SRV1</w:t>
      </w:r>
      <w:r>
        <w:t>. Neither step produces console output.</w:t>
      </w:r>
    </w:p>
    <w:p w14:paraId="42177CF9" w14:textId="6BDAC1E1" w:rsidR="00984EA7" w:rsidRDefault="00984EA7" w:rsidP="00984EA7">
      <w:pPr>
        <w:pStyle w:val="NormalPACKT"/>
      </w:pPr>
      <w:r>
        <w:t xml:space="preserve">In </w:t>
      </w:r>
      <w:r w:rsidRPr="00984EA7">
        <w:rPr>
          <w:rStyle w:val="ItalicsPACKT"/>
        </w:rPr>
        <w:t>step 10</w:t>
      </w:r>
      <w:r>
        <w:t xml:space="preserve">, you create a new </w:t>
      </w:r>
      <w:r w:rsidRPr="00BE7413">
        <w:rPr>
          <w:rStyle w:val="CodeInTextPACKT"/>
          <w:rPrChange w:id="34" w:author="Liam Draper" w:date="2022-09-08T11:38:00Z">
            <w:rPr/>
          </w:rPrChange>
        </w:rPr>
        <w:t>G:</w:t>
      </w:r>
      <w:r>
        <w:t xml:space="preserve"> volume on </w:t>
      </w:r>
      <w:r w:rsidRPr="00BD497B">
        <w:rPr>
          <w:rStyle w:val="CodeInTextPACKT"/>
        </w:rPr>
        <w:t>SRV1</w:t>
      </w:r>
      <w:r>
        <w:t xml:space="preserve"> (to hold Storage Replica log files), with output like this:</w:t>
      </w:r>
    </w:p>
    <w:p w14:paraId="7D4E1BBB" w14:textId="30189E18" w:rsidR="00BD497B" w:rsidRDefault="00BD497B" w:rsidP="00BD497B">
      <w:pPr>
        <w:pStyle w:val="FigurePACKT"/>
      </w:pPr>
      <w:r>
        <w:rPr>
          <w:noProof/>
        </w:rPr>
        <w:lastRenderedPageBreak/>
        <w:drawing>
          <wp:inline distT="0" distB="0" distL="0" distR="0" wp14:anchorId="411ADFF8" wp14:editId="60C8BB1C">
            <wp:extent cx="3805174" cy="1037506"/>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31683" cy="1044734"/>
                    </a:xfrm>
                    <a:prstGeom prst="rect">
                      <a:avLst/>
                    </a:prstGeom>
                  </pic:spPr>
                </pic:pic>
              </a:graphicData>
            </a:graphic>
          </wp:inline>
        </w:drawing>
      </w:r>
    </w:p>
    <w:p w14:paraId="2E980A73" w14:textId="2506F909" w:rsidR="00BD497B" w:rsidRDefault="00BD497B" w:rsidP="00BD497B">
      <w:pPr>
        <w:pStyle w:val="FigureCaptionPACKT"/>
      </w:pPr>
      <w:r w:rsidRPr="00DC6325">
        <w:t xml:space="preserve">Figure </w:t>
      </w:r>
      <w:r>
        <w:t>7</w:t>
      </w:r>
      <w:r w:rsidRPr="00DC6325">
        <w:t>.</w:t>
      </w:r>
      <w:r>
        <w:t>39</w:t>
      </w:r>
      <w:r w:rsidRPr="00DC6325">
        <w:t>:</w:t>
      </w:r>
      <w:r w:rsidRPr="006B0405">
        <w:t xml:space="preserve"> </w:t>
      </w:r>
      <w:r>
        <w:t xml:space="preserve">Creating a G: volume on </w:t>
      </w:r>
      <w:r w:rsidRPr="00AE20CC">
        <w:rPr>
          <w:rStyle w:val="CodeInTextPACKT"/>
        </w:rPr>
        <w:t>SRV</w:t>
      </w:r>
      <w:r>
        <w:rPr>
          <w:rStyle w:val="CodeInTextPACKT"/>
        </w:rPr>
        <w:t>1</w:t>
      </w:r>
    </w:p>
    <w:p w14:paraId="19D59920" w14:textId="7B3C7B8D" w:rsidR="00BD497B" w:rsidRDefault="00BD497B" w:rsidP="00BD497B">
      <w:pPr>
        <w:pStyle w:val="LayoutInformationPACKT"/>
        <w:rPr>
          <w:noProof/>
        </w:rPr>
      </w:pPr>
      <w:r>
        <w:t xml:space="preserve">Insert </w:t>
      </w:r>
      <w:r w:rsidRPr="00C41783">
        <w:t>image</w:t>
      </w:r>
      <w:r>
        <w:t xml:space="preserve"> </w:t>
      </w:r>
      <w:r>
        <w:rPr>
          <w:noProof/>
        </w:rPr>
        <w:t>B18878_07</w:t>
      </w:r>
      <w:r w:rsidRPr="00023EAD">
        <w:rPr>
          <w:noProof/>
        </w:rPr>
        <w:t>_</w:t>
      </w:r>
      <w:r>
        <w:rPr>
          <w:noProof/>
        </w:rPr>
        <w:t>39.png</w:t>
      </w:r>
    </w:p>
    <w:p w14:paraId="5A5CD179" w14:textId="53131294" w:rsidR="00BD497B" w:rsidRDefault="00BD497B" w:rsidP="00BD497B">
      <w:pPr>
        <w:pStyle w:val="NormalPACKT"/>
      </w:pPr>
      <w:r>
        <w:t xml:space="preserve">In </w:t>
      </w:r>
      <w:r w:rsidRPr="00BD497B">
        <w:rPr>
          <w:rStyle w:val="ItalicsPACKT"/>
        </w:rPr>
        <w:t>step 11</w:t>
      </w:r>
      <w:r>
        <w:t xml:space="preserve">, you create a </w:t>
      </w:r>
      <w:r w:rsidRPr="00BE7413">
        <w:rPr>
          <w:rStyle w:val="CodeInTextPACKT"/>
          <w:rPrChange w:id="35" w:author="Liam Draper" w:date="2022-09-08T11:39:00Z">
            <w:rPr/>
          </w:rPrChange>
        </w:rPr>
        <w:t>G:</w:t>
      </w:r>
      <w:r>
        <w:t xml:space="preserve"> on </w:t>
      </w:r>
      <w:r w:rsidRPr="00BD497B">
        <w:rPr>
          <w:rStyle w:val="CodeInTextPACKT"/>
        </w:rPr>
        <w:t>SRV2</w:t>
      </w:r>
      <w:r>
        <w:t>, with output like this:</w:t>
      </w:r>
    </w:p>
    <w:p w14:paraId="1DBC9B6C" w14:textId="613D9667" w:rsidR="00BD497B" w:rsidRDefault="00C1211E" w:rsidP="00C1211E">
      <w:pPr>
        <w:pStyle w:val="FigurePACKT"/>
      </w:pPr>
      <w:r>
        <w:rPr>
          <w:noProof/>
        </w:rPr>
        <w:drawing>
          <wp:inline distT="0" distB="0" distL="0" distR="0" wp14:anchorId="12BFD38C" wp14:editId="619EC9C2">
            <wp:extent cx="4268470" cy="538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4683" cy="542736"/>
                    </a:xfrm>
                    <a:prstGeom prst="rect">
                      <a:avLst/>
                    </a:prstGeom>
                  </pic:spPr>
                </pic:pic>
              </a:graphicData>
            </a:graphic>
          </wp:inline>
        </w:drawing>
      </w:r>
    </w:p>
    <w:p w14:paraId="336B3631" w14:textId="4B85FA47" w:rsidR="00BD497B" w:rsidRDefault="00BD497B" w:rsidP="00BD497B">
      <w:pPr>
        <w:pStyle w:val="FigureCaptionPACKT"/>
      </w:pPr>
      <w:r w:rsidRPr="00DC6325">
        <w:t xml:space="preserve">Figure </w:t>
      </w:r>
      <w:r>
        <w:t>7</w:t>
      </w:r>
      <w:r w:rsidRPr="00DC6325">
        <w:t>.</w:t>
      </w:r>
      <w:r>
        <w:t>40</w:t>
      </w:r>
      <w:r w:rsidRPr="00DC6325">
        <w:t>:</w:t>
      </w:r>
      <w:r w:rsidRPr="006B0405">
        <w:t xml:space="preserve"> </w:t>
      </w:r>
      <w:r>
        <w:t xml:space="preserve">Creating a G: volume on </w:t>
      </w:r>
      <w:r w:rsidRPr="00AE20CC">
        <w:rPr>
          <w:rStyle w:val="CodeInTextPACKT"/>
        </w:rPr>
        <w:t>SRV</w:t>
      </w:r>
      <w:r>
        <w:rPr>
          <w:rStyle w:val="CodeInTextPACKT"/>
        </w:rPr>
        <w:t>2</w:t>
      </w:r>
    </w:p>
    <w:p w14:paraId="64E4A26D" w14:textId="78DD40B3" w:rsidR="00984EA7" w:rsidRDefault="00BD497B" w:rsidP="00C1211E">
      <w:pPr>
        <w:pStyle w:val="LayoutInformationPACKT"/>
        <w:rPr>
          <w:noProof/>
        </w:rPr>
      </w:pPr>
      <w:r>
        <w:t xml:space="preserve">Insert </w:t>
      </w:r>
      <w:r w:rsidRPr="00C41783">
        <w:t>image</w:t>
      </w:r>
      <w:r>
        <w:t xml:space="preserve"> </w:t>
      </w:r>
      <w:r>
        <w:rPr>
          <w:noProof/>
        </w:rPr>
        <w:t>B18878_07</w:t>
      </w:r>
      <w:r w:rsidRPr="00023EAD">
        <w:rPr>
          <w:noProof/>
        </w:rPr>
        <w:t>_</w:t>
      </w:r>
      <w:r>
        <w:rPr>
          <w:noProof/>
        </w:rPr>
        <w:t>40.png</w:t>
      </w:r>
    </w:p>
    <w:p w14:paraId="5FA8923F" w14:textId="1F4BBF7E" w:rsidR="00C1211E" w:rsidRDefault="00C1211E" w:rsidP="00C1211E">
      <w:pPr>
        <w:pStyle w:val="NormalPACKT"/>
      </w:pPr>
      <w:r>
        <w:t xml:space="preserve">In </w:t>
      </w:r>
      <w:r w:rsidRPr="00C1211E">
        <w:rPr>
          <w:rStyle w:val="ItalicsPACKT"/>
        </w:rPr>
        <w:t>step 12</w:t>
      </w:r>
      <w:r>
        <w:t xml:space="preserve">, you examine the volumes on </w:t>
      </w:r>
      <w:r w:rsidRPr="00BE2485">
        <w:rPr>
          <w:rStyle w:val="CodeInTextPACKT"/>
        </w:rPr>
        <w:t>SRV2</w:t>
      </w:r>
      <w:r>
        <w:t>, with output like this:</w:t>
      </w:r>
    </w:p>
    <w:p w14:paraId="6BA6D692" w14:textId="322D2D38" w:rsidR="00C1211E" w:rsidRDefault="00C1211E" w:rsidP="00C1211E">
      <w:pPr>
        <w:pStyle w:val="FigurePACKT"/>
      </w:pPr>
      <w:r>
        <w:rPr>
          <w:noProof/>
        </w:rPr>
        <w:drawing>
          <wp:inline distT="0" distB="0" distL="0" distR="0" wp14:anchorId="553B9ED2" wp14:editId="589947CD">
            <wp:extent cx="4183126" cy="1137313"/>
            <wp:effectExtent l="0" t="0" r="825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6291" cy="1140892"/>
                    </a:xfrm>
                    <a:prstGeom prst="rect">
                      <a:avLst/>
                    </a:prstGeom>
                  </pic:spPr>
                </pic:pic>
              </a:graphicData>
            </a:graphic>
          </wp:inline>
        </w:drawing>
      </w:r>
    </w:p>
    <w:p w14:paraId="2D9148F3" w14:textId="3E75EB81" w:rsidR="00C1211E" w:rsidRDefault="00C1211E" w:rsidP="00C1211E">
      <w:pPr>
        <w:pStyle w:val="FigureCaptionPACKT"/>
      </w:pPr>
      <w:r w:rsidRPr="00DC6325">
        <w:t xml:space="preserve">Figure </w:t>
      </w:r>
      <w:r>
        <w:t>7</w:t>
      </w:r>
      <w:r w:rsidRPr="00DC6325">
        <w:t>.</w:t>
      </w:r>
      <w:r>
        <w:t>41</w:t>
      </w:r>
      <w:r w:rsidRPr="00DC6325">
        <w:t>:</w:t>
      </w:r>
      <w:r w:rsidRPr="006B0405">
        <w:t xml:space="preserve"> </w:t>
      </w:r>
      <w:r>
        <w:t xml:space="preserve">Viewing volumes on </w:t>
      </w:r>
      <w:r w:rsidRPr="00C1211E">
        <w:rPr>
          <w:rStyle w:val="CodeInTextPACKT"/>
        </w:rPr>
        <w:t>SRV1</w:t>
      </w:r>
    </w:p>
    <w:p w14:paraId="39A85E7B" w14:textId="4D364E54" w:rsidR="00C1211E" w:rsidRPr="00984EA7" w:rsidRDefault="00C1211E" w:rsidP="00C1211E">
      <w:pPr>
        <w:pStyle w:val="LayoutInformationPACKT"/>
      </w:pPr>
      <w:r>
        <w:t xml:space="preserve">Insert </w:t>
      </w:r>
      <w:r w:rsidRPr="00C41783">
        <w:t>image</w:t>
      </w:r>
      <w:r>
        <w:t xml:space="preserve"> </w:t>
      </w:r>
      <w:r>
        <w:rPr>
          <w:noProof/>
        </w:rPr>
        <w:t>B18878_07</w:t>
      </w:r>
      <w:r w:rsidRPr="00023EAD">
        <w:rPr>
          <w:noProof/>
        </w:rPr>
        <w:t>_</w:t>
      </w:r>
      <w:r>
        <w:rPr>
          <w:noProof/>
        </w:rPr>
        <w:t>41.png</w:t>
      </w:r>
    </w:p>
    <w:p w14:paraId="1603DF11" w14:textId="627A3E66" w:rsidR="00C1211E" w:rsidRDefault="00C1211E" w:rsidP="00281C8E">
      <w:pPr>
        <w:pStyle w:val="NormalPACKT"/>
      </w:pPr>
      <w:r>
        <w:t xml:space="preserve">In </w:t>
      </w:r>
      <w:r w:rsidRPr="00C1211E">
        <w:rPr>
          <w:rStyle w:val="ItalicsPACKT"/>
        </w:rPr>
        <w:t>step 13,</w:t>
      </w:r>
      <w:r>
        <w:t xml:space="preserve"> you examine the volumes on </w:t>
      </w:r>
      <w:r w:rsidRPr="00BE2485">
        <w:rPr>
          <w:rStyle w:val="CodeInTextPACKT"/>
        </w:rPr>
        <w:t>SRV2</w:t>
      </w:r>
      <w:r>
        <w:t>, with output like this:</w:t>
      </w:r>
    </w:p>
    <w:p w14:paraId="616C331C" w14:textId="4EE647F9" w:rsidR="00C1211E" w:rsidRDefault="006D3FE0" w:rsidP="006D3FE0">
      <w:pPr>
        <w:pStyle w:val="FigurePACKT"/>
      </w:pPr>
      <w:r>
        <w:rPr>
          <w:noProof/>
        </w:rPr>
        <w:drawing>
          <wp:inline distT="0" distB="0" distL="0" distR="0" wp14:anchorId="7363F0B9" wp14:editId="2FF6A322">
            <wp:extent cx="4389120" cy="88648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9485" cy="890593"/>
                    </a:xfrm>
                    <a:prstGeom prst="rect">
                      <a:avLst/>
                    </a:prstGeom>
                  </pic:spPr>
                </pic:pic>
              </a:graphicData>
            </a:graphic>
          </wp:inline>
        </w:drawing>
      </w:r>
    </w:p>
    <w:p w14:paraId="0EF1A79F" w14:textId="0FDB220E" w:rsidR="00C1211E" w:rsidRDefault="00C1211E" w:rsidP="00C1211E">
      <w:pPr>
        <w:pStyle w:val="FigureCaptionPACKT"/>
      </w:pPr>
      <w:r w:rsidRPr="00DC6325">
        <w:t xml:space="preserve">Figure </w:t>
      </w:r>
      <w:r>
        <w:t>7</w:t>
      </w:r>
      <w:r w:rsidRPr="00DC6325">
        <w:t>.</w:t>
      </w:r>
      <w:r>
        <w:t>42</w:t>
      </w:r>
      <w:r w:rsidRPr="00DC6325">
        <w:t>:</w:t>
      </w:r>
      <w:r w:rsidRPr="006B0405">
        <w:t xml:space="preserve"> </w:t>
      </w:r>
      <w:r>
        <w:t xml:space="preserve">Viewing volumes on </w:t>
      </w:r>
      <w:r w:rsidRPr="00BE2485">
        <w:rPr>
          <w:rStyle w:val="CodeInTextPACKT"/>
          <w:rFonts w:cs="Times New Roman"/>
          <w:lang w:val="en-US"/>
        </w:rPr>
        <w:t>SRV2</w:t>
      </w:r>
    </w:p>
    <w:p w14:paraId="67B82832" w14:textId="36329A6C" w:rsidR="00C1211E" w:rsidRPr="00984EA7" w:rsidRDefault="00C1211E" w:rsidP="00C1211E">
      <w:pPr>
        <w:pStyle w:val="LayoutInformationPACKT"/>
      </w:pPr>
      <w:r>
        <w:t xml:space="preserve">Insert </w:t>
      </w:r>
      <w:r w:rsidRPr="00C41783">
        <w:t>image</w:t>
      </w:r>
      <w:r>
        <w:t xml:space="preserve"> </w:t>
      </w:r>
      <w:r>
        <w:rPr>
          <w:noProof/>
        </w:rPr>
        <w:t>B18878_07</w:t>
      </w:r>
      <w:r w:rsidRPr="00023EAD">
        <w:rPr>
          <w:noProof/>
        </w:rPr>
        <w:t>_</w:t>
      </w:r>
      <w:r>
        <w:rPr>
          <w:noProof/>
        </w:rPr>
        <w:t>42.png</w:t>
      </w:r>
    </w:p>
    <w:p w14:paraId="69087C00" w14:textId="27EA5137" w:rsidR="00AE20CC" w:rsidRDefault="00C1211E" w:rsidP="00281C8E">
      <w:pPr>
        <w:pStyle w:val="NormalPACKT"/>
      </w:pPr>
      <w:r>
        <w:t xml:space="preserve">In </w:t>
      </w:r>
      <w:r w:rsidRPr="006D3FE0">
        <w:rPr>
          <w:rStyle w:val="ItalicsPACKT"/>
        </w:rPr>
        <w:t xml:space="preserve">step </w:t>
      </w:r>
      <w:r w:rsidR="006D3FE0" w:rsidRPr="006D3FE0">
        <w:rPr>
          <w:rStyle w:val="ItalicsPACKT"/>
        </w:rPr>
        <w:t>14</w:t>
      </w:r>
      <w:r w:rsidR="006D3FE0">
        <w:t xml:space="preserve">, you use the </w:t>
      </w:r>
      <w:r w:rsidR="006D3FE0" w:rsidRPr="006D3FE0">
        <w:rPr>
          <w:rStyle w:val="CodeInTextPACKT"/>
        </w:rPr>
        <w:t>New-SRPartnership</w:t>
      </w:r>
      <w:r w:rsidR="006D3FE0">
        <w:t xml:space="preserve"> command to create a new storage replica partnership creating the following output:</w:t>
      </w:r>
    </w:p>
    <w:p w14:paraId="633A601A" w14:textId="5E1C42C1" w:rsidR="006D3FE0" w:rsidRDefault="006D3FE0" w:rsidP="006D3FE0">
      <w:pPr>
        <w:pStyle w:val="FigurePACKT"/>
      </w:pPr>
      <w:r>
        <w:rPr>
          <w:noProof/>
        </w:rPr>
        <w:lastRenderedPageBreak/>
        <w:drawing>
          <wp:inline distT="0" distB="0" distL="0" distR="0" wp14:anchorId="7D39CCE9" wp14:editId="5AD26DBA">
            <wp:extent cx="3587133" cy="2322703"/>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90658" cy="2324985"/>
                    </a:xfrm>
                    <a:prstGeom prst="rect">
                      <a:avLst/>
                    </a:prstGeom>
                  </pic:spPr>
                </pic:pic>
              </a:graphicData>
            </a:graphic>
          </wp:inline>
        </w:drawing>
      </w:r>
    </w:p>
    <w:p w14:paraId="7F1A6058" w14:textId="42E7A024" w:rsidR="006D3FE0" w:rsidRDefault="006D3FE0" w:rsidP="006D3FE0">
      <w:pPr>
        <w:pStyle w:val="FigureCaptionPACKT"/>
      </w:pPr>
      <w:r w:rsidRPr="00DC6325">
        <w:t xml:space="preserve">Figure </w:t>
      </w:r>
      <w:r>
        <w:t>7</w:t>
      </w:r>
      <w:r w:rsidRPr="00DC6325">
        <w:t>.</w:t>
      </w:r>
      <w:r>
        <w:t>43</w:t>
      </w:r>
      <w:r w:rsidRPr="00DC6325">
        <w:t>:</w:t>
      </w:r>
      <w:r w:rsidRPr="006B0405">
        <w:t xml:space="preserve"> </w:t>
      </w:r>
      <w:r>
        <w:t>Creating a storage replica partnership</w:t>
      </w:r>
    </w:p>
    <w:p w14:paraId="31EF0156" w14:textId="3DB367B8" w:rsidR="006D3FE0" w:rsidRDefault="006D3FE0" w:rsidP="006D3FE0">
      <w:pPr>
        <w:pStyle w:val="LayoutInformationPACKT"/>
        <w:rPr>
          <w:noProof/>
        </w:rPr>
      </w:pPr>
      <w:r>
        <w:t xml:space="preserve">Insert </w:t>
      </w:r>
      <w:r w:rsidRPr="00C41783">
        <w:t>image</w:t>
      </w:r>
      <w:r>
        <w:t xml:space="preserve"> </w:t>
      </w:r>
      <w:r>
        <w:rPr>
          <w:noProof/>
        </w:rPr>
        <w:t>B18878_07</w:t>
      </w:r>
      <w:r w:rsidRPr="00023EAD">
        <w:rPr>
          <w:noProof/>
        </w:rPr>
        <w:t>_</w:t>
      </w:r>
      <w:r>
        <w:rPr>
          <w:noProof/>
        </w:rPr>
        <w:t>43.png</w:t>
      </w:r>
    </w:p>
    <w:p w14:paraId="269EDBE1" w14:textId="179D9E5E" w:rsidR="006D3FE0" w:rsidRPr="006D3FE0" w:rsidRDefault="006D3FE0" w:rsidP="006D3FE0">
      <w:pPr>
        <w:pStyle w:val="NormalPACKT"/>
      </w:pPr>
      <w:r>
        <w:t xml:space="preserve">In </w:t>
      </w:r>
      <w:r w:rsidRPr="00BA1A6E">
        <w:rPr>
          <w:rStyle w:val="ItalicsPACKT"/>
        </w:rPr>
        <w:t>step 1</w:t>
      </w:r>
      <w:r w:rsidR="00BA1A6E">
        <w:rPr>
          <w:rStyle w:val="ItalicsPACKT"/>
        </w:rPr>
        <w:t>5</w:t>
      </w:r>
      <w:r w:rsidR="00BA1A6E">
        <w:t xml:space="preserve">, you examine </w:t>
      </w:r>
      <w:r w:rsidR="00BE2485">
        <w:t>the volumes again</w:t>
      </w:r>
      <w:r w:rsidR="00BA1A6E">
        <w:t xml:space="preserve"> on </w:t>
      </w:r>
      <w:r w:rsidR="00BA1A6E" w:rsidRPr="00BA1A6E">
        <w:rPr>
          <w:rStyle w:val="CodeInTextPACKT"/>
        </w:rPr>
        <w:t>SRV2</w:t>
      </w:r>
      <w:r w:rsidR="00BA1A6E">
        <w:t>, with output like this:</w:t>
      </w:r>
    </w:p>
    <w:p w14:paraId="12BD3156" w14:textId="23A28F3B" w:rsidR="006D3FE0" w:rsidRDefault="00BA1A6E" w:rsidP="00BA1A6E">
      <w:pPr>
        <w:pStyle w:val="FigurePACKT"/>
      </w:pPr>
      <w:r>
        <w:rPr>
          <w:noProof/>
        </w:rPr>
        <w:drawing>
          <wp:inline distT="0" distB="0" distL="0" distR="0" wp14:anchorId="2E5D9716" wp14:editId="11A2D98C">
            <wp:extent cx="4384294" cy="124155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2018" cy="1243740"/>
                    </a:xfrm>
                    <a:prstGeom prst="rect">
                      <a:avLst/>
                    </a:prstGeom>
                  </pic:spPr>
                </pic:pic>
              </a:graphicData>
            </a:graphic>
          </wp:inline>
        </w:drawing>
      </w:r>
    </w:p>
    <w:p w14:paraId="2C5F4950" w14:textId="2C8C3C7E" w:rsidR="00BA1A6E" w:rsidRDefault="00BA1A6E" w:rsidP="00BA1A6E">
      <w:pPr>
        <w:pStyle w:val="FigureCaptionPACKT"/>
      </w:pPr>
      <w:r w:rsidRPr="00DC6325">
        <w:t xml:space="preserve">Figure </w:t>
      </w:r>
      <w:r>
        <w:t>7</w:t>
      </w:r>
      <w:r w:rsidRPr="00DC6325">
        <w:t>.</w:t>
      </w:r>
      <w:r>
        <w:t>44</w:t>
      </w:r>
      <w:r w:rsidRPr="00DC6325">
        <w:t>:</w:t>
      </w:r>
      <w:r w:rsidRPr="006B0405">
        <w:t xml:space="preserve"> </w:t>
      </w:r>
      <w:r>
        <w:t>Examin</w:t>
      </w:r>
      <w:r w:rsidR="00BE2485">
        <w:t>i</w:t>
      </w:r>
      <w:r>
        <w:t xml:space="preserve">ng the </w:t>
      </w:r>
      <w:r w:rsidR="00BE2485">
        <w:t>v</w:t>
      </w:r>
      <w:r>
        <w:t xml:space="preserve">olumes on </w:t>
      </w:r>
      <w:r w:rsidRPr="00BE2485">
        <w:rPr>
          <w:rStyle w:val="CodeInTextPACKT"/>
        </w:rPr>
        <w:t>SRV2</w:t>
      </w:r>
    </w:p>
    <w:p w14:paraId="5E8C5C20" w14:textId="110E7DEC" w:rsidR="00BA1A6E" w:rsidRDefault="00BA1A6E" w:rsidP="00BA1A6E">
      <w:pPr>
        <w:pStyle w:val="LayoutInformationPACKT"/>
        <w:rPr>
          <w:noProof/>
        </w:rPr>
      </w:pPr>
      <w:r>
        <w:t xml:space="preserve">Insert </w:t>
      </w:r>
      <w:r w:rsidRPr="00C41783">
        <w:t>image</w:t>
      </w:r>
      <w:r>
        <w:t xml:space="preserve"> </w:t>
      </w:r>
      <w:r>
        <w:rPr>
          <w:noProof/>
        </w:rPr>
        <w:t>B18878_07</w:t>
      </w:r>
      <w:r w:rsidRPr="00023EAD">
        <w:rPr>
          <w:noProof/>
        </w:rPr>
        <w:t>_</w:t>
      </w:r>
      <w:r>
        <w:rPr>
          <w:noProof/>
        </w:rPr>
        <w:t>44.png</w:t>
      </w:r>
    </w:p>
    <w:p w14:paraId="4B037ABC" w14:textId="72755C76" w:rsidR="00BA1A6E" w:rsidRDefault="00BA1A6E" w:rsidP="00281C8E">
      <w:pPr>
        <w:pStyle w:val="NormalPACKT"/>
      </w:pPr>
      <w:r>
        <w:t>Thus far, in this recipe, you have create</w:t>
      </w:r>
      <w:r w:rsidR="00BE2485">
        <w:t>d an SR partnership, replicating</w:t>
      </w:r>
      <w:r>
        <w:t xml:space="preserve"> the </w:t>
      </w:r>
      <w:r w:rsidRPr="00BE7413">
        <w:rPr>
          <w:rStyle w:val="CodeInTextPACKT"/>
          <w:rPrChange w:id="36" w:author="Liam Draper" w:date="2022-09-08T11:39:00Z">
            <w:rPr/>
          </w:rPrChange>
        </w:rPr>
        <w:t>S:</w:t>
      </w:r>
      <w:r>
        <w:t xml:space="preserve"> volume from </w:t>
      </w:r>
      <w:r w:rsidRPr="00BA1A6E">
        <w:rPr>
          <w:rStyle w:val="CodeInTextPACKT"/>
        </w:rPr>
        <w:t>SRV1</w:t>
      </w:r>
      <w:r>
        <w:t xml:space="preserve"> to </w:t>
      </w:r>
      <w:r w:rsidRPr="00BA1A6E">
        <w:rPr>
          <w:rStyle w:val="CodeInTextPACKT"/>
        </w:rPr>
        <w:t>SRV2</w:t>
      </w:r>
      <w:r>
        <w:t xml:space="preserve">. In the next step, </w:t>
      </w:r>
      <w:r w:rsidRPr="00C75C19">
        <w:rPr>
          <w:rStyle w:val="ItalicsPACKT"/>
        </w:rPr>
        <w:t>step 16</w:t>
      </w:r>
      <w:r>
        <w:t xml:space="preserve">, you reverse the replication – replicating the </w:t>
      </w:r>
      <w:r w:rsidRPr="00BE7413">
        <w:rPr>
          <w:rStyle w:val="CodeInTextPACKT"/>
          <w:rPrChange w:id="37" w:author="Liam Draper" w:date="2022-09-08T11:39:00Z">
            <w:rPr/>
          </w:rPrChange>
        </w:rPr>
        <w:t>S:</w:t>
      </w:r>
      <w:r>
        <w:t xml:space="preserve"> volume from </w:t>
      </w:r>
      <w:r w:rsidRPr="00BA1A6E">
        <w:rPr>
          <w:rStyle w:val="CodeInTextPACKT"/>
        </w:rPr>
        <w:t>SRV2</w:t>
      </w:r>
      <w:r>
        <w:t xml:space="preserve"> to  </w:t>
      </w:r>
      <w:r w:rsidRPr="00BA1A6E">
        <w:rPr>
          <w:rStyle w:val="CodeInTextPACKT"/>
        </w:rPr>
        <w:t>SRV1</w:t>
      </w:r>
      <w:r>
        <w:t>, which creates no output</w:t>
      </w:r>
      <w:r w:rsidR="00C75C19">
        <w:t>.</w:t>
      </w:r>
    </w:p>
    <w:p w14:paraId="768B6466" w14:textId="1B691A06" w:rsidR="00BA1A6E" w:rsidRDefault="00BA1A6E" w:rsidP="00281C8E">
      <w:pPr>
        <w:pStyle w:val="NormalPACKT"/>
      </w:pPr>
      <w:r>
        <w:t xml:space="preserve">In </w:t>
      </w:r>
      <w:r w:rsidRPr="00BA1A6E">
        <w:rPr>
          <w:rStyle w:val="ItalicsPACKT"/>
        </w:rPr>
        <w:t>step 17</w:t>
      </w:r>
      <w:r>
        <w:t>, you</w:t>
      </w:r>
      <w:r w:rsidR="00C75C19">
        <w:t xml:space="preserve"> view the now-reversed </w:t>
      </w:r>
      <w:r>
        <w:t>SR partnership with the following output:</w:t>
      </w:r>
    </w:p>
    <w:p w14:paraId="546F9D8D" w14:textId="78F0E992" w:rsidR="006D3FE0" w:rsidRDefault="00BA1A6E" w:rsidP="007F7BD8">
      <w:pPr>
        <w:pStyle w:val="FigurePACKT"/>
      </w:pPr>
      <w:r>
        <w:t xml:space="preserve">             </w:t>
      </w:r>
      <w:r w:rsidR="007F7BD8">
        <w:rPr>
          <w:noProof/>
        </w:rPr>
        <w:drawing>
          <wp:inline distT="0" distB="0" distL="0" distR="0" wp14:anchorId="1A07778D" wp14:editId="41D2FEBA">
            <wp:extent cx="3520005" cy="1141987"/>
            <wp:effectExtent l="0" t="0" r="444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38734" cy="1148063"/>
                    </a:xfrm>
                    <a:prstGeom prst="rect">
                      <a:avLst/>
                    </a:prstGeom>
                  </pic:spPr>
                </pic:pic>
              </a:graphicData>
            </a:graphic>
          </wp:inline>
        </w:drawing>
      </w:r>
      <w:r>
        <w:t xml:space="preserve"> </w:t>
      </w:r>
    </w:p>
    <w:p w14:paraId="49D2C709" w14:textId="2A181519" w:rsidR="007F7BD8" w:rsidRDefault="007F7BD8" w:rsidP="007F7BD8">
      <w:pPr>
        <w:pStyle w:val="FigureCaptionPACKT"/>
      </w:pPr>
      <w:r w:rsidRPr="00DC6325">
        <w:t xml:space="preserve">Figure </w:t>
      </w:r>
      <w:r>
        <w:t>7</w:t>
      </w:r>
      <w:r w:rsidRPr="00DC6325">
        <w:t>.</w:t>
      </w:r>
      <w:r>
        <w:t>45</w:t>
      </w:r>
      <w:r w:rsidRPr="00DC6325">
        <w:t>:</w:t>
      </w:r>
      <w:r w:rsidRPr="006B0405">
        <w:t xml:space="preserve"> </w:t>
      </w:r>
      <w:r>
        <w:t>Examin</w:t>
      </w:r>
      <w:r w:rsidR="00BE2485">
        <w:t>i</w:t>
      </w:r>
      <w:r>
        <w:t>ng the reversed SR partnership[</w:t>
      </w:r>
    </w:p>
    <w:p w14:paraId="362A7BF0" w14:textId="3017AF5E" w:rsidR="007F7BD8" w:rsidRPr="005E31EF" w:rsidRDefault="007F7BD8" w:rsidP="007F7BD8">
      <w:pPr>
        <w:pStyle w:val="LayoutInformationPACKT"/>
        <w:rPr>
          <w:noProof/>
          <w:lang w:val="en-GB"/>
        </w:rPr>
      </w:pPr>
      <w:r>
        <w:t xml:space="preserve">Insert </w:t>
      </w:r>
      <w:r w:rsidRPr="00C41783">
        <w:t>image</w:t>
      </w:r>
      <w:r>
        <w:t xml:space="preserve"> </w:t>
      </w:r>
      <w:r>
        <w:rPr>
          <w:noProof/>
        </w:rPr>
        <w:t>B18878_07</w:t>
      </w:r>
      <w:r w:rsidRPr="00023EAD">
        <w:rPr>
          <w:noProof/>
        </w:rPr>
        <w:t>_</w:t>
      </w:r>
      <w:r>
        <w:rPr>
          <w:noProof/>
        </w:rPr>
        <w:t>4</w:t>
      </w:r>
      <w:r w:rsidR="005E31EF">
        <w:rPr>
          <w:noProof/>
        </w:rPr>
        <w:t>5</w:t>
      </w:r>
      <w:r>
        <w:rPr>
          <w:noProof/>
        </w:rPr>
        <w:t>.png</w:t>
      </w:r>
    </w:p>
    <w:p w14:paraId="4D3D7588" w14:textId="77777777" w:rsidR="007F7BD8" w:rsidRPr="00281C8E" w:rsidRDefault="007F7BD8" w:rsidP="007F7BD8">
      <w:pPr>
        <w:pStyle w:val="FigurePACKT"/>
        <w:rPr>
          <w:lang w:val="en-US"/>
        </w:rPr>
      </w:pPr>
    </w:p>
    <w:p w14:paraId="19CE341B" w14:textId="2DAA97BA" w:rsidR="00905EC2" w:rsidRDefault="00905EC2" w:rsidP="00905EC2">
      <w:pPr>
        <w:pStyle w:val="Heading2"/>
      </w:pPr>
      <w:r>
        <w:lastRenderedPageBreak/>
        <w:t>There's more...</w:t>
      </w:r>
    </w:p>
    <w:p w14:paraId="7CA7C33B" w14:textId="0CC82F82" w:rsidR="004860D2" w:rsidRPr="004860D2" w:rsidRDefault="004860D2" w:rsidP="004860D2">
      <w:pPr>
        <w:pStyle w:val="NormalPACKT"/>
        <w:rPr>
          <w:lang w:val="en-GB"/>
        </w:rPr>
      </w:pPr>
      <w:r w:rsidRPr="004860D2">
        <w:rPr>
          <w:lang w:val="en-GB"/>
        </w:rPr>
        <w:t>In the first five steps in this recipe, you create</w:t>
      </w:r>
      <w:r>
        <w:rPr>
          <w:lang w:val="en-GB"/>
        </w:rPr>
        <w:t xml:space="preserve"> and review</w:t>
      </w:r>
      <w:r w:rsidRPr="004860D2">
        <w:rPr>
          <w:lang w:val="en-GB"/>
        </w:rPr>
        <w:t xml:space="preserve"> content on </w:t>
      </w:r>
      <w:r w:rsidRPr="004860D2">
        <w:rPr>
          <w:rStyle w:val="CodeInTextPACKT"/>
          <w:lang w:val="en-GB"/>
        </w:rPr>
        <w:t>SRV1</w:t>
      </w:r>
      <w:r w:rsidR="00BE2485">
        <w:rPr>
          <w:rStyle w:val="CodeInTextPACKT"/>
          <w:lang w:val="en-GB"/>
        </w:rPr>
        <w:t>,</w:t>
      </w:r>
      <w:r w:rsidRPr="004860D2">
        <w:rPr>
          <w:lang w:val="en-GB"/>
        </w:rPr>
        <w:t xml:space="preserve"> which you intend </w:t>
      </w:r>
      <w:r w:rsidR="00BE2485">
        <w:rPr>
          <w:lang w:val="en-GB"/>
        </w:rPr>
        <w:t xml:space="preserve">to </w:t>
      </w:r>
      <w:r w:rsidRPr="004860D2">
        <w:rPr>
          <w:lang w:val="en-GB"/>
        </w:rPr>
        <w:t xml:space="preserve">have Storage Replica replicate to </w:t>
      </w:r>
      <w:r w:rsidRPr="004860D2">
        <w:rPr>
          <w:rStyle w:val="CodeInTextPACKT"/>
          <w:lang w:val="en-GB"/>
        </w:rPr>
        <w:t>SRV2</w:t>
      </w:r>
      <w:r w:rsidRPr="004860D2">
        <w:rPr>
          <w:lang w:val="en-GB"/>
        </w:rPr>
        <w:t>. In practice, the data you are replicating would be the files in a file server or represent other files you want to synchronize.</w:t>
      </w:r>
    </w:p>
    <w:p w14:paraId="4AF9B395" w14:textId="61B56E8F" w:rsidR="004860D2" w:rsidRPr="004860D2" w:rsidRDefault="004860D2" w:rsidP="004860D2">
      <w:pPr>
        <w:pStyle w:val="NormalPACKT"/>
        <w:rPr>
          <w:lang w:val="en-GB"/>
        </w:rPr>
      </w:pPr>
      <w:r w:rsidRPr="004860D2">
        <w:rPr>
          <w:lang w:val="en-GB"/>
        </w:rPr>
        <w:t xml:space="preserve">In step </w:t>
      </w:r>
      <w:r>
        <w:rPr>
          <w:lang w:val="en-GB"/>
        </w:rPr>
        <w:t>8</w:t>
      </w:r>
      <w:r w:rsidRPr="004860D2">
        <w:rPr>
          <w:lang w:val="en-GB"/>
        </w:rPr>
        <w:t xml:space="preserve">, you reboot </w:t>
      </w:r>
      <w:r w:rsidRPr="00BE2485">
        <w:rPr>
          <w:rStyle w:val="CodeInTextPACKT"/>
        </w:rPr>
        <w:t>SRV2</w:t>
      </w:r>
      <w:r w:rsidRPr="004860D2">
        <w:rPr>
          <w:lang w:val="en-GB"/>
        </w:rPr>
        <w:t xml:space="preserve"> remotely. If this is the first time you have rebooted </w:t>
      </w:r>
      <w:r w:rsidRPr="004860D2">
        <w:rPr>
          <w:rStyle w:val="CodeInTextPACKT"/>
          <w:lang w:val="en-GB"/>
        </w:rPr>
        <w:t>SRV2</w:t>
      </w:r>
      <w:r w:rsidRPr="004860D2">
        <w:rPr>
          <w:lang w:val="en-GB"/>
        </w:rPr>
        <w:t xml:space="preserve"> remotely using PowerShell, you may find that the command never returns even when </w:t>
      </w:r>
      <w:r w:rsidRPr="004860D2">
        <w:rPr>
          <w:rStyle w:val="CodeInTextPACKT"/>
          <w:lang w:val="en-GB"/>
        </w:rPr>
        <w:t>SRV2</w:t>
      </w:r>
      <w:r w:rsidRPr="004860D2">
        <w:rPr>
          <w:lang w:val="en-GB"/>
        </w:rPr>
        <w:t xml:space="preserve"> is demonstrably up and running. Just kill off the current PowerShell console (or close VS code) and open a new console to continue the recipe.</w:t>
      </w:r>
    </w:p>
    <w:p w14:paraId="686B2C6D" w14:textId="641CE716" w:rsidR="004860D2" w:rsidRPr="004860D2" w:rsidRDefault="004860D2" w:rsidP="004860D2">
      <w:pPr>
        <w:pStyle w:val="NormalPACKT"/>
        <w:rPr>
          <w:lang w:val="en-GB"/>
        </w:rPr>
      </w:pPr>
      <w:r w:rsidRPr="004860D2">
        <w:rPr>
          <w:lang w:val="en-GB"/>
        </w:rPr>
        <w:t xml:space="preserve">After creating the SR partnership, replication from </w:t>
      </w:r>
      <w:r w:rsidRPr="004860D2">
        <w:rPr>
          <w:rStyle w:val="CodeInTextPACKT"/>
          <w:lang w:val="en-GB"/>
        </w:rPr>
        <w:t>SRV1</w:t>
      </w:r>
      <w:r w:rsidRPr="004860D2">
        <w:rPr>
          <w:lang w:val="en-GB"/>
        </w:rPr>
        <w:t xml:space="preserve"> to reverse the replication in </w:t>
      </w:r>
      <w:r w:rsidRPr="00BE2485">
        <w:rPr>
          <w:rStyle w:val="ItalicsPACKT"/>
        </w:rPr>
        <w:t>step 16</w:t>
      </w:r>
      <w:r w:rsidRPr="004860D2">
        <w:rPr>
          <w:lang w:val="en-GB"/>
        </w:rPr>
        <w:t xml:space="preserve">. Before you reverse the replication, you should ensure that the initial replication has </w:t>
      </w:r>
      <w:r w:rsidR="00BE2485">
        <w:rPr>
          <w:lang w:val="en-GB"/>
        </w:rPr>
        <w:t>been completed – depending on the size of the SR replications,</w:t>
      </w:r>
      <w:r w:rsidRPr="004860D2">
        <w:rPr>
          <w:lang w:val="en-GB"/>
        </w:rPr>
        <w:t xml:space="preserve"> it could take quite a while. You can use the command </w:t>
      </w:r>
      <w:r w:rsidRPr="004860D2">
        <w:rPr>
          <w:rStyle w:val="CodeInTextPACKT"/>
          <w:lang w:val="en-GB"/>
        </w:rPr>
        <w:t>(Get-SRGroup).Replicas.ReplicationStatus</w:t>
      </w:r>
      <w:r w:rsidRPr="004860D2">
        <w:rPr>
          <w:lang w:val="en-GB"/>
        </w:rPr>
        <w:t xml:space="preserve"> to check the status of the initial replication.</w:t>
      </w:r>
    </w:p>
    <w:p w14:paraId="16B1B7BE" w14:textId="0EFE7152" w:rsidR="00905EC2" w:rsidRDefault="00905EC2" w:rsidP="00905EC2">
      <w:pPr>
        <w:pStyle w:val="Heading1"/>
        <w:tabs>
          <w:tab w:val="left" w:pos="0"/>
        </w:tabs>
      </w:pPr>
      <w:r>
        <w:t>Deploying Storage Spaces</w:t>
      </w:r>
    </w:p>
    <w:p w14:paraId="4DBF18FE" w14:textId="43DA1F38" w:rsidR="009E18D8" w:rsidRPr="009E18D8" w:rsidRDefault="009E18D8" w:rsidP="009E18D8">
      <w:pPr>
        <w:pStyle w:val="NormalPACKT"/>
        <w:rPr>
          <w:lang w:val="en-GB"/>
        </w:rPr>
      </w:pPr>
      <w:r w:rsidRPr="009E18D8">
        <w:rPr>
          <w:lang w:val="en-GB"/>
        </w:rPr>
        <w:t>Storage Spaces is a technology in Windows 10</w:t>
      </w:r>
      <w:r>
        <w:rPr>
          <w:lang w:val="en-GB"/>
        </w:rPr>
        <w:t>/11</w:t>
      </w:r>
      <w:r w:rsidRPr="009E18D8">
        <w:rPr>
          <w:lang w:val="en-GB"/>
        </w:rPr>
        <w:t xml:space="preserve"> and Windows Server that implements software RAID. You can add multiple physical drives to your server or workstation, and create fault-tolerant volumes for your host. You can read more about Storage Spaces at </w:t>
      </w:r>
      <w:r w:rsidRPr="009E18D8">
        <w:rPr>
          <w:rStyle w:val="URLPACKTChar"/>
          <w:lang w:val="en-GB"/>
        </w:rPr>
        <w:t>https://docs.microsoft.com/windows-server/storage/storage-spaces/overview</w:t>
      </w:r>
      <w:r w:rsidRPr="009E18D8">
        <w:rPr>
          <w:lang w:val="en-GB"/>
        </w:rPr>
        <w:t>.</w:t>
      </w:r>
    </w:p>
    <w:p w14:paraId="524E029F" w14:textId="07337020" w:rsidR="004860D2" w:rsidRPr="004860D2" w:rsidRDefault="009E18D8" w:rsidP="009E18D8">
      <w:pPr>
        <w:pStyle w:val="NormalPACKT"/>
        <w:rPr>
          <w:lang w:val="en-GB"/>
        </w:rPr>
      </w:pPr>
      <w:r w:rsidRPr="009E18D8">
        <w:rPr>
          <w:lang w:val="en-GB"/>
        </w:rPr>
        <w:t xml:space="preserve">You can use Storage Spaces on a single host or server to protect against unexpected disk drive failures. You should note that Storage Spaces is separate from Storage Spaces Direct (S2D). S2D enables you to create a virtual SAN with multiple hosts providing SMB3  access to a scale-out file server. </w:t>
      </w:r>
    </w:p>
    <w:p w14:paraId="3AE2B5E3" w14:textId="795E7663" w:rsidR="00905EC2" w:rsidRDefault="00905EC2" w:rsidP="00905EC2">
      <w:pPr>
        <w:pStyle w:val="Heading2"/>
        <w:tabs>
          <w:tab w:val="left" w:pos="0"/>
        </w:tabs>
      </w:pPr>
      <w:r>
        <w:t>Getting ready</w:t>
      </w:r>
    </w:p>
    <w:p w14:paraId="37F0B631" w14:textId="37E34671" w:rsidR="009E18D8" w:rsidRPr="009E18D8" w:rsidRDefault="009E18D8" w:rsidP="009E18D8">
      <w:pPr>
        <w:pStyle w:val="NormalPACKT"/>
      </w:pPr>
      <w:r w:rsidRPr="009E18D8">
        <w:t xml:space="preserve">You run this recipe on </w:t>
      </w:r>
      <w:r w:rsidRPr="009E18D8">
        <w:rPr>
          <w:rStyle w:val="CodeInTextPACKT"/>
        </w:rPr>
        <w:t>SRV1</w:t>
      </w:r>
      <w:r w:rsidRPr="009E18D8">
        <w:t xml:space="preserve">, a domain-joined host in the Reskit.Org domain. You also need </w:t>
      </w:r>
      <w:r w:rsidRPr="009E18D8">
        <w:rPr>
          <w:rStyle w:val="CodeInTextPACKT"/>
        </w:rPr>
        <w:t>DC1</w:t>
      </w:r>
      <w:r w:rsidRPr="009E18D8">
        <w:t xml:space="preserve">, a domain controller for the Reskit.org domain. This recipe </w:t>
      </w:r>
      <w:r w:rsidR="00BE2485">
        <w:t>uses the fiv</w:t>
      </w:r>
      <w:r w:rsidRPr="009E18D8">
        <w:t xml:space="preserve">e virtual disks </w:t>
      </w:r>
      <w:r>
        <w:t>y</w:t>
      </w:r>
      <w:r w:rsidRPr="009E18D8">
        <w:t xml:space="preserve">ou added to </w:t>
      </w:r>
      <w:r w:rsidRPr="009E18D8">
        <w:rPr>
          <w:rStyle w:val="CodeInTextPACKT"/>
        </w:rPr>
        <w:t>SRV1</w:t>
      </w:r>
      <w:r w:rsidRPr="009E18D8">
        <w:t xml:space="preserve"> earlier in the chapter .at the start of the </w:t>
      </w:r>
      <w:r w:rsidRPr="009E18D8">
        <w:rPr>
          <w:rStyle w:val="ItalicsPACKT"/>
        </w:rPr>
        <w:t>Managing Disks</w:t>
      </w:r>
      <w:r w:rsidRPr="009E18D8">
        <w:t xml:space="preserve"> recipe.</w:t>
      </w:r>
    </w:p>
    <w:p w14:paraId="1732A809" w14:textId="66A25269" w:rsidR="00905EC2" w:rsidRDefault="00905EC2" w:rsidP="00905EC2">
      <w:pPr>
        <w:pStyle w:val="Heading2"/>
        <w:tabs>
          <w:tab w:val="left" w:pos="0"/>
        </w:tabs>
      </w:pPr>
      <w:r>
        <w:t>How to do it...</w:t>
      </w:r>
    </w:p>
    <w:p w14:paraId="6FCE964F" w14:textId="19D6267C" w:rsidR="00981CE8" w:rsidRPr="00981CE8" w:rsidRDefault="00981CE8" w:rsidP="00981CE8">
      <w:pPr>
        <w:pStyle w:val="NumberedBulletPACKT"/>
        <w:numPr>
          <w:ilvl w:val="0"/>
          <w:numId w:val="32"/>
        </w:numPr>
        <w:rPr>
          <w:color w:val="000000"/>
          <w:lang w:val="en-GB" w:eastAsia="en-GB"/>
        </w:rPr>
      </w:pPr>
      <w:r w:rsidRPr="00981CE8">
        <w:rPr>
          <w:lang w:val="en-GB" w:eastAsia="en-GB"/>
        </w:rPr>
        <w:t>Viewing disks available for pooling</w:t>
      </w:r>
    </w:p>
    <w:p w14:paraId="1EA8921E" w14:textId="77777777" w:rsidR="00981CE8" w:rsidRPr="00981CE8" w:rsidRDefault="00981CE8" w:rsidP="00981CE8">
      <w:pPr>
        <w:pStyle w:val="CodePACKT"/>
      </w:pPr>
    </w:p>
    <w:p w14:paraId="63693B59" w14:textId="61DAB6ED" w:rsidR="00981CE8" w:rsidRPr="00981CE8" w:rsidRDefault="00981CE8" w:rsidP="00981CE8">
      <w:pPr>
        <w:pStyle w:val="CodePACKT"/>
      </w:pPr>
      <w:r w:rsidRPr="00981CE8">
        <w:t>$Disks = Get-PhysicalDisk -CanPool $true</w:t>
      </w:r>
    </w:p>
    <w:p w14:paraId="5716BFD7" w14:textId="77777777" w:rsidR="00981CE8" w:rsidRPr="00981CE8" w:rsidRDefault="00981CE8" w:rsidP="00981CE8">
      <w:pPr>
        <w:pStyle w:val="CodePACKT"/>
      </w:pPr>
      <w:r w:rsidRPr="00981CE8">
        <w:t>$Disks | Sort-Object -Property Deviceid</w:t>
      </w:r>
    </w:p>
    <w:p w14:paraId="1ECA7446" w14:textId="77777777" w:rsidR="00981CE8" w:rsidRPr="00981CE8" w:rsidRDefault="00981CE8" w:rsidP="00981CE8">
      <w:pPr>
        <w:pStyle w:val="CodePACKT"/>
      </w:pPr>
    </w:p>
    <w:p w14:paraId="57DB5AC0" w14:textId="3E61E025" w:rsidR="00981CE8" w:rsidRPr="00981CE8" w:rsidRDefault="00981CE8" w:rsidP="00981CE8">
      <w:pPr>
        <w:pStyle w:val="NumberedBulletPACKT"/>
        <w:rPr>
          <w:color w:val="000000"/>
          <w:lang w:val="en-GB" w:eastAsia="en-GB"/>
        </w:rPr>
      </w:pPr>
      <w:r w:rsidRPr="00981CE8">
        <w:rPr>
          <w:lang w:val="en-GB" w:eastAsia="en-GB"/>
        </w:rPr>
        <w:t>Creating a storage pool</w:t>
      </w:r>
    </w:p>
    <w:p w14:paraId="427C164D" w14:textId="77777777" w:rsidR="00981CE8" w:rsidRPr="00981CE8" w:rsidRDefault="00981CE8" w:rsidP="00981CE8">
      <w:pPr>
        <w:pStyle w:val="CodePACKT"/>
      </w:pPr>
    </w:p>
    <w:p w14:paraId="15354FDE" w14:textId="3F55326B" w:rsidR="00981CE8" w:rsidRPr="00981CE8" w:rsidRDefault="00981CE8" w:rsidP="00981CE8">
      <w:pPr>
        <w:pStyle w:val="CodePACKT"/>
      </w:pPr>
      <w:r w:rsidRPr="00981CE8">
        <w:t>$NewPoolHT = @{</w:t>
      </w:r>
    </w:p>
    <w:p w14:paraId="3945C281" w14:textId="77777777" w:rsidR="00981CE8" w:rsidRPr="00981CE8" w:rsidRDefault="00981CE8" w:rsidP="00981CE8">
      <w:pPr>
        <w:pStyle w:val="CodePACKT"/>
      </w:pPr>
      <w:r w:rsidRPr="00981CE8">
        <w:t xml:space="preserve">  FriendlyName                 = 'RKSP' </w:t>
      </w:r>
    </w:p>
    <w:p w14:paraId="444393F2" w14:textId="77777777" w:rsidR="00981CE8" w:rsidRPr="00981CE8" w:rsidRDefault="00981CE8" w:rsidP="00981CE8">
      <w:pPr>
        <w:pStyle w:val="CodePACKT"/>
      </w:pPr>
      <w:r w:rsidRPr="00981CE8">
        <w:t xml:space="preserve">  StorageSubsystemFriendlyName = "Windows Storage*" </w:t>
      </w:r>
    </w:p>
    <w:p w14:paraId="6F8F96E2" w14:textId="77777777" w:rsidR="00981CE8" w:rsidRPr="00981CE8" w:rsidRDefault="00981CE8" w:rsidP="00981CE8">
      <w:pPr>
        <w:pStyle w:val="CodePACKT"/>
      </w:pPr>
      <w:r w:rsidRPr="00981CE8">
        <w:t>  PhysicalDisks                = $Disks</w:t>
      </w:r>
    </w:p>
    <w:p w14:paraId="729C527C" w14:textId="77777777" w:rsidR="00981CE8" w:rsidRPr="00981CE8" w:rsidRDefault="00981CE8" w:rsidP="00981CE8">
      <w:pPr>
        <w:pStyle w:val="CodePACKT"/>
      </w:pPr>
      <w:r w:rsidRPr="00981CE8">
        <w:t>}</w:t>
      </w:r>
    </w:p>
    <w:p w14:paraId="72155EF2" w14:textId="77777777" w:rsidR="00981CE8" w:rsidRPr="00981CE8" w:rsidRDefault="00981CE8" w:rsidP="00981CE8">
      <w:pPr>
        <w:pStyle w:val="CodePACKT"/>
      </w:pPr>
      <w:r w:rsidRPr="00981CE8">
        <w:t>New-StoragePool @NewPoolHT</w:t>
      </w:r>
    </w:p>
    <w:p w14:paraId="38E86C84" w14:textId="77777777" w:rsidR="00981CE8" w:rsidRPr="00981CE8" w:rsidRDefault="00981CE8" w:rsidP="00981CE8">
      <w:pPr>
        <w:pStyle w:val="CodePACKT"/>
      </w:pPr>
    </w:p>
    <w:p w14:paraId="4797CE82" w14:textId="065093F8" w:rsidR="00981CE8" w:rsidRPr="00981CE8" w:rsidRDefault="00981CE8" w:rsidP="00981CE8">
      <w:pPr>
        <w:pStyle w:val="NumberedBulletPACKT"/>
        <w:rPr>
          <w:color w:val="000000"/>
          <w:lang w:val="en-GB" w:eastAsia="en-GB"/>
        </w:rPr>
      </w:pPr>
      <w:r w:rsidRPr="00981CE8">
        <w:rPr>
          <w:lang w:val="en-GB" w:eastAsia="en-GB"/>
        </w:rPr>
        <w:t xml:space="preserve">Creating a mirrored hard disk named </w:t>
      </w:r>
      <w:r w:rsidRPr="00981CE8">
        <w:rPr>
          <w:rStyle w:val="CodeInTextPACKT"/>
        </w:rPr>
        <w:t>Mirror1</w:t>
      </w:r>
    </w:p>
    <w:p w14:paraId="77D48B3B" w14:textId="77777777" w:rsidR="00981CE8" w:rsidRPr="00981CE8" w:rsidRDefault="00981CE8" w:rsidP="00981CE8">
      <w:pPr>
        <w:pStyle w:val="CodePACKT"/>
      </w:pPr>
    </w:p>
    <w:p w14:paraId="25DA20CD" w14:textId="7CB99D4D" w:rsidR="00981CE8" w:rsidRPr="00981CE8" w:rsidRDefault="00981CE8" w:rsidP="00981CE8">
      <w:pPr>
        <w:pStyle w:val="CodePACKT"/>
      </w:pPr>
      <w:r w:rsidRPr="00981CE8">
        <w:t>$VDisk1HT = @{</w:t>
      </w:r>
    </w:p>
    <w:p w14:paraId="3C292E91" w14:textId="77777777" w:rsidR="00981CE8" w:rsidRPr="00981CE8" w:rsidRDefault="00981CE8" w:rsidP="00981CE8">
      <w:pPr>
        <w:pStyle w:val="CodePACKT"/>
      </w:pPr>
      <w:r w:rsidRPr="00981CE8">
        <w:t xml:space="preserve">  StoragePoolFriendlyName   = 'RKSP' </w:t>
      </w:r>
    </w:p>
    <w:p w14:paraId="12EC3F34" w14:textId="77777777" w:rsidR="00981CE8" w:rsidRPr="00981CE8" w:rsidRDefault="00981CE8" w:rsidP="00981CE8">
      <w:pPr>
        <w:pStyle w:val="CodePACKT"/>
      </w:pPr>
      <w:r w:rsidRPr="00981CE8">
        <w:t>  FriendlyName              = 'Mirror1'</w:t>
      </w:r>
    </w:p>
    <w:p w14:paraId="0C416F28" w14:textId="77777777" w:rsidR="00981CE8" w:rsidRPr="00981CE8" w:rsidRDefault="00981CE8" w:rsidP="00981CE8">
      <w:pPr>
        <w:pStyle w:val="CodePACKT"/>
      </w:pPr>
      <w:r w:rsidRPr="00981CE8">
        <w:t>  ResiliencySettingName     = 'Mirror'</w:t>
      </w:r>
    </w:p>
    <w:p w14:paraId="45520D06" w14:textId="77777777" w:rsidR="00981CE8" w:rsidRPr="00981CE8" w:rsidRDefault="00981CE8" w:rsidP="00981CE8">
      <w:pPr>
        <w:pStyle w:val="CodePACKT"/>
      </w:pPr>
      <w:r w:rsidRPr="00981CE8">
        <w:t>  Size                      = 8GB</w:t>
      </w:r>
    </w:p>
    <w:p w14:paraId="77CA818F" w14:textId="77777777" w:rsidR="00981CE8" w:rsidRPr="00981CE8" w:rsidRDefault="00981CE8" w:rsidP="00981CE8">
      <w:pPr>
        <w:pStyle w:val="CodePACKT"/>
      </w:pPr>
      <w:r w:rsidRPr="00981CE8">
        <w:lastRenderedPageBreak/>
        <w:t>  ProvisioningType          = 'Thin'</w:t>
      </w:r>
    </w:p>
    <w:p w14:paraId="2ED937BF" w14:textId="77777777" w:rsidR="00981CE8" w:rsidRPr="00981CE8" w:rsidRDefault="00981CE8" w:rsidP="00981CE8">
      <w:pPr>
        <w:pStyle w:val="CodePACKT"/>
      </w:pPr>
      <w:r w:rsidRPr="00981CE8">
        <w:t>}</w:t>
      </w:r>
    </w:p>
    <w:p w14:paraId="5E3C6A55" w14:textId="77777777" w:rsidR="00981CE8" w:rsidRPr="00981CE8" w:rsidRDefault="00981CE8" w:rsidP="00981CE8">
      <w:pPr>
        <w:pStyle w:val="CodePACKT"/>
      </w:pPr>
      <w:r w:rsidRPr="00981CE8">
        <w:t>New-VirtualDisk @VDisk1HT</w:t>
      </w:r>
    </w:p>
    <w:p w14:paraId="4EC837D0" w14:textId="77777777" w:rsidR="00981CE8" w:rsidRPr="00981CE8" w:rsidRDefault="00981CE8" w:rsidP="00981CE8">
      <w:pPr>
        <w:pStyle w:val="CodePACKT"/>
      </w:pPr>
    </w:p>
    <w:p w14:paraId="721206D8" w14:textId="4404DAB4" w:rsidR="00981CE8" w:rsidRPr="00981CE8" w:rsidRDefault="00981CE8" w:rsidP="00981CE8">
      <w:pPr>
        <w:pStyle w:val="NumberedBulletPACKT"/>
        <w:rPr>
          <w:color w:val="000000"/>
          <w:lang w:val="en-GB" w:eastAsia="en-GB"/>
        </w:rPr>
      </w:pPr>
      <w:r w:rsidRPr="00981CE8">
        <w:rPr>
          <w:lang w:val="en-GB" w:eastAsia="en-GB"/>
        </w:rPr>
        <w:t>Creating a three</w:t>
      </w:r>
      <w:r w:rsidR="00BE2485">
        <w:rPr>
          <w:lang w:val="en-GB" w:eastAsia="en-GB"/>
        </w:rPr>
        <w:t>-</w:t>
      </w:r>
      <w:r w:rsidRPr="00981CE8">
        <w:rPr>
          <w:lang w:val="en-GB" w:eastAsia="en-GB"/>
        </w:rPr>
        <w:t xml:space="preserve">way mirrored disk named </w:t>
      </w:r>
      <w:r w:rsidRPr="00981CE8">
        <w:rPr>
          <w:rStyle w:val="CodeInTextPACKT"/>
        </w:rPr>
        <w:t>Mirror2</w:t>
      </w:r>
    </w:p>
    <w:p w14:paraId="54EC9F08" w14:textId="77777777" w:rsidR="00981CE8" w:rsidRPr="00981CE8" w:rsidRDefault="00981CE8" w:rsidP="00981CE8">
      <w:pPr>
        <w:shd w:val="clear" w:color="auto" w:fill="FFFFFF"/>
        <w:spacing w:before="0" w:after="0" w:line="285" w:lineRule="atLeast"/>
        <w:rPr>
          <w:rStyle w:val="CodeInTextPACKT"/>
        </w:rPr>
      </w:pPr>
    </w:p>
    <w:p w14:paraId="389D75F8" w14:textId="33FEE6E5" w:rsidR="00981CE8" w:rsidRPr="00981CE8" w:rsidRDefault="00981CE8" w:rsidP="00981CE8">
      <w:pPr>
        <w:shd w:val="clear" w:color="auto" w:fill="FFFFFF"/>
        <w:spacing w:before="0" w:after="0" w:line="285" w:lineRule="atLeast"/>
        <w:rPr>
          <w:rStyle w:val="CodeInTextPACKT"/>
          <w:lang w:val="en-GB" w:eastAsia="en-GB"/>
        </w:rPr>
      </w:pPr>
      <w:r w:rsidRPr="00981CE8">
        <w:rPr>
          <w:rStyle w:val="CodeInTextPACKT"/>
          <w:lang w:val="en-GB" w:eastAsia="en-GB"/>
        </w:rPr>
        <w:t>$VDisk2HT = @{</w:t>
      </w:r>
    </w:p>
    <w:p w14:paraId="0BC37B58" w14:textId="77777777" w:rsidR="00981CE8" w:rsidRPr="00981CE8" w:rsidRDefault="00981CE8" w:rsidP="00981CE8">
      <w:pPr>
        <w:shd w:val="clear" w:color="auto" w:fill="FFFFFF"/>
        <w:spacing w:before="0" w:after="0" w:line="285" w:lineRule="atLeast"/>
        <w:rPr>
          <w:rStyle w:val="CodeInTextPACKT"/>
          <w:lang w:val="en-GB" w:eastAsia="en-GB"/>
        </w:rPr>
      </w:pPr>
      <w:r w:rsidRPr="00981CE8">
        <w:rPr>
          <w:rStyle w:val="CodeInTextPACKT"/>
          <w:lang w:val="en-GB" w:eastAsia="en-GB"/>
        </w:rPr>
        <w:t xml:space="preserve">  StoragePoolFriendlyName    = 'RKSP' </w:t>
      </w:r>
    </w:p>
    <w:p w14:paraId="655FA70C" w14:textId="77777777" w:rsidR="00981CE8" w:rsidRPr="00981CE8" w:rsidRDefault="00981CE8" w:rsidP="00981CE8">
      <w:pPr>
        <w:shd w:val="clear" w:color="auto" w:fill="FFFFFF"/>
        <w:spacing w:before="0" w:after="0" w:line="285" w:lineRule="atLeast"/>
        <w:rPr>
          <w:rStyle w:val="CodeInTextPACKT"/>
          <w:lang w:val="en-GB" w:eastAsia="en-GB"/>
        </w:rPr>
      </w:pPr>
      <w:r w:rsidRPr="00981CE8">
        <w:rPr>
          <w:rStyle w:val="CodeInTextPACKT"/>
          <w:lang w:val="en-GB" w:eastAsia="en-GB"/>
        </w:rPr>
        <w:t>  FriendlyName               = 'Mirror2'</w:t>
      </w:r>
    </w:p>
    <w:p w14:paraId="21986D86" w14:textId="77777777" w:rsidR="00981CE8" w:rsidRPr="00981CE8" w:rsidRDefault="00981CE8" w:rsidP="00981CE8">
      <w:pPr>
        <w:shd w:val="clear" w:color="auto" w:fill="FFFFFF"/>
        <w:spacing w:before="0" w:after="0" w:line="285" w:lineRule="atLeast"/>
        <w:rPr>
          <w:rStyle w:val="CodeInTextPACKT"/>
          <w:lang w:val="en-GB" w:eastAsia="en-GB"/>
        </w:rPr>
      </w:pPr>
      <w:r w:rsidRPr="00981CE8">
        <w:rPr>
          <w:rStyle w:val="CodeInTextPACKT"/>
          <w:lang w:val="en-GB" w:eastAsia="en-GB"/>
        </w:rPr>
        <w:t>  ResiliencySettingName      = 'Mirror'</w:t>
      </w:r>
    </w:p>
    <w:p w14:paraId="6FAE7250" w14:textId="77777777" w:rsidR="00981CE8" w:rsidRPr="00981CE8" w:rsidRDefault="00981CE8" w:rsidP="00981CE8">
      <w:pPr>
        <w:shd w:val="clear" w:color="auto" w:fill="FFFFFF"/>
        <w:spacing w:before="0" w:after="0" w:line="285" w:lineRule="atLeast"/>
        <w:rPr>
          <w:rStyle w:val="CodeInTextPACKT"/>
          <w:lang w:val="en-GB" w:eastAsia="en-GB"/>
        </w:rPr>
      </w:pPr>
      <w:r w:rsidRPr="00981CE8">
        <w:rPr>
          <w:rStyle w:val="CodeInTextPACKT"/>
          <w:lang w:val="en-GB" w:eastAsia="en-GB"/>
        </w:rPr>
        <w:t xml:space="preserve">  NumberOfDataCopies         = 3 </w:t>
      </w:r>
    </w:p>
    <w:p w14:paraId="12644F97" w14:textId="77777777" w:rsidR="00981CE8" w:rsidRPr="00981CE8" w:rsidRDefault="00981CE8" w:rsidP="00981CE8">
      <w:pPr>
        <w:shd w:val="clear" w:color="auto" w:fill="FFFFFF"/>
        <w:spacing w:before="0" w:after="0" w:line="285" w:lineRule="atLeast"/>
        <w:rPr>
          <w:rStyle w:val="CodeInTextPACKT"/>
          <w:lang w:val="en-GB" w:eastAsia="en-GB"/>
        </w:rPr>
      </w:pPr>
      <w:r w:rsidRPr="00981CE8">
        <w:rPr>
          <w:rStyle w:val="CodeInTextPACKT"/>
          <w:lang w:val="en-GB" w:eastAsia="en-GB"/>
        </w:rPr>
        <w:t>  Size                       = 8GB</w:t>
      </w:r>
    </w:p>
    <w:p w14:paraId="2D4E1651" w14:textId="77777777" w:rsidR="00981CE8" w:rsidRPr="00981CE8" w:rsidRDefault="00981CE8" w:rsidP="00981CE8">
      <w:pPr>
        <w:shd w:val="clear" w:color="auto" w:fill="FFFFFF"/>
        <w:spacing w:before="0" w:after="0" w:line="285" w:lineRule="atLeast"/>
        <w:rPr>
          <w:rStyle w:val="CodeInTextPACKT"/>
          <w:lang w:val="en-GB" w:eastAsia="en-GB"/>
        </w:rPr>
      </w:pPr>
      <w:r w:rsidRPr="00981CE8">
        <w:rPr>
          <w:rStyle w:val="CodeInTextPACKT"/>
          <w:lang w:val="en-GB" w:eastAsia="en-GB"/>
        </w:rPr>
        <w:t>  ProvisioningType           = 'Thin'</w:t>
      </w:r>
    </w:p>
    <w:p w14:paraId="27BAFFB0" w14:textId="77777777" w:rsidR="00981CE8" w:rsidRPr="00981CE8" w:rsidRDefault="00981CE8" w:rsidP="00981CE8">
      <w:pPr>
        <w:shd w:val="clear" w:color="auto" w:fill="FFFFFF"/>
        <w:spacing w:before="0" w:after="0" w:line="285" w:lineRule="atLeast"/>
        <w:rPr>
          <w:rStyle w:val="CodeInTextPACKT"/>
          <w:lang w:val="en-GB" w:eastAsia="en-GB"/>
        </w:rPr>
      </w:pPr>
      <w:r w:rsidRPr="00981CE8">
        <w:rPr>
          <w:rStyle w:val="CodeInTextPACKT"/>
          <w:lang w:val="en-GB" w:eastAsia="en-GB"/>
        </w:rPr>
        <w:t>}  </w:t>
      </w:r>
    </w:p>
    <w:p w14:paraId="4BEFC9BF" w14:textId="77777777" w:rsidR="00981CE8" w:rsidRPr="00981CE8" w:rsidRDefault="00981CE8" w:rsidP="00981CE8">
      <w:pPr>
        <w:shd w:val="clear" w:color="auto" w:fill="FFFFFF"/>
        <w:spacing w:before="0" w:after="0" w:line="285" w:lineRule="atLeast"/>
        <w:rPr>
          <w:rStyle w:val="CodeInTextPACKT"/>
          <w:lang w:val="en-GB" w:eastAsia="en-GB"/>
        </w:rPr>
      </w:pPr>
      <w:r w:rsidRPr="00981CE8">
        <w:rPr>
          <w:rStyle w:val="CodeInTextPACKT"/>
          <w:lang w:val="en-GB" w:eastAsia="en-GB"/>
        </w:rPr>
        <w:t>New-VirtualDisk @VDisk2HT</w:t>
      </w:r>
    </w:p>
    <w:p w14:paraId="491B70D0" w14:textId="77777777" w:rsidR="00981CE8" w:rsidRPr="00981CE8" w:rsidRDefault="00981CE8" w:rsidP="00981CE8">
      <w:pPr>
        <w:shd w:val="clear" w:color="auto" w:fill="FFFFFF"/>
        <w:spacing w:before="0" w:after="0" w:line="285" w:lineRule="atLeast"/>
        <w:rPr>
          <w:rStyle w:val="CodeInTextPACKT"/>
          <w:lang w:val="en-GB" w:eastAsia="en-GB"/>
        </w:rPr>
      </w:pPr>
    </w:p>
    <w:p w14:paraId="3CC3BFE4" w14:textId="69E37186" w:rsidR="00981CE8" w:rsidRPr="00981CE8" w:rsidRDefault="00981CE8" w:rsidP="006571C0">
      <w:pPr>
        <w:pStyle w:val="NumberedBulletPACKT"/>
        <w:rPr>
          <w:color w:val="000000"/>
          <w:lang w:val="en-GB" w:eastAsia="en-GB"/>
        </w:rPr>
      </w:pPr>
      <w:r w:rsidRPr="00981CE8">
        <w:rPr>
          <w:lang w:val="en-GB" w:eastAsia="en-GB"/>
        </w:rPr>
        <w:t xml:space="preserve">Creating </w:t>
      </w:r>
      <w:r w:rsidR="00C818E7">
        <w:rPr>
          <w:lang w:val="en-GB" w:eastAsia="en-GB"/>
        </w:rPr>
        <w:t xml:space="preserve">a </w:t>
      </w:r>
      <w:r w:rsidRPr="00981CE8">
        <w:rPr>
          <w:lang w:val="en-GB" w:eastAsia="en-GB"/>
        </w:rPr>
        <w:t xml:space="preserve">volume in </w:t>
      </w:r>
      <w:r w:rsidRPr="006571C0">
        <w:rPr>
          <w:rStyle w:val="CodeInTextPACKT"/>
        </w:rPr>
        <w:t>Mirror1</w:t>
      </w:r>
    </w:p>
    <w:p w14:paraId="141A53AC" w14:textId="77777777" w:rsidR="006571C0" w:rsidRPr="006571C0" w:rsidRDefault="006571C0" w:rsidP="006571C0">
      <w:pPr>
        <w:pStyle w:val="CodePACKT"/>
      </w:pPr>
    </w:p>
    <w:p w14:paraId="3CA56FFC" w14:textId="73FB8B42" w:rsidR="00981CE8" w:rsidRPr="006571C0" w:rsidRDefault="00981CE8" w:rsidP="006571C0">
      <w:pPr>
        <w:pStyle w:val="CodePACKT"/>
      </w:pPr>
      <w:r w:rsidRPr="006571C0">
        <w:t xml:space="preserve">Get-VirtualDisk  -FriendlyName 'Mirror1' | </w:t>
      </w:r>
    </w:p>
    <w:p w14:paraId="31C5EE70" w14:textId="77777777" w:rsidR="00981CE8" w:rsidRPr="006571C0" w:rsidRDefault="00981CE8" w:rsidP="006571C0">
      <w:pPr>
        <w:pStyle w:val="CodePACKT"/>
      </w:pPr>
      <w:r w:rsidRPr="006571C0">
        <w:t xml:space="preserve">  Get-Disk | </w:t>
      </w:r>
    </w:p>
    <w:p w14:paraId="11591B01" w14:textId="77777777" w:rsidR="00981CE8" w:rsidRPr="006571C0" w:rsidRDefault="00981CE8" w:rsidP="006571C0">
      <w:pPr>
        <w:pStyle w:val="CodePACKT"/>
      </w:pPr>
      <w:r w:rsidRPr="006571C0">
        <w:t xml:space="preserve">    Initialize-Disk -PassThru | </w:t>
      </w:r>
    </w:p>
    <w:p w14:paraId="226DA073" w14:textId="77777777" w:rsidR="00981CE8" w:rsidRPr="006571C0" w:rsidRDefault="00981CE8" w:rsidP="006571C0">
      <w:pPr>
        <w:pStyle w:val="CodePACKT"/>
      </w:pPr>
      <w:r w:rsidRPr="006571C0">
        <w:t>      New-Partition -AssignDriveLetter -UseMaximumSize |</w:t>
      </w:r>
    </w:p>
    <w:p w14:paraId="62B12043" w14:textId="77777777" w:rsidR="00981CE8" w:rsidRPr="006571C0" w:rsidRDefault="00981CE8" w:rsidP="006571C0">
      <w:pPr>
        <w:pStyle w:val="CodePACKT"/>
      </w:pPr>
      <w:r w:rsidRPr="006571C0">
        <w:t>        Format-Volume</w:t>
      </w:r>
    </w:p>
    <w:p w14:paraId="402F84EE" w14:textId="77777777" w:rsidR="00981CE8" w:rsidRPr="006571C0" w:rsidRDefault="00981CE8" w:rsidP="006571C0">
      <w:pPr>
        <w:pStyle w:val="CodePACKT"/>
      </w:pPr>
    </w:p>
    <w:p w14:paraId="7A0B6916" w14:textId="10431099" w:rsidR="00981CE8" w:rsidRPr="00981CE8" w:rsidRDefault="00981CE8" w:rsidP="006571C0">
      <w:pPr>
        <w:pStyle w:val="NumberedBulletPACKT"/>
        <w:rPr>
          <w:color w:val="000000"/>
          <w:lang w:val="en-GB" w:eastAsia="en-GB"/>
        </w:rPr>
      </w:pPr>
      <w:r w:rsidRPr="00981CE8">
        <w:rPr>
          <w:lang w:val="en-GB" w:eastAsia="en-GB"/>
        </w:rPr>
        <w:t xml:space="preserve">Creating a volume in </w:t>
      </w:r>
      <w:r w:rsidRPr="006571C0">
        <w:rPr>
          <w:rStyle w:val="CodeInTextPACKT"/>
        </w:rPr>
        <w:t>Mirror2</w:t>
      </w:r>
    </w:p>
    <w:p w14:paraId="30CB9203" w14:textId="77777777" w:rsidR="006571C0" w:rsidRPr="006571C0" w:rsidRDefault="006571C0" w:rsidP="006571C0">
      <w:pPr>
        <w:pStyle w:val="CodePACKT"/>
      </w:pPr>
    </w:p>
    <w:p w14:paraId="22CB6DE6" w14:textId="3F18ADAD" w:rsidR="00981CE8" w:rsidRPr="006571C0" w:rsidRDefault="00981CE8" w:rsidP="006571C0">
      <w:pPr>
        <w:pStyle w:val="CodePACKT"/>
      </w:pPr>
      <w:r w:rsidRPr="006571C0">
        <w:t xml:space="preserve">Get-VirtualDisk  -FriendlyName 'Mirror2' | </w:t>
      </w:r>
    </w:p>
    <w:p w14:paraId="7143E299" w14:textId="77777777" w:rsidR="00981CE8" w:rsidRPr="006571C0" w:rsidRDefault="00981CE8" w:rsidP="006571C0">
      <w:pPr>
        <w:pStyle w:val="CodePACKT"/>
      </w:pPr>
      <w:r w:rsidRPr="006571C0">
        <w:t xml:space="preserve">  Get-Disk | </w:t>
      </w:r>
    </w:p>
    <w:p w14:paraId="545903D0" w14:textId="77777777" w:rsidR="00981CE8" w:rsidRPr="006571C0" w:rsidRDefault="00981CE8" w:rsidP="006571C0">
      <w:pPr>
        <w:pStyle w:val="CodePACKT"/>
      </w:pPr>
      <w:r w:rsidRPr="006571C0">
        <w:t xml:space="preserve">    Initialize-Disk -PassThru | </w:t>
      </w:r>
    </w:p>
    <w:p w14:paraId="75F422B1" w14:textId="77777777" w:rsidR="00981CE8" w:rsidRPr="006571C0" w:rsidRDefault="00981CE8" w:rsidP="006571C0">
      <w:pPr>
        <w:pStyle w:val="CodePACKT"/>
      </w:pPr>
      <w:r w:rsidRPr="006571C0">
        <w:t>      New-Partition -AssignDriveLetter -UseMaximumSize |</w:t>
      </w:r>
    </w:p>
    <w:p w14:paraId="31E3E23A" w14:textId="77777777" w:rsidR="00981CE8" w:rsidRPr="006571C0" w:rsidRDefault="00981CE8" w:rsidP="006571C0">
      <w:pPr>
        <w:pStyle w:val="CodePACKT"/>
      </w:pPr>
      <w:r w:rsidRPr="006571C0">
        <w:t>        Format-Volume</w:t>
      </w:r>
    </w:p>
    <w:p w14:paraId="0E6AA3B7" w14:textId="77777777" w:rsidR="00981CE8" w:rsidRPr="00981CE8" w:rsidRDefault="00981CE8" w:rsidP="006571C0">
      <w:pPr>
        <w:pStyle w:val="CodePACKT"/>
      </w:pPr>
      <w:r w:rsidRPr="006571C0">
        <w:t> </w:t>
      </w:r>
      <w:r w:rsidRPr="00981CE8">
        <w:t xml:space="preserve">       </w:t>
      </w:r>
    </w:p>
    <w:p w14:paraId="2C175263" w14:textId="6685E8C0" w:rsidR="00981CE8" w:rsidRPr="00981CE8" w:rsidRDefault="00981CE8" w:rsidP="006571C0">
      <w:pPr>
        <w:pStyle w:val="NumberedBulletPACKT"/>
        <w:rPr>
          <w:color w:val="000000"/>
          <w:lang w:val="en-GB" w:eastAsia="en-GB"/>
        </w:rPr>
      </w:pPr>
      <w:r w:rsidRPr="00981CE8">
        <w:rPr>
          <w:lang w:val="en-GB" w:eastAsia="en-GB"/>
        </w:rPr>
        <w:t xml:space="preserve">Viewing volumes on </w:t>
      </w:r>
      <w:r w:rsidRPr="00BE2485">
        <w:rPr>
          <w:rStyle w:val="CodeInTextPACKT"/>
        </w:rPr>
        <w:t>SRV</w:t>
      </w:r>
      <w:r w:rsidR="006571C0" w:rsidRPr="00BE2485">
        <w:rPr>
          <w:rStyle w:val="CodeInTextPACKT"/>
        </w:rPr>
        <w:t>1</w:t>
      </w:r>
    </w:p>
    <w:p w14:paraId="43C85222" w14:textId="77777777" w:rsidR="006571C0" w:rsidRDefault="006571C0" w:rsidP="006571C0">
      <w:pPr>
        <w:pStyle w:val="CodePACKT"/>
      </w:pPr>
    </w:p>
    <w:p w14:paraId="15C06E91" w14:textId="63F4DCD2" w:rsidR="00981CE8" w:rsidRPr="00981CE8" w:rsidRDefault="00981CE8" w:rsidP="006571C0">
      <w:pPr>
        <w:pStyle w:val="CodePACKT"/>
      </w:pPr>
      <w:r w:rsidRPr="00981CE8">
        <w:t>Get-Volume | Sort-Object -Property DriveLetter</w:t>
      </w:r>
    </w:p>
    <w:p w14:paraId="0D65150C" w14:textId="4513907E" w:rsidR="00905EC2" w:rsidRDefault="00905EC2" w:rsidP="00905EC2">
      <w:pPr>
        <w:pStyle w:val="Heading2"/>
        <w:numPr>
          <w:ilvl w:val="1"/>
          <w:numId w:val="3"/>
        </w:numPr>
        <w:tabs>
          <w:tab w:val="left" w:pos="0"/>
        </w:tabs>
      </w:pPr>
      <w:r>
        <w:t>How it works...</w:t>
      </w:r>
    </w:p>
    <w:p w14:paraId="52C9C38A" w14:textId="11FC2738" w:rsidR="00981CE8" w:rsidRPr="00981CE8" w:rsidRDefault="00981CE8" w:rsidP="00981CE8">
      <w:pPr>
        <w:pStyle w:val="NormalPACKT"/>
        <w:rPr>
          <w:lang w:val="en-GB"/>
        </w:rPr>
      </w:pPr>
      <w:r w:rsidRPr="00981CE8">
        <w:rPr>
          <w:lang w:val="en-GB"/>
        </w:rPr>
        <w:t xml:space="preserve">In </w:t>
      </w:r>
      <w:r w:rsidRPr="006571C0">
        <w:rPr>
          <w:rStyle w:val="ItalicsPACKT"/>
          <w:lang w:val="en-GB"/>
        </w:rPr>
        <w:t>step 1</w:t>
      </w:r>
      <w:r w:rsidRPr="00981CE8">
        <w:rPr>
          <w:lang w:val="en-GB"/>
        </w:rPr>
        <w:t xml:space="preserve">, you examine the disks available </w:t>
      </w:r>
      <w:r w:rsidR="00F411B6">
        <w:rPr>
          <w:lang w:val="en-GB"/>
        </w:rPr>
        <w:t>for polling with</w:t>
      </w:r>
      <w:r w:rsidRPr="00981CE8">
        <w:rPr>
          <w:lang w:val="en-GB"/>
        </w:rPr>
        <w:t xml:space="preserve">in </w:t>
      </w:r>
      <w:r w:rsidRPr="00F411B6">
        <w:rPr>
          <w:rStyle w:val="CodeInTextPACKT"/>
          <w:lang w:val="en-GB"/>
        </w:rPr>
        <w:t>SRV1</w:t>
      </w:r>
      <w:r w:rsidRPr="00981CE8">
        <w:rPr>
          <w:lang w:val="en-GB"/>
        </w:rPr>
        <w:t xml:space="preserve">. </w:t>
      </w:r>
      <w:r w:rsidR="00F411B6">
        <w:rPr>
          <w:lang w:val="en-GB"/>
        </w:rPr>
        <w:t>The output should look something</w:t>
      </w:r>
      <w:r w:rsidR="00BE2485">
        <w:rPr>
          <w:lang w:val="en-GB"/>
        </w:rPr>
        <w:t xml:space="preserve"> like this:</w:t>
      </w:r>
    </w:p>
    <w:p w14:paraId="215F7467" w14:textId="5A0B85EF" w:rsidR="00981CE8" w:rsidRDefault="00981CE8" w:rsidP="00E16899">
      <w:pPr>
        <w:pStyle w:val="FigurePACKT"/>
      </w:pPr>
      <w:r w:rsidRPr="00981CE8">
        <w:t xml:space="preserve"> </w:t>
      </w:r>
      <w:r w:rsidR="00E16899">
        <w:rPr>
          <w:noProof/>
        </w:rPr>
        <w:drawing>
          <wp:inline distT="0" distB="0" distL="0" distR="0" wp14:anchorId="071E05B5" wp14:editId="3D92CC8F">
            <wp:extent cx="4012438" cy="930427"/>
            <wp:effectExtent l="0" t="0" r="762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3312" cy="932948"/>
                    </a:xfrm>
                    <a:prstGeom prst="rect">
                      <a:avLst/>
                    </a:prstGeom>
                  </pic:spPr>
                </pic:pic>
              </a:graphicData>
            </a:graphic>
          </wp:inline>
        </w:drawing>
      </w:r>
    </w:p>
    <w:p w14:paraId="67AD4638" w14:textId="60F529F1" w:rsidR="00F411B6" w:rsidRDefault="00F411B6" w:rsidP="00F411B6">
      <w:pPr>
        <w:pStyle w:val="FigureCaptionPACKT"/>
      </w:pPr>
      <w:r w:rsidRPr="00DC6325">
        <w:t xml:space="preserve">Figure </w:t>
      </w:r>
      <w:r>
        <w:t>7</w:t>
      </w:r>
      <w:r w:rsidRPr="00DC6325">
        <w:t>.</w:t>
      </w:r>
      <w:r>
        <w:t>46</w:t>
      </w:r>
      <w:r w:rsidRPr="00DC6325">
        <w:t>:</w:t>
      </w:r>
      <w:r w:rsidRPr="006B0405">
        <w:t xml:space="preserve"> </w:t>
      </w:r>
      <w:r w:rsidRPr="00F411B6">
        <w:t xml:space="preserve">Viewing disks available for pooling on </w:t>
      </w:r>
      <w:r w:rsidRPr="00BE2485">
        <w:rPr>
          <w:rStyle w:val="CodeInTextPACKT"/>
        </w:rPr>
        <w:t>SRV1</w:t>
      </w:r>
    </w:p>
    <w:p w14:paraId="7D6BC79A" w14:textId="7C9E7CF4" w:rsidR="00F411B6" w:rsidRPr="005E31EF" w:rsidRDefault="00F411B6" w:rsidP="00F411B6">
      <w:pPr>
        <w:pStyle w:val="LayoutInformationPACKT"/>
        <w:rPr>
          <w:noProof/>
          <w:lang w:val="en-GB"/>
        </w:rPr>
      </w:pPr>
      <w:r>
        <w:t xml:space="preserve">Insert </w:t>
      </w:r>
      <w:r w:rsidRPr="00C41783">
        <w:t>image</w:t>
      </w:r>
      <w:r>
        <w:t xml:space="preserve"> </w:t>
      </w:r>
      <w:r>
        <w:rPr>
          <w:noProof/>
        </w:rPr>
        <w:t>B18878_07</w:t>
      </w:r>
      <w:r w:rsidRPr="00023EAD">
        <w:rPr>
          <w:noProof/>
        </w:rPr>
        <w:t>_</w:t>
      </w:r>
      <w:r>
        <w:rPr>
          <w:noProof/>
        </w:rPr>
        <w:t>46.png</w:t>
      </w:r>
    </w:p>
    <w:p w14:paraId="21B93875" w14:textId="77777777" w:rsidR="00981CE8" w:rsidRPr="00981CE8" w:rsidRDefault="00981CE8" w:rsidP="00981CE8">
      <w:pPr>
        <w:pStyle w:val="NormalPACKT"/>
        <w:rPr>
          <w:lang w:val="en-GB"/>
        </w:rPr>
      </w:pPr>
      <w:r w:rsidRPr="00981CE8">
        <w:rPr>
          <w:lang w:val="en-GB"/>
        </w:rPr>
        <w:t xml:space="preserve">In </w:t>
      </w:r>
      <w:r w:rsidRPr="00F411B6">
        <w:rPr>
          <w:rStyle w:val="ItalicsPACKT"/>
          <w:lang w:val="en-GB"/>
        </w:rPr>
        <w:t>step 2</w:t>
      </w:r>
      <w:r w:rsidRPr="00981CE8">
        <w:rPr>
          <w:lang w:val="en-GB"/>
        </w:rPr>
        <w:t xml:space="preserve">, you use the </w:t>
      </w:r>
      <w:r w:rsidRPr="00F411B6">
        <w:rPr>
          <w:rStyle w:val="CodeInTextPACKT"/>
          <w:lang w:val="en-GB"/>
        </w:rPr>
        <w:t>New-StoragePool</w:t>
      </w:r>
      <w:r w:rsidRPr="00981CE8">
        <w:rPr>
          <w:lang w:val="en-GB"/>
        </w:rPr>
        <w:t xml:space="preserve"> cmdlet to create a new storage pool using the five disks you discovered in the previous step. The output looks like this:</w:t>
      </w:r>
    </w:p>
    <w:p w14:paraId="59B7A284" w14:textId="7A7E5FAF" w:rsidR="00981CE8" w:rsidRPr="00981CE8" w:rsidRDefault="00912B25" w:rsidP="00361082">
      <w:pPr>
        <w:pStyle w:val="FigurePACKT"/>
      </w:pPr>
      <w:r>
        <w:rPr>
          <w:noProof/>
        </w:rPr>
        <w:lastRenderedPageBreak/>
        <w:drawing>
          <wp:inline distT="0" distB="0" distL="0" distR="0" wp14:anchorId="5D29BB47" wp14:editId="13DF9BE9">
            <wp:extent cx="3799078" cy="9807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02004" cy="981461"/>
                    </a:xfrm>
                    <a:prstGeom prst="rect">
                      <a:avLst/>
                    </a:prstGeom>
                  </pic:spPr>
                </pic:pic>
              </a:graphicData>
            </a:graphic>
          </wp:inline>
        </w:drawing>
      </w:r>
      <w:r w:rsidR="00981CE8" w:rsidRPr="00981CE8">
        <w:t xml:space="preserve"> </w:t>
      </w:r>
    </w:p>
    <w:p w14:paraId="0E3536CE" w14:textId="36661BFF" w:rsidR="00E16899" w:rsidRDefault="00E16899" w:rsidP="00E16899">
      <w:pPr>
        <w:pStyle w:val="FigureCaptionPACKT"/>
      </w:pPr>
      <w:r w:rsidRPr="00DC6325">
        <w:t xml:space="preserve">Figure </w:t>
      </w:r>
      <w:r>
        <w:t>7</w:t>
      </w:r>
      <w:r w:rsidRPr="00DC6325">
        <w:t>.</w:t>
      </w:r>
      <w:r>
        <w:t>47</w:t>
      </w:r>
      <w:r w:rsidRPr="00DC6325">
        <w:t>:</w:t>
      </w:r>
      <w:r w:rsidRPr="006B0405">
        <w:t xml:space="preserve"> </w:t>
      </w:r>
      <w:r w:rsidRPr="00E16899">
        <w:t>Creating a new storage pool</w:t>
      </w:r>
    </w:p>
    <w:p w14:paraId="2A843FE6" w14:textId="4DD5A09D" w:rsidR="00E16899" w:rsidRPr="005E31EF" w:rsidRDefault="00E16899" w:rsidP="00E16899">
      <w:pPr>
        <w:pStyle w:val="LayoutInformationPACKT"/>
        <w:rPr>
          <w:noProof/>
          <w:lang w:val="en-GB"/>
        </w:rPr>
      </w:pPr>
      <w:r>
        <w:t xml:space="preserve">Insert </w:t>
      </w:r>
      <w:r w:rsidRPr="00C41783">
        <w:t>image</w:t>
      </w:r>
      <w:r>
        <w:t xml:space="preserve"> </w:t>
      </w:r>
      <w:r>
        <w:rPr>
          <w:noProof/>
        </w:rPr>
        <w:t>B18878_07</w:t>
      </w:r>
      <w:r w:rsidRPr="00023EAD">
        <w:rPr>
          <w:noProof/>
        </w:rPr>
        <w:t>_</w:t>
      </w:r>
      <w:r>
        <w:rPr>
          <w:noProof/>
        </w:rPr>
        <w:t>47.png</w:t>
      </w:r>
    </w:p>
    <w:p w14:paraId="3E14FEEA" w14:textId="77777777" w:rsidR="00981CE8" w:rsidRPr="00981CE8" w:rsidRDefault="00981CE8" w:rsidP="00981CE8">
      <w:pPr>
        <w:pStyle w:val="NormalPACKT"/>
        <w:rPr>
          <w:lang w:val="en-GB"/>
        </w:rPr>
      </w:pPr>
      <w:r w:rsidRPr="00981CE8">
        <w:rPr>
          <w:lang w:val="en-GB"/>
        </w:rPr>
        <w:t xml:space="preserve">In </w:t>
      </w:r>
      <w:r w:rsidRPr="00F411B6">
        <w:rPr>
          <w:rStyle w:val="ItalicsPACKT"/>
          <w:lang w:val="en-GB"/>
        </w:rPr>
        <w:t>step 3</w:t>
      </w:r>
      <w:r w:rsidRPr="00981CE8">
        <w:rPr>
          <w:lang w:val="en-GB"/>
        </w:rPr>
        <w:t xml:space="preserve">, you create a new Storage Space called </w:t>
      </w:r>
      <w:r w:rsidRPr="00F411B6">
        <w:rPr>
          <w:rStyle w:val="CodeInTextPACKT"/>
          <w:lang w:val="en-GB"/>
        </w:rPr>
        <w:t>Mirror1</w:t>
      </w:r>
      <w:r w:rsidRPr="00981CE8">
        <w:rPr>
          <w:lang w:val="en-GB"/>
        </w:rPr>
        <w:t>. This Storage Space is effectively a virtual disk within a storage pool. The output of this step looks like this:</w:t>
      </w:r>
    </w:p>
    <w:p w14:paraId="46843112" w14:textId="13C9396D" w:rsidR="00981CE8" w:rsidRPr="00981CE8" w:rsidRDefault="00981CE8" w:rsidP="00891D48">
      <w:pPr>
        <w:pStyle w:val="FigurePACKT"/>
      </w:pPr>
      <w:r w:rsidRPr="00981CE8">
        <w:t xml:space="preserve"> </w:t>
      </w:r>
      <w:r w:rsidR="00891D48">
        <w:rPr>
          <w:noProof/>
        </w:rPr>
        <w:drawing>
          <wp:inline distT="0" distB="0" distL="0" distR="0" wp14:anchorId="29ACC69E" wp14:editId="02590FE8">
            <wp:extent cx="5140198" cy="1153783"/>
            <wp:effectExtent l="0" t="0" r="381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8912" cy="1155739"/>
                    </a:xfrm>
                    <a:prstGeom prst="rect">
                      <a:avLst/>
                    </a:prstGeom>
                  </pic:spPr>
                </pic:pic>
              </a:graphicData>
            </a:graphic>
          </wp:inline>
        </w:drawing>
      </w:r>
    </w:p>
    <w:p w14:paraId="228B9CD4" w14:textId="7F274FD9" w:rsidR="00361082" w:rsidRDefault="00361082" w:rsidP="00361082">
      <w:pPr>
        <w:pStyle w:val="FigureCaptionPACKT"/>
      </w:pPr>
      <w:r w:rsidRPr="00DC6325">
        <w:t xml:space="preserve">Figure </w:t>
      </w:r>
      <w:r>
        <w:t>7</w:t>
      </w:r>
      <w:r w:rsidRPr="00DC6325">
        <w:t>.</w:t>
      </w:r>
      <w:r>
        <w:t>48</w:t>
      </w:r>
      <w:r w:rsidRPr="00DC6325">
        <w:t>:</w:t>
      </w:r>
      <w:r w:rsidRPr="006B0405">
        <w:t xml:space="preserve"> </w:t>
      </w:r>
      <w:r w:rsidRPr="00E16899">
        <w:t xml:space="preserve">Creating a </w:t>
      </w:r>
      <w:r w:rsidR="00891D48">
        <w:t>new mirrored disk</w:t>
      </w:r>
    </w:p>
    <w:p w14:paraId="610C2B02" w14:textId="352C45FD" w:rsidR="00361082" w:rsidRPr="005E31EF" w:rsidRDefault="00361082" w:rsidP="00361082">
      <w:pPr>
        <w:pStyle w:val="LayoutInformationPACKT"/>
        <w:rPr>
          <w:noProof/>
          <w:lang w:val="en-GB"/>
        </w:rPr>
      </w:pPr>
      <w:r>
        <w:t xml:space="preserve">Insert </w:t>
      </w:r>
      <w:r w:rsidRPr="00C41783">
        <w:t>image</w:t>
      </w:r>
      <w:r>
        <w:t xml:space="preserve"> </w:t>
      </w:r>
      <w:r>
        <w:rPr>
          <w:noProof/>
        </w:rPr>
        <w:t>B18878_07</w:t>
      </w:r>
      <w:r w:rsidRPr="00023EAD">
        <w:rPr>
          <w:noProof/>
        </w:rPr>
        <w:t>_</w:t>
      </w:r>
      <w:r>
        <w:rPr>
          <w:noProof/>
        </w:rPr>
        <w:t>48.png</w:t>
      </w:r>
    </w:p>
    <w:p w14:paraId="75ABA872" w14:textId="77777777" w:rsidR="00981CE8" w:rsidRPr="00981CE8" w:rsidRDefault="00981CE8" w:rsidP="00981CE8">
      <w:pPr>
        <w:pStyle w:val="NormalPACKT"/>
        <w:rPr>
          <w:lang w:val="en-GB"/>
        </w:rPr>
      </w:pPr>
      <w:r w:rsidRPr="00981CE8">
        <w:rPr>
          <w:lang w:val="en-GB"/>
        </w:rPr>
        <w:t xml:space="preserve">In </w:t>
      </w:r>
      <w:r w:rsidRPr="00F411B6">
        <w:rPr>
          <w:rStyle w:val="ItalicsPACKT"/>
          <w:lang w:val="en-GB"/>
        </w:rPr>
        <w:t>step 4</w:t>
      </w:r>
      <w:r w:rsidRPr="00981CE8">
        <w:rPr>
          <w:lang w:val="en-GB"/>
        </w:rPr>
        <w:t xml:space="preserve">, you create a three-way mirrored disk called </w:t>
      </w:r>
      <w:r w:rsidRPr="00F411B6">
        <w:rPr>
          <w:rStyle w:val="CodeInTextPACKT"/>
          <w:lang w:val="en-GB"/>
        </w:rPr>
        <w:t>Mirror2</w:t>
      </w:r>
      <w:r w:rsidRPr="00981CE8">
        <w:rPr>
          <w:lang w:val="en-GB"/>
        </w:rPr>
        <w:t>. The output of this step looks like this:</w:t>
      </w:r>
    </w:p>
    <w:p w14:paraId="556A04F7" w14:textId="55610581" w:rsidR="00981CE8" w:rsidRDefault="00981CE8" w:rsidP="00891D48">
      <w:pPr>
        <w:pStyle w:val="FigurePACKT"/>
      </w:pPr>
      <w:r w:rsidRPr="00981CE8">
        <w:t xml:space="preserve"> </w:t>
      </w:r>
      <w:r w:rsidR="00891D48">
        <w:rPr>
          <w:noProof/>
        </w:rPr>
        <w:drawing>
          <wp:inline distT="0" distB="0" distL="0" distR="0" wp14:anchorId="061CFF55" wp14:editId="51A1FABE">
            <wp:extent cx="4743958" cy="114998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4962" cy="1152655"/>
                    </a:xfrm>
                    <a:prstGeom prst="rect">
                      <a:avLst/>
                    </a:prstGeom>
                  </pic:spPr>
                </pic:pic>
              </a:graphicData>
            </a:graphic>
          </wp:inline>
        </w:drawing>
      </w:r>
    </w:p>
    <w:p w14:paraId="04466251" w14:textId="199ACAC3" w:rsidR="00891D48" w:rsidRDefault="00891D48" w:rsidP="00891D48">
      <w:pPr>
        <w:pStyle w:val="FigureCaptionPACKT"/>
      </w:pPr>
      <w:r w:rsidRPr="00DC6325">
        <w:t xml:space="preserve">Figure </w:t>
      </w:r>
      <w:r>
        <w:t>7</w:t>
      </w:r>
      <w:r w:rsidRPr="00DC6325">
        <w:t>.</w:t>
      </w:r>
      <w:r>
        <w:t>49</w:t>
      </w:r>
      <w:r w:rsidRPr="00DC6325">
        <w:t>:</w:t>
      </w:r>
      <w:r w:rsidRPr="006B0405">
        <w:t xml:space="preserve"> </w:t>
      </w:r>
      <w:r w:rsidRPr="00E16899">
        <w:t xml:space="preserve">Creating a </w:t>
      </w:r>
      <w:r w:rsidRPr="00891D48">
        <w:t>three-way mirrored storage space</w:t>
      </w:r>
    </w:p>
    <w:p w14:paraId="1B367C25" w14:textId="342D5DA6" w:rsidR="00891D48" w:rsidRPr="005E31EF" w:rsidRDefault="00891D48" w:rsidP="00891D48">
      <w:pPr>
        <w:pStyle w:val="LayoutInformationPACKT"/>
        <w:rPr>
          <w:noProof/>
          <w:lang w:val="en-GB"/>
        </w:rPr>
      </w:pPr>
      <w:r>
        <w:t xml:space="preserve">Insert </w:t>
      </w:r>
      <w:r w:rsidRPr="00C41783">
        <w:t>image</w:t>
      </w:r>
      <w:r>
        <w:t xml:space="preserve"> </w:t>
      </w:r>
      <w:r>
        <w:rPr>
          <w:noProof/>
        </w:rPr>
        <w:t>B18878_07</w:t>
      </w:r>
      <w:r w:rsidRPr="00023EAD">
        <w:rPr>
          <w:noProof/>
        </w:rPr>
        <w:t>_</w:t>
      </w:r>
      <w:r>
        <w:rPr>
          <w:noProof/>
        </w:rPr>
        <w:t>4</w:t>
      </w:r>
      <w:r w:rsidR="00C818E7">
        <w:rPr>
          <w:noProof/>
        </w:rPr>
        <w:t>9</w:t>
      </w:r>
      <w:r>
        <w:rPr>
          <w:noProof/>
        </w:rPr>
        <w:t>.png</w:t>
      </w:r>
    </w:p>
    <w:p w14:paraId="591700C2" w14:textId="65A8295F" w:rsidR="00981CE8" w:rsidRPr="00981CE8" w:rsidRDefault="00981CE8" w:rsidP="00981CE8">
      <w:pPr>
        <w:pStyle w:val="NormalPACKT"/>
        <w:rPr>
          <w:lang w:val="en-GB"/>
        </w:rPr>
      </w:pPr>
      <w:r w:rsidRPr="00981CE8">
        <w:rPr>
          <w:lang w:val="en-GB"/>
        </w:rPr>
        <w:t xml:space="preserve">In </w:t>
      </w:r>
      <w:r w:rsidRPr="00F411B6">
        <w:rPr>
          <w:rStyle w:val="ItalicsPACKT"/>
          <w:lang w:val="en-GB"/>
        </w:rPr>
        <w:t>step 5</w:t>
      </w:r>
      <w:r w:rsidRPr="00981CE8">
        <w:rPr>
          <w:lang w:val="en-GB"/>
        </w:rPr>
        <w:t xml:space="preserve">, you create a new volume in the </w:t>
      </w:r>
      <w:r w:rsidRPr="00F411B6">
        <w:rPr>
          <w:rStyle w:val="CodeInTextPACKT"/>
          <w:lang w:val="en-GB"/>
        </w:rPr>
        <w:t xml:space="preserve">Mirror1 </w:t>
      </w:r>
      <w:r w:rsidRPr="00981CE8">
        <w:rPr>
          <w:lang w:val="en-GB"/>
        </w:rPr>
        <w:t>Storage Space, which looks like this:</w:t>
      </w:r>
    </w:p>
    <w:p w14:paraId="6284E6B2" w14:textId="0E2F4C34" w:rsidR="00981CE8" w:rsidRDefault="00981CE8" w:rsidP="00C818E7">
      <w:pPr>
        <w:pStyle w:val="FigurePACKT"/>
      </w:pPr>
      <w:r w:rsidRPr="00981CE8">
        <w:t xml:space="preserve"> </w:t>
      </w:r>
      <w:r w:rsidR="00C818E7">
        <w:rPr>
          <w:noProof/>
        </w:rPr>
        <w:drawing>
          <wp:inline distT="0" distB="0" distL="0" distR="0" wp14:anchorId="478B3198" wp14:editId="5BB978A6">
            <wp:extent cx="4722467" cy="970026"/>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37409" cy="973095"/>
                    </a:xfrm>
                    <a:prstGeom prst="rect">
                      <a:avLst/>
                    </a:prstGeom>
                  </pic:spPr>
                </pic:pic>
              </a:graphicData>
            </a:graphic>
          </wp:inline>
        </w:drawing>
      </w:r>
    </w:p>
    <w:p w14:paraId="17516AA7" w14:textId="309BDD75" w:rsidR="00C818E7" w:rsidRDefault="00C818E7" w:rsidP="00C818E7">
      <w:pPr>
        <w:pStyle w:val="FigureCaptionPACKT"/>
      </w:pPr>
      <w:r w:rsidRPr="00DC6325">
        <w:t xml:space="preserve">Figure </w:t>
      </w:r>
      <w:r>
        <w:t>7</w:t>
      </w:r>
      <w:r w:rsidRPr="00DC6325">
        <w:t>.</w:t>
      </w:r>
      <w:r>
        <w:t>50</w:t>
      </w:r>
      <w:r w:rsidRPr="00DC6325">
        <w:t>:</w:t>
      </w:r>
      <w:r w:rsidRPr="006B0405">
        <w:t xml:space="preserve"> </w:t>
      </w:r>
      <w:r w:rsidRPr="00C818E7">
        <w:t>Creating a</w:t>
      </w:r>
      <w:r>
        <w:t xml:space="preserve"> new disk volume</w:t>
      </w:r>
      <w:r w:rsidRPr="00C818E7">
        <w:t xml:space="preserve"> inside</w:t>
      </w:r>
      <w:r>
        <w:t xml:space="preserve"> the</w:t>
      </w:r>
      <w:r w:rsidRPr="00C818E7">
        <w:t xml:space="preserve"> Mirror1 storage space </w:t>
      </w:r>
    </w:p>
    <w:p w14:paraId="29754F41" w14:textId="6E827211" w:rsidR="00C818E7" w:rsidRPr="005E31EF" w:rsidRDefault="00C818E7" w:rsidP="00C818E7">
      <w:pPr>
        <w:pStyle w:val="LayoutInformationPACKT"/>
        <w:rPr>
          <w:noProof/>
          <w:lang w:val="en-GB"/>
        </w:rPr>
      </w:pPr>
      <w:r>
        <w:t xml:space="preserve">Insert </w:t>
      </w:r>
      <w:r w:rsidRPr="00C41783">
        <w:t>image</w:t>
      </w:r>
      <w:r>
        <w:t xml:space="preserve"> </w:t>
      </w:r>
      <w:r>
        <w:rPr>
          <w:noProof/>
        </w:rPr>
        <w:t>B18878_07</w:t>
      </w:r>
      <w:r w:rsidRPr="00023EAD">
        <w:rPr>
          <w:noProof/>
        </w:rPr>
        <w:t>_</w:t>
      </w:r>
      <w:r>
        <w:rPr>
          <w:noProof/>
        </w:rPr>
        <w:t>50.png</w:t>
      </w:r>
    </w:p>
    <w:p w14:paraId="36CCA1FA" w14:textId="4E1A7D7E" w:rsidR="00981CE8" w:rsidRPr="00981CE8" w:rsidRDefault="00981CE8" w:rsidP="00981CE8">
      <w:pPr>
        <w:pStyle w:val="NormalPACKT"/>
        <w:rPr>
          <w:lang w:val="en-GB"/>
        </w:rPr>
      </w:pPr>
      <w:r w:rsidRPr="00981CE8">
        <w:rPr>
          <w:lang w:val="en-GB"/>
        </w:rPr>
        <w:t xml:space="preserve">In </w:t>
      </w:r>
      <w:r w:rsidRPr="00F411B6">
        <w:rPr>
          <w:rStyle w:val="ItalicsPACKT"/>
          <w:lang w:val="en-GB"/>
        </w:rPr>
        <w:t>step 6</w:t>
      </w:r>
      <w:r w:rsidRPr="00981CE8">
        <w:rPr>
          <w:lang w:val="en-GB"/>
        </w:rPr>
        <w:t>, you create a</w:t>
      </w:r>
      <w:r w:rsidR="00C818E7">
        <w:rPr>
          <w:lang w:val="en-GB"/>
        </w:rPr>
        <w:t xml:space="preserve">nother </w:t>
      </w:r>
      <w:r w:rsidRPr="00981CE8">
        <w:rPr>
          <w:lang w:val="en-GB"/>
        </w:rPr>
        <w:t>new volume</w:t>
      </w:r>
      <w:r w:rsidR="00C818E7">
        <w:rPr>
          <w:lang w:val="en-GB"/>
        </w:rPr>
        <w:t>. You create the volume</w:t>
      </w:r>
      <w:r w:rsidRPr="00981CE8">
        <w:rPr>
          <w:lang w:val="en-GB"/>
        </w:rPr>
        <w:t xml:space="preserve"> in the three-way mirror Storage Space </w:t>
      </w:r>
      <w:r w:rsidRPr="00F411B6">
        <w:rPr>
          <w:rStyle w:val="CodeInTextPACKT"/>
          <w:lang w:val="en-GB"/>
        </w:rPr>
        <w:t>Mirror2</w:t>
      </w:r>
      <w:r w:rsidRPr="00981CE8">
        <w:rPr>
          <w:lang w:val="en-GB"/>
        </w:rPr>
        <w:t>, with output like this:</w:t>
      </w:r>
    </w:p>
    <w:p w14:paraId="1514B5A9" w14:textId="606B3C08" w:rsidR="00431DDD" w:rsidRDefault="00981CE8" w:rsidP="00431DDD">
      <w:pPr>
        <w:pStyle w:val="FigurePACKT"/>
      </w:pPr>
      <w:r w:rsidRPr="00981CE8">
        <w:lastRenderedPageBreak/>
        <w:t xml:space="preserve"> </w:t>
      </w:r>
      <w:r w:rsidR="00431DDD">
        <w:rPr>
          <w:noProof/>
        </w:rPr>
        <w:drawing>
          <wp:inline distT="0" distB="0" distL="0" distR="0" wp14:anchorId="0CEAF658" wp14:editId="0FCE2DBC">
            <wp:extent cx="4440017" cy="96316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77468" cy="971292"/>
                    </a:xfrm>
                    <a:prstGeom prst="rect">
                      <a:avLst/>
                    </a:prstGeom>
                  </pic:spPr>
                </pic:pic>
              </a:graphicData>
            </a:graphic>
          </wp:inline>
        </w:drawing>
      </w:r>
    </w:p>
    <w:p w14:paraId="5689CEFD" w14:textId="00369692" w:rsidR="00431DDD" w:rsidRDefault="00431DDD" w:rsidP="00431DDD">
      <w:pPr>
        <w:pStyle w:val="FigureCaptionPACKT"/>
      </w:pPr>
      <w:r w:rsidRPr="00DC6325">
        <w:t xml:space="preserve">Figure </w:t>
      </w:r>
      <w:r>
        <w:t>7</w:t>
      </w:r>
      <w:r w:rsidRPr="00DC6325">
        <w:t>.</w:t>
      </w:r>
      <w:r>
        <w:t>51</w:t>
      </w:r>
      <w:r w:rsidRPr="00DC6325">
        <w:t>:</w:t>
      </w:r>
      <w:r w:rsidRPr="006B0405">
        <w:t xml:space="preserve"> </w:t>
      </w:r>
      <w:r w:rsidRPr="00C818E7">
        <w:t>Creating a</w:t>
      </w:r>
      <w:r>
        <w:t xml:space="preserve"> new disk volume</w:t>
      </w:r>
      <w:r w:rsidRPr="00C818E7">
        <w:t xml:space="preserve"> inside</w:t>
      </w:r>
      <w:r>
        <w:t xml:space="preserve"> the</w:t>
      </w:r>
      <w:r w:rsidRPr="00C818E7">
        <w:t xml:space="preserve"> Mirror</w:t>
      </w:r>
      <w:r>
        <w:t>2</w:t>
      </w:r>
      <w:r w:rsidRPr="00C818E7">
        <w:t xml:space="preserve"> storage space </w:t>
      </w:r>
    </w:p>
    <w:p w14:paraId="7FD69B65" w14:textId="793F6F43" w:rsidR="00431DDD" w:rsidRPr="005E31EF" w:rsidRDefault="00431DDD" w:rsidP="00431DDD">
      <w:pPr>
        <w:pStyle w:val="LayoutInformationPACKT"/>
        <w:rPr>
          <w:noProof/>
          <w:lang w:val="en-GB"/>
        </w:rPr>
      </w:pPr>
      <w:r>
        <w:t xml:space="preserve">Insert </w:t>
      </w:r>
      <w:r w:rsidRPr="00C41783">
        <w:t>image</w:t>
      </w:r>
      <w:r>
        <w:t xml:space="preserve"> </w:t>
      </w:r>
      <w:r>
        <w:rPr>
          <w:noProof/>
        </w:rPr>
        <w:t>B18878_07</w:t>
      </w:r>
      <w:r w:rsidRPr="00023EAD">
        <w:rPr>
          <w:noProof/>
        </w:rPr>
        <w:t>_</w:t>
      </w:r>
      <w:r>
        <w:rPr>
          <w:noProof/>
        </w:rPr>
        <w:t>51.png</w:t>
      </w:r>
    </w:p>
    <w:p w14:paraId="17ACE5D2" w14:textId="73BD4090" w:rsidR="00981CE8" w:rsidRPr="00981CE8" w:rsidRDefault="00981CE8" w:rsidP="00981CE8">
      <w:pPr>
        <w:pStyle w:val="NormalPACKT"/>
        <w:rPr>
          <w:lang w:val="en-GB"/>
        </w:rPr>
      </w:pPr>
      <w:r w:rsidRPr="00981CE8">
        <w:rPr>
          <w:lang w:val="en-GB"/>
        </w:rPr>
        <w:t xml:space="preserve">In the final step in this recipe, </w:t>
      </w:r>
      <w:r w:rsidRPr="00F411B6">
        <w:rPr>
          <w:rStyle w:val="ItalicsPACKT"/>
          <w:lang w:val="en-GB"/>
        </w:rPr>
        <w:t>step 7</w:t>
      </w:r>
      <w:r w:rsidRPr="00981CE8">
        <w:rPr>
          <w:lang w:val="en-GB"/>
        </w:rPr>
        <w:t xml:space="preserve">, you use the </w:t>
      </w:r>
      <w:r w:rsidRPr="00F411B6">
        <w:rPr>
          <w:rStyle w:val="CodeInTextPACKT"/>
          <w:lang w:val="en-GB"/>
        </w:rPr>
        <w:t>Get-Volume</w:t>
      </w:r>
      <w:r w:rsidRPr="00981CE8">
        <w:rPr>
          <w:lang w:val="en-GB"/>
        </w:rPr>
        <w:t xml:space="preserve"> command to view all the volumes available in </w:t>
      </w:r>
      <w:r w:rsidRPr="00431DDD">
        <w:rPr>
          <w:rStyle w:val="CodeInTextPACKT"/>
        </w:rPr>
        <w:t>SRV1</w:t>
      </w:r>
      <w:r w:rsidRPr="00981CE8">
        <w:rPr>
          <w:lang w:val="en-GB"/>
        </w:rPr>
        <w:t>, with output like this:</w:t>
      </w:r>
    </w:p>
    <w:p w14:paraId="5EF96887" w14:textId="47DE9EDD" w:rsidR="00981CE8" w:rsidRDefault="00981CE8" w:rsidP="00431DDD">
      <w:pPr>
        <w:pStyle w:val="FigurePACKT"/>
      </w:pPr>
      <w:r w:rsidRPr="00981CE8">
        <w:t xml:space="preserve"> </w:t>
      </w:r>
      <w:r w:rsidR="00431DDD">
        <w:rPr>
          <w:noProof/>
        </w:rPr>
        <w:drawing>
          <wp:inline distT="0" distB="0" distL="0" distR="0" wp14:anchorId="4281688A" wp14:editId="1B630363">
            <wp:extent cx="4085590" cy="1236631"/>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94598" cy="1239358"/>
                    </a:xfrm>
                    <a:prstGeom prst="rect">
                      <a:avLst/>
                    </a:prstGeom>
                  </pic:spPr>
                </pic:pic>
              </a:graphicData>
            </a:graphic>
          </wp:inline>
        </w:drawing>
      </w:r>
    </w:p>
    <w:p w14:paraId="6889062A" w14:textId="48CF8968" w:rsidR="00431DDD" w:rsidRDefault="00431DDD" w:rsidP="00431DDD">
      <w:pPr>
        <w:pStyle w:val="FigureCaptionPACKT"/>
      </w:pPr>
      <w:r w:rsidRPr="00DC6325">
        <w:t xml:space="preserve">Figure </w:t>
      </w:r>
      <w:r>
        <w:t>7</w:t>
      </w:r>
      <w:r w:rsidRPr="00DC6325">
        <w:t>.</w:t>
      </w:r>
      <w:r>
        <w:t>52</w:t>
      </w:r>
      <w:r w:rsidRPr="00DC6325">
        <w:t>:</w:t>
      </w:r>
      <w:r w:rsidRPr="006B0405">
        <w:t xml:space="preserve"> </w:t>
      </w:r>
      <w:r w:rsidRPr="00431DDD">
        <w:t>Viewing disk</w:t>
      </w:r>
      <w:r>
        <w:t xml:space="preserve"> volumes</w:t>
      </w:r>
      <w:r w:rsidRPr="00431DDD">
        <w:t xml:space="preserve"> available on </w:t>
      </w:r>
      <w:r w:rsidRPr="00BE2485">
        <w:rPr>
          <w:rStyle w:val="CodeInTextPACKT"/>
        </w:rPr>
        <w:t>SRV1</w:t>
      </w:r>
      <w:r w:rsidRPr="00C818E7">
        <w:t xml:space="preserve"> </w:t>
      </w:r>
    </w:p>
    <w:p w14:paraId="6BBE55DE" w14:textId="28BF2441" w:rsidR="00431DDD" w:rsidRPr="005E31EF" w:rsidRDefault="00431DDD" w:rsidP="00431DDD">
      <w:pPr>
        <w:pStyle w:val="LayoutInformationPACKT"/>
        <w:rPr>
          <w:noProof/>
          <w:lang w:val="en-GB"/>
        </w:rPr>
      </w:pPr>
      <w:r>
        <w:t xml:space="preserve">Insert </w:t>
      </w:r>
      <w:r w:rsidRPr="00C41783">
        <w:t>image</w:t>
      </w:r>
      <w:r>
        <w:t xml:space="preserve"> </w:t>
      </w:r>
      <w:r>
        <w:rPr>
          <w:noProof/>
        </w:rPr>
        <w:t>B18878_07</w:t>
      </w:r>
      <w:r w:rsidRPr="00023EAD">
        <w:rPr>
          <w:noProof/>
        </w:rPr>
        <w:t>_</w:t>
      </w:r>
      <w:r>
        <w:rPr>
          <w:noProof/>
        </w:rPr>
        <w:t>52.png</w:t>
      </w:r>
    </w:p>
    <w:p w14:paraId="45F87ABA" w14:textId="77777777" w:rsidR="00431DDD" w:rsidRPr="00981CE8" w:rsidRDefault="00431DDD" w:rsidP="00981CE8">
      <w:pPr>
        <w:pStyle w:val="NormalPACKT"/>
        <w:rPr>
          <w:lang w:val="en-GB"/>
        </w:rPr>
      </w:pPr>
    </w:p>
    <w:p w14:paraId="79E5348A" w14:textId="33F93E27" w:rsidR="00905EC2" w:rsidRDefault="00905EC2" w:rsidP="00905EC2">
      <w:pPr>
        <w:pStyle w:val="Heading2"/>
      </w:pPr>
      <w:r>
        <w:t>There's more...</w:t>
      </w:r>
    </w:p>
    <w:p w14:paraId="32D5D7DE" w14:textId="75446FA4" w:rsidR="00F411B6" w:rsidRPr="00F411B6" w:rsidRDefault="00F411B6" w:rsidP="00F411B6">
      <w:pPr>
        <w:pStyle w:val="NormalPACKT"/>
        <w:rPr>
          <w:lang w:val="en-GB"/>
        </w:rPr>
      </w:pPr>
      <w:r>
        <w:rPr>
          <w:lang w:val="en-GB"/>
        </w:rPr>
        <w:t xml:space="preserve">In </w:t>
      </w:r>
      <w:r w:rsidRPr="00F411B6">
        <w:rPr>
          <w:rStyle w:val="ItalicsPACKT"/>
        </w:rPr>
        <w:t>step 1</w:t>
      </w:r>
      <w:r>
        <w:rPr>
          <w:lang w:val="en-GB"/>
        </w:rPr>
        <w:t>, you get the disks available for pooling with Storage Spaces. The output assumes you have performed the recipes earlier in this chapter (e</w:t>
      </w:r>
      <w:r w:rsidR="00BE2485">
        <w:rPr>
          <w:lang w:val="en-GB"/>
        </w:rPr>
        <w:t>.g.,</w:t>
      </w:r>
      <w:r>
        <w:rPr>
          <w:lang w:val="en-GB"/>
        </w:rPr>
        <w:t xml:space="preserve"> to create volumes, etc</w:t>
      </w:r>
      <w:r w:rsidR="00BE2485">
        <w:rPr>
          <w:lang w:val="en-GB"/>
        </w:rPr>
        <w:t>.</w:t>
      </w:r>
      <w:r>
        <w:rPr>
          <w:lang w:val="en-GB"/>
        </w:rPr>
        <w:t xml:space="preserve">). </w:t>
      </w:r>
    </w:p>
    <w:p w14:paraId="6B1A2FA2" w14:textId="6ADAD9F9" w:rsidR="00981CE8" w:rsidRPr="00981CE8" w:rsidRDefault="00981CE8" w:rsidP="00981CE8">
      <w:pPr>
        <w:pStyle w:val="NormalPACKT"/>
        <w:rPr>
          <w:lang w:val="en-GB"/>
        </w:rPr>
      </w:pPr>
      <w:r w:rsidRPr="00981CE8">
        <w:rPr>
          <w:lang w:val="en-GB"/>
        </w:rPr>
        <w:t xml:space="preserve">In </w:t>
      </w:r>
      <w:r w:rsidRPr="00F411B6">
        <w:rPr>
          <w:rStyle w:val="ItalicsPACKT"/>
          <w:lang w:val="en-GB"/>
        </w:rPr>
        <w:t>step</w:t>
      </w:r>
      <w:r w:rsidR="00BE2485">
        <w:rPr>
          <w:rStyle w:val="ItalicsPACKT"/>
          <w:lang w:val="en-GB"/>
        </w:rPr>
        <w:t>s</w:t>
      </w:r>
      <w:r w:rsidRPr="00F411B6">
        <w:rPr>
          <w:rStyle w:val="ItalicsPACKT"/>
          <w:lang w:val="en-GB"/>
        </w:rPr>
        <w:t xml:space="preserve"> 5</w:t>
      </w:r>
      <w:r w:rsidRPr="00981CE8">
        <w:rPr>
          <w:lang w:val="en-GB"/>
        </w:rPr>
        <w:t xml:space="preserve"> and </w:t>
      </w:r>
      <w:r w:rsidRPr="00F411B6">
        <w:rPr>
          <w:rStyle w:val="ItalicsPACKT"/>
          <w:lang w:val="en-GB"/>
        </w:rPr>
        <w:t>step 6,</w:t>
      </w:r>
      <w:r w:rsidRPr="00981CE8">
        <w:rPr>
          <w:lang w:val="en-GB"/>
        </w:rPr>
        <w:t xml:space="preserve"> you create two new </w:t>
      </w:r>
      <w:r w:rsidR="00431DDD">
        <w:rPr>
          <w:lang w:val="en-GB"/>
        </w:rPr>
        <w:t>disk volumes</w:t>
      </w:r>
      <w:r w:rsidRPr="00981CE8">
        <w:rPr>
          <w:lang w:val="en-GB"/>
        </w:rPr>
        <w:t xml:space="preserve"> in </w:t>
      </w:r>
      <w:r w:rsidRPr="00431DDD">
        <w:rPr>
          <w:rStyle w:val="CodeInTextPACKT"/>
        </w:rPr>
        <w:t>SRV1</w:t>
      </w:r>
      <w:r w:rsidRPr="00981CE8">
        <w:rPr>
          <w:lang w:val="en-GB"/>
        </w:rPr>
        <w:t xml:space="preserve">. The first is the </w:t>
      </w:r>
      <w:r w:rsidR="00431DDD" w:rsidRPr="00505D59">
        <w:rPr>
          <w:rStyle w:val="CodeInTextPACKT"/>
          <w:rPrChange w:id="38" w:author="Liam Draper" w:date="2022-09-08T11:42:00Z">
            <w:rPr>
              <w:lang w:val="en-GB"/>
            </w:rPr>
          </w:rPrChange>
        </w:rPr>
        <w:t>D</w:t>
      </w:r>
      <w:r w:rsidRPr="00505D59">
        <w:rPr>
          <w:rStyle w:val="CodeInTextPACKT"/>
          <w:rPrChange w:id="39" w:author="Liam Draper" w:date="2022-09-08T11:42:00Z">
            <w:rPr>
              <w:lang w:val="en-GB"/>
            </w:rPr>
          </w:rPrChange>
        </w:rPr>
        <w:t>:</w:t>
      </w:r>
      <w:r w:rsidRPr="00981CE8">
        <w:rPr>
          <w:lang w:val="en-GB"/>
        </w:rPr>
        <w:t xml:space="preserve"> drive, which you created in the mirror set </w:t>
      </w:r>
      <w:r w:rsidRPr="00431DDD">
        <w:rPr>
          <w:rStyle w:val="CodeInTextPACKT"/>
        </w:rPr>
        <w:t>Mirror1</w:t>
      </w:r>
      <w:r w:rsidRPr="00981CE8">
        <w:rPr>
          <w:lang w:val="en-GB"/>
        </w:rPr>
        <w:t xml:space="preserve">, and the second is the </w:t>
      </w:r>
      <w:r w:rsidR="00431DDD" w:rsidRPr="00505D59">
        <w:rPr>
          <w:rStyle w:val="CodeInTextPACKT"/>
          <w:rPrChange w:id="40" w:author="Liam Draper" w:date="2022-09-08T11:42:00Z">
            <w:rPr>
              <w:lang w:val="en-GB"/>
            </w:rPr>
          </w:rPrChange>
        </w:rPr>
        <w:t>E</w:t>
      </w:r>
      <w:r w:rsidRPr="00505D59">
        <w:rPr>
          <w:rStyle w:val="CodeInTextPACKT"/>
          <w:rPrChange w:id="41" w:author="Liam Draper" w:date="2022-09-08T11:42:00Z">
            <w:rPr>
              <w:lang w:val="en-GB"/>
            </w:rPr>
          </w:rPrChange>
        </w:rPr>
        <w:t>:</w:t>
      </w:r>
      <w:r w:rsidRPr="00981CE8">
        <w:rPr>
          <w:lang w:val="en-GB"/>
        </w:rPr>
        <w:t xml:space="preserve"> drive, a disk </w:t>
      </w:r>
      <w:r w:rsidR="00431DDD">
        <w:rPr>
          <w:lang w:val="en-GB"/>
        </w:rPr>
        <w:t xml:space="preserve">volume you </w:t>
      </w:r>
      <w:r w:rsidRPr="00981CE8">
        <w:rPr>
          <w:lang w:val="en-GB"/>
        </w:rPr>
        <w:t xml:space="preserve">create in the three-way mirror Storage Space. The drive you create in </w:t>
      </w:r>
      <w:r w:rsidRPr="00431DDD">
        <w:rPr>
          <w:rStyle w:val="CodeInTextPACKT"/>
        </w:rPr>
        <w:t>Mirror1</w:t>
      </w:r>
      <w:r w:rsidRPr="00981CE8">
        <w:rPr>
          <w:lang w:val="en-GB"/>
        </w:rPr>
        <w:t xml:space="preserve"> is resilient to </w:t>
      </w:r>
      <w:r w:rsidR="00BE2485">
        <w:rPr>
          <w:lang w:val="en-GB"/>
        </w:rPr>
        <w:t>losing</w:t>
      </w:r>
      <w:r w:rsidRPr="00981CE8">
        <w:rPr>
          <w:lang w:val="en-GB"/>
        </w:rPr>
        <w:t xml:space="preserve"> a single disk, whereas the </w:t>
      </w:r>
      <w:r w:rsidR="00B6278C" w:rsidRPr="00505D59">
        <w:rPr>
          <w:rStyle w:val="CodeInTextPACKT"/>
          <w:rPrChange w:id="42" w:author="Liam Draper" w:date="2022-09-08T11:42:00Z">
            <w:rPr>
              <w:lang w:val="en-GB"/>
            </w:rPr>
          </w:rPrChange>
        </w:rPr>
        <w:t>E</w:t>
      </w:r>
      <w:r w:rsidRPr="00505D59">
        <w:rPr>
          <w:rStyle w:val="CodeInTextPACKT"/>
          <w:rPrChange w:id="43" w:author="Liam Draper" w:date="2022-09-08T11:42:00Z">
            <w:rPr>
              <w:lang w:val="en-GB"/>
            </w:rPr>
          </w:rPrChange>
        </w:rPr>
        <w:t>:</w:t>
      </w:r>
      <w:r w:rsidRPr="00981CE8">
        <w:rPr>
          <w:lang w:val="en-GB"/>
        </w:rPr>
        <w:t xml:space="preserve"> drive created in</w:t>
      </w:r>
      <w:r w:rsidR="00B6278C">
        <w:rPr>
          <w:lang w:val="en-GB"/>
        </w:rPr>
        <w:t xml:space="preserve"> the</w:t>
      </w:r>
      <w:r w:rsidRPr="00981CE8">
        <w:rPr>
          <w:lang w:val="en-GB"/>
        </w:rPr>
        <w:t xml:space="preserve"> </w:t>
      </w:r>
      <w:r w:rsidRPr="00B6278C">
        <w:rPr>
          <w:rStyle w:val="CodeInTextPACKT"/>
        </w:rPr>
        <w:t>Mirror2</w:t>
      </w:r>
      <w:r w:rsidRPr="00981CE8">
        <w:rPr>
          <w:lang w:val="en-GB"/>
        </w:rPr>
        <w:t xml:space="preserve"> </w:t>
      </w:r>
      <w:r w:rsidR="00B6278C">
        <w:rPr>
          <w:lang w:val="en-GB"/>
        </w:rPr>
        <w:t xml:space="preserve">storage space </w:t>
      </w:r>
      <w:r w:rsidRPr="00981CE8">
        <w:rPr>
          <w:lang w:val="en-GB"/>
        </w:rPr>
        <w:t>can sustain two disk failures and still provide full access to your information.</w:t>
      </w:r>
    </w:p>
    <w:sectPr w:rsidR="00981CE8" w:rsidRPr="00981CE8"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iam Draper" w:date="2022-09-08T10:31:00Z" w:initials="LD">
    <w:p w14:paraId="5836B51D" w14:textId="77777777" w:rsidR="00410634" w:rsidRDefault="009F729B" w:rsidP="009F0904">
      <w:pPr>
        <w:pStyle w:val="CommentText"/>
      </w:pPr>
      <w:r>
        <w:rPr>
          <w:rStyle w:val="CommentReference"/>
        </w:rPr>
        <w:annotationRef/>
      </w:r>
      <w:r w:rsidR="00410634">
        <w:t xml:space="preserve">Hi Thomas, </w:t>
      </w:r>
      <w:r w:rsidR="00410634">
        <w:br/>
      </w:r>
      <w:r w:rsidR="00410634">
        <w:br/>
        <w:t>Thanks for this. The chapter is structured well, does what is advertised and does not seem to need much development from me.</w:t>
      </w:r>
      <w:r w:rsidR="00410634">
        <w:br/>
      </w:r>
      <w:r w:rsidR="00410634">
        <w:br/>
        <w:t>Kind regards,</w:t>
      </w:r>
      <w:r w:rsidR="00410634">
        <w:br/>
        <w:t>Liam</w:t>
      </w:r>
    </w:p>
  </w:comment>
  <w:comment w:id="2" w:author="Mike Roberts" w:date="2022-09-06T16:00:00Z" w:initials="MR">
    <w:p w14:paraId="46EB1758" w14:textId="21CFFDA4" w:rsidR="005B3A5B" w:rsidRDefault="005B3A5B" w:rsidP="00DE6FB6">
      <w:r>
        <w:rPr>
          <w:rStyle w:val="CommentReference"/>
        </w:rPr>
        <w:annotationRef/>
      </w:r>
      <w:r>
        <w:rPr>
          <w:szCs w:val="20"/>
        </w:rPr>
        <w:t xml:space="preserve">Great chapter! I like the mix of local and remote execution and details of the different PSProviders. </w:t>
      </w:r>
    </w:p>
  </w:comment>
  <w:comment w:id="3" w:author="Liam Draper" w:date="2022-09-08T11:25:00Z" w:initials="LD">
    <w:p w14:paraId="08E4DF2D" w14:textId="77777777" w:rsidR="003B4B7F" w:rsidRDefault="003B4B7F" w:rsidP="009F0904">
      <w:pPr>
        <w:pStyle w:val="CommentText"/>
      </w:pPr>
      <w:r>
        <w:rPr>
          <w:rStyle w:val="CommentReference"/>
        </w:rPr>
        <w:annotationRef/>
      </w:r>
      <w:r>
        <w:t>Should this be NVME?</w:t>
      </w:r>
    </w:p>
  </w:comment>
  <w:comment w:id="4" w:author="Thomas Lee" w:date="2022-07-17T18:28:00Z" w:initials="TL">
    <w:p w14:paraId="4051F354" w14:textId="33CFC2C3" w:rsidR="005F1AA8" w:rsidRDefault="005F1AA8" w:rsidP="009F0904">
      <w:pPr>
        <w:pStyle w:val="CommentText"/>
      </w:pPr>
      <w:r>
        <w:rPr>
          <w:rStyle w:val="CommentReference"/>
        </w:rPr>
        <w:annotationRef/>
      </w:r>
      <w:r>
        <w:t>Check this is the right chapter!</w:t>
      </w:r>
    </w:p>
  </w:comment>
  <w:comment w:id="7" w:author="Mike Roberts" w:date="2022-09-06T15:53:00Z" w:initials="MR">
    <w:p w14:paraId="2925A959" w14:textId="77777777" w:rsidR="0086218A" w:rsidRDefault="0086218A" w:rsidP="002043AE">
      <w:r>
        <w:rPr>
          <w:rStyle w:val="CommentReference"/>
        </w:rPr>
        <w:annotationRef/>
      </w:r>
      <w:r>
        <w:rPr>
          <w:szCs w:val="20"/>
        </w:rPr>
        <w:t>Very minor - a space is not needed for [int]$var = 0</w:t>
      </w:r>
    </w:p>
  </w:comment>
  <w:comment w:id="10" w:author="Thomas Lee" w:date="2022-08-03T10:55:00Z" w:initials="TL">
    <w:p w14:paraId="1B6356B7" w14:textId="23C6B203" w:rsidR="00870423" w:rsidRDefault="00870423" w:rsidP="009F0904">
      <w:pPr>
        <w:pStyle w:val="CommentText"/>
      </w:pPr>
      <w:r>
        <w:rPr>
          <w:rStyle w:val="CommentReference"/>
        </w:rPr>
        <w:annotationRef/>
      </w:r>
      <w:r>
        <w:t>Just a quick note – this URL omits details of the country,. When you use your browser it detects the locale and sends you to a locale specific page. In this book please help me to remmbe ot never include the “/EN-US” or “/en-gb” in the URL as published. I SHOULD catch these (ie when I do the pasting of the URL) but just in case! :-0)</w:t>
      </w:r>
    </w:p>
  </w:comment>
  <w:comment w:id="12" w:author="Thomas Lee" w:date="2022-08-03T11:04:00Z" w:initials="TL">
    <w:p w14:paraId="53EEC394" w14:textId="7AFCDE70" w:rsidR="00870423" w:rsidRDefault="00870423" w:rsidP="009F0904">
      <w:pPr>
        <w:pStyle w:val="CommentText"/>
      </w:pPr>
      <w:r>
        <w:rPr>
          <w:rStyle w:val="CommentReference"/>
        </w:rPr>
        <w:annotationRef/>
      </w:r>
      <w:r>
        <w:t>Not sure what styles to use in this bullet list. I have used generic bullet and bold styles – so these may need reviewing and updating?</w:t>
      </w:r>
    </w:p>
  </w:comment>
  <w:comment w:id="13" w:author="Thomas Lee" w:date="2022-08-03T11:04:00Z" w:initials="TL">
    <w:p w14:paraId="43B0AC1C" w14:textId="6BC7804A" w:rsidR="00870423" w:rsidRDefault="00870423" w:rsidP="009F090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36B51D" w15:done="0"/>
  <w15:commentEx w15:paraId="46EB1758" w15:done="0"/>
  <w15:commentEx w15:paraId="08E4DF2D" w15:done="0"/>
  <w15:commentEx w15:paraId="4051F354" w15:done="0"/>
  <w15:commentEx w15:paraId="2925A959" w15:done="0"/>
  <w15:commentEx w15:paraId="1B6356B7" w15:done="0"/>
  <w15:commentEx w15:paraId="53EEC394" w15:done="0"/>
  <w15:commentEx w15:paraId="43B0AC1C" w15:paraIdParent="53EEC3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442EB" w16cex:dateUtc="2022-09-08T09:31:00Z"/>
  <w16cex:commentExtensible w16cex:durableId="26C1ED04" w16cex:dateUtc="2022-09-06T23:00:00Z"/>
  <w16cex:commentExtensible w16cex:durableId="26C44F99" w16cex:dateUtc="2022-09-08T10:25:00Z"/>
  <w16cex:commentExtensible w16cex:durableId="267ED356" w16cex:dateUtc="2022-07-17T17:28:00Z"/>
  <w16cex:commentExtensible w16cex:durableId="26C1EB86" w16cex:dateUtc="2022-09-06T22:53:00Z"/>
  <w16cex:commentExtensible w16cex:durableId="2694D28B" w16cex:dateUtc="2022-08-03T09:55:00Z"/>
  <w16cex:commentExtensible w16cex:durableId="2694D4B2" w16cex:dateUtc="2022-08-03T10:04:00Z"/>
  <w16cex:commentExtensible w16cex:durableId="2694D4D8" w16cex:dateUtc="2022-08-03T10: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36B51D" w16cid:durableId="26C442EB"/>
  <w16cid:commentId w16cid:paraId="46EB1758" w16cid:durableId="26C1ED04"/>
  <w16cid:commentId w16cid:paraId="08E4DF2D" w16cid:durableId="26C44F99"/>
  <w16cid:commentId w16cid:paraId="4051F354" w16cid:durableId="267ED356"/>
  <w16cid:commentId w16cid:paraId="2925A959" w16cid:durableId="26C1EB86"/>
  <w16cid:commentId w16cid:paraId="1B6356B7" w16cid:durableId="2694D28B"/>
  <w16cid:commentId w16cid:paraId="53EEC394" w16cid:durableId="2694D4B2"/>
  <w16cid:commentId w16cid:paraId="43B0AC1C" w16cid:durableId="2694D4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CABE4" w14:textId="77777777" w:rsidR="00F21E8A" w:rsidRDefault="00F21E8A" w:rsidP="00F16DB2">
      <w:pPr>
        <w:spacing w:before="0" w:after="0"/>
      </w:pPr>
      <w:r>
        <w:separator/>
      </w:r>
    </w:p>
  </w:endnote>
  <w:endnote w:type="continuationSeparator" w:id="0">
    <w:p w14:paraId="7B18C443" w14:textId="77777777" w:rsidR="00F21E8A" w:rsidRDefault="00F21E8A"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Cascadia Code">
    <w:altName w:val="Segoe UI Symbol"/>
    <w:charset w:val="00"/>
    <w:family w:val="modern"/>
    <w:pitch w:val="fixed"/>
    <w:sig w:usb0="A1002AFF" w:usb1="C000F9FB" w:usb2="00040020"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8C444" w14:textId="77777777" w:rsidR="00F21E8A" w:rsidRDefault="00F21E8A" w:rsidP="00F16DB2">
      <w:pPr>
        <w:spacing w:before="0" w:after="0"/>
      </w:pPr>
      <w:r>
        <w:separator/>
      </w:r>
    </w:p>
  </w:footnote>
  <w:footnote w:type="continuationSeparator" w:id="0">
    <w:p w14:paraId="7A1956A4" w14:textId="77777777" w:rsidR="00F21E8A" w:rsidRDefault="00F21E8A"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66E4BFC"/>
    <w:multiLevelType w:val="hybridMultilevel"/>
    <w:tmpl w:val="7B922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395964"/>
    <w:multiLevelType w:val="multilevel"/>
    <w:tmpl w:val="441C3358"/>
    <w:numStyleLink w:val="RomanNumberedBullet"/>
  </w:abstractNum>
  <w:abstractNum w:abstractNumId="5"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6"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7"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9" w15:restartNumberingAfterBreak="0">
    <w:nsid w:val="34B01141"/>
    <w:multiLevelType w:val="multilevel"/>
    <w:tmpl w:val="D91A43F4"/>
    <w:numStyleLink w:val="NumberedBulletWithinBullet"/>
  </w:abstractNum>
  <w:abstractNum w:abstractNumId="10" w15:restartNumberingAfterBreak="0">
    <w:nsid w:val="49336A0A"/>
    <w:multiLevelType w:val="hybridMultilevel"/>
    <w:tmpl w:val="A81A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7773D0"/>
    <w:multiLevelType w:val="hybridMultilevel"/>
    <w:tmpl w:val="8AA08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CC387C"/>
    <w:multiLevelType w:val="hybridMultilevel"/>
    <w:tmpl w:val="3EAA5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5" w15:restartNumberingAfterBreak="0">
    <w:nsid w:val="743A27F1"/>
    <w:multiLevelType w:val="hybridMultilevel"/>
    <w:tmpl w:val="22243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F6B09D2"/>
    <w:multiLevelType w:val="hybridMultilevel"/>
    <w:tmpl w:val="451A6E50"/>
    <w:lvl w:ilvl="0" w:tplc="E9AE3C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5292258">
    <w:abstractNumId w:val="7"/>
  </w:num>
  <w:num w:numId="2" w16cid:durableId="165825785">
    <w:abstractNumId w:val="6"/>
  </w:num>
  <w:num w:numId="3" w16cid:durableId="270666468">
    <w:abstractNumId w:val="0"/>
  </w:num>
  <w:num w:numId="4" w16cid:durableId="50035097">
    <w:abstractNumId w:val="1"/>
  </w:num>
  <w:num w:numId="5" w16cid:durableId="7216537">
    <w:abstractNumId w:val="5"/>
  </w:num>
  <w:num w:numId="6" w16cid:durableId="2143696095">
    <w:abstractNumId w:val="9"/>
  </w:num>
  <w:num w:numId="7" w16cid:durableId="1233587564">
    <w:abstractNumId w:val="8"/>
  </w:num>
  <w:num w:numId="8" w16cid:durableId="126750101">
    <w:abstractNumId w:val="4"/>
  </w:num>
  <w:num w:numId="9" w16cid:durableId="1019621374">
    <w:abstractNumId w:val="14"/>
  </w:num>
  <w:num w:numId="10" w16cid:durableId="1939210876">
    <w:abstractNumId w:val="3"/>
  </w:num>
  <w:num w:numId="11" w16cid:durableId="1102729058">
    <w:abstractNumId w:val="11"/>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133440">
    <w:abstractNumId w:val="13"/>
  </w:num>
  <w:num w:numId="17" w16cid:durableId="202789961">
    <w:abstractNumId w:val="10"/>
  </w:num>
  <w:num w:numId="18" w16cid:durableId="2003502549">
    <w:abstractNumId w:val="16"/>
  </w:num>
  <w:num w:numId="19" w16cid:durableId="468788772">
    <w:abstractNumId w:val="7"/>
  </w:num>
  <w:num w:numId="20" w16cid:durableId="1216312234">
    <w:abstractNumId w:val="2"/>
  </w:num>
  <w:num w:numId="21" w16cid:durableId="1398555658">
    <w:abstractNumId w:val="15"/>
  </w:num>
  <w:num w:numId="22" w16cid:durableId="13911555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478949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217934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6473901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51287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873390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145155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09800553">
    <w:abstractNumId w:val="12"/>
  </w:num>
  <w:num w:numId="30" w16cid:durableId="14068021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767544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006286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am Draper">
    <w15:presenceInfo w15:providerId="None" w15:userId="Liam Draper"/>
  </w15:person>
  <w15:person w15:author="Mike Roberts">
    <w15:presenceInfo w15:providerId="Windows Live" w15:userId="459704b89492d590"/>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attachedTemplate r:id="rId1"/>
  <w:linkStyle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qwFAB2oexYtAAAA"/>
  </w:docVars>
  <w:rsids>
    <w:rsidRoot w:val="009D0F10"/>
    <w:rsid w:val="00000304"/>
    <w:rsid w:val="0000165C"/>
    <w:rsid w:val="000034EE"/>
    <w:rsid w:val="000048BD"/>
    <w:rsid w:val="000075BA"/>
    <w:rsid w:val="00014022"/>
    <w:rsid w:val="00016BD5"/>
    <w:rsid w:val="00021DA7"/>
    <w:rsid w:val="00022AD5"/>
    <w:rsid w:val="00022E8C"/>
    <w:rsid w:val="00024A7F"/>
    <w:rsid w:val="00033A15"/>
    <w:rsid w:val="0003582B"/>
    <w:rsid w:val="00036E59"/>
    <w:rsid w:val="00041F96"/>
    <w:rsid w:val="000474EF"/>
    <w:rsid w:val="00050575"/>
    <w:rsid w:val="000546DE"/>
    <w:rsid w:val="00056CFC"/>
    <w:rsid w:val="00056E75"/>
    <w:rsid w:val="00061F9F"/>
    <w:rsid w:val="00063798"/>
    <w:rsid w:val="00076863"/>
    <w:rsid w:val="0007796E"/>
    <w:rsid w:val="00080E27"/>
    <w:rsid w:val="00082490"/>
    <w:rsid w:val="00082C8D"/>
    <w:rsid w:val="000835C9"/>
    <w:rsid w:val="00084B5A"/>
    <w:rsid w:val="00086420"/>
    <w:rsid w:val="00091CE7"/>
    <w:rsid w:val="000927E1"/>
    <w:rsid w:val="00093A05"/>
    <w:rsid w:val="00095852"/>
    <w:rsid w:val="000A06DC"/>
    <w:rsid w:val="000A1735"/>
    <w:rsid w:val="000A1E3D"/>
    <w:rsid w:val="000A2DEA"/>
    <w:rsid w:val="000A433B"/>
    <w:rsid w:val="000B2368"/>
    <w:rsid w:val="000B3E6D"/>
    <w:rsid w:val="000B465A"/>
    <w:rsid w:val="000B68AF"/>
    <w:rsid w:val="000B7FE5"/>
    <w:rsid w:val="000C0250"/>
    <w:rsid w:val="000C29D7"/>
    <w:rsid w:val="000C7654"/>
    <w:rsid w:val="000C77C7"/>
    <w:rsid w:val="000D0E5F"/>
    <w:rsid w:val="000D14DF"/>
    <w:rsid w:val="000D1A65"/>
    <w:rsid w:val="000D669F"/>
    <w:rsid w:val="000E07FE"/>
    <w:rsid w:val="000E2A70"/>
    <w:rsid w:val="000E2CFE"/>
    <w:rsid w:val="000E31A1"/>
    <w:rsid w:val="000E6955"/>
    <w:rsid w:val="000E7F41"/>
    <w:rsid w:val="000F295A"/>
    <w:rsid w:val="000F2A6B"/>
    <w:rsid w:val="000F3579"/>
    <w:rsid w:val="000F432B"/>
    <w:rsid w:val="000F5591"/>
    <w:rsid w:val="000F6BB8"/>
    <w:rsid w:val="000F72A3"/>
    <w:rsid w:val="00105CB9"/>
    <w:rsid w:val="00110239"/>
    <w:rsid w:val="00110761"/>
    <w:rsid w:val="00110DD2"/>
    <w:rsid w:val="00111A20"/>
    <w:rsid w:val="00115AA5"/>
    <w:rsid w:val="00115BAE"/>
    <w:rsid w:val="0011701B"/>
    <w:rsid w:val="001200E1"/>
    <w:rsid w:val="001211A2"/>
    <w:rsid w:val="00123E5B"/>
    <w:rsid w:val="00124D6B"/>
    <w:rsid w:val="00126A80"/>
    <w:rsid w:val="00131240"/>
    <w:rsid w:val="001314F7"/>
    <w:rsid w:val="00132DDA"/>
    <w:rsid w:val="00132FAC"/>
    <w:rsid w:val="00134F75"/>
    <w:rsid w:val="0013770B"/>
    <w:rsid w:val="00137958"/>
    <w:rsid w:val="001410A9"/>
    <w:rsid w:val="001411A0"/>
    <w:rsid w:val="00142A06"/>
    <w:rsid w:val="00147D94"/>
    <w:rsid w:val="00154C27"/>
    <w:rsid w:val="00154C75"/>
    <w:rsid w:val="0015704A"/>
    <w:rsid w:val="00157541"/>
    <w:rsid w:val="00162E19"/>
    <w:rsid w:val="00167446"/>
    <w:rsid w:val="00167F1A"/>
    <w:rsid w:val="00170D91"/>
    <w:rsid w:val="00173226"/>
    <w:rsid w:val="001737B4"/>
    <w:rsid w:val="00173B1C"/>
    <w:rsid w:val="00173C9B"/>
    <w:rsid w:val="0017422C"/>
    <w:rsid w:val="0017482F"/>
    <w:rsid w:val="00180B34"/>
    <w:rsid w:val="001818BF"/>
    <w:rsid w:val="00182E33"/>
    <w:rsid w:val="0018485E"/>
    <w:rsid w:val="00184E7B"/>
    <w:rsid w:val="00185C17"/>
    <w:rsid w:val="00185EB5"/>
    <w:rsid w:val="0019101C"/>
    <w:rsid w:val="00191573"/>
    <w:rsid w:val="0019423A"/>
    <w:rsid w:val="00195B22"/>
    <w:rsid w:val="001969CE"/>
    <w:rsid w:val="001969EF"/>
    <w:rsid w:val="00196C0B"/>
    <w:rsid w:val="00196E35"/>
    <w:rsid w:val="00197A73"/>
    <w:rsid w:val="001A07EE"/>
    <w:rsid w:val="001A1A7A"/>
    <w:rsid w:val="001A2302"/>
    <w:rsid w:val="001A252A"/>
    <w:rsid w:val="001A57A2"/>
    <w:rsid w:val="001A582E"/>
    <w:rsid w:val="001A5B92"/>
    <w:rsid w:val="001A5DC5"/>
    <w:rsid w:val="001A7598"/>
    <w:rsid w:val="001A7AB0"/>
    <w:rsid w:val="001B0EC5"/>
    <w:rsid w:val="001B6846"/>
    <w:rsid w:val="001B6BEA"/>
    <w:rsid w:val="001C21B0"/>
    <w:rsid w:val="001C3F46"/>
    <w:rsid w:val="001C548F"/>
    <w:rsid w:val="001C6F30"/>
    <w:rsid w:val="001C79D3"/>
    <w:rsid w:val="001D0FFE"/>
    <w:rsid w:val="001D1CDB"/>
    <w:rsid w:val="001D1E6F"/>
    <w:rsid w:val="001D277F"/>
    <w:rsid w:val="001D4F73"/>
    <w:rsid w:val="001D7F4A"/>
    <w:rsid w:val="001E1BCF"/>
    <w:rsid w:val="001E1E0C"/>
    <w:rsid w:val="001E464F"/>
    <w:rsid w:val="001E7D1E"/>
    <w:rsid w:val="001F06A8"/>
    <w:rsid w:val="001F1056"/>
    <w:rsid w:val="001F2836"/>
    <w:rsid w:val="001F3545"/>
    <w:rsid w:val="001F481A"/>
    <w:rsid w:val="00201023"/>
    <w:rsid w:val="00202273"/>
    <w:rsid w:val="00202547"/>
    <w:rsid w:val="00204611"/>
    <w:rsid w:val="002112EC"/>
    <w:rsid w:val="00212135"/>
    <w:rsid w:val="00214C5A"/>
    <w:rsid w:val="00217379"/>
    <w:rsid w:val="002179C6"/>
    <w:rsid w:val="00222998"/>
    <w:rsid w:val="002275FB"/>
    <w:rsid w:val="002314DA"/>
    <w:rsid w:val="002345D1"/>
    <w:rsid w:val="00235978"/>
    <w:rsid w:val="00235BFE"/>
    <w:rsid w:val="0023754D"/>
    <w:rsid w:val="00237961"/>
    <w:rsid w:val="002432CE"/>
    <w:rsid w:val="002435F0"/>
    <w:rsid w:val="00244DBF"/>
    <w:rsid w:val="00245335"/>
    <w:rsid w:val="002466DC"/>
    <w:rsid w:val="00246745"/>
    <w:rsid w:val="00252868"/>
    <w:rsid w:val="002545E2"/>
    <w:rsid w:val="00254BD7"/>
    <w:rsid w:val="0025556C"/>
    <w:rsid w:val="00261896"/>
    <w:rsid w:val="00262297"/>
    <w:rsid w:val="0026241A"/>
    <w:rsid w:val="002676AF"/>
    <w:rsid w:val="00267B86"/>
    <w:rsid w:val="00272D52"/>
    <w:rsid w:val="00273F96"/>
    <w:rsid w:val="00280294"/>
    <w:rsid w:val="00280902"/>
    <w:rsid w:val="00281C8E"/>
    <w:rsid w:val="0028492F"/>
    <w:rsid w:val="0028579E"/>
    <w:rsid w:val="00285E3E"/>
    <w:rsid w:val="0028611F"/>
    <w:rsid w:val="00286D2F"/>
    <w:rsid w:val="00290256"/>
    <w:rsid w:val="002964E6"/>
    <w:rsid w:val="00296D1C"/>
    <w:rsid w:val="002A2278"/>
    <w:rsid w:val="002B15A6"/>
    <w:rsid w:val="002B3676"/>
    <w:rsid w:val="002C4339"/>
    <w:rsid w:val="002C7F90"/>
    <w:rsid w:val="002D0643"/>
    <w:rsid w:val="002D175E"/>
    <w:rsid w:val="002D18DB"/>
    <w:rsid w:val="002D495B"/>
    <w:rsid w:val="002D68B7"/>
    <w:rsid w:val="002D6F3F"/>
    <w:rsid w:val="002E00BA"/>
    <w:rsid w:val="002E13D7"/>
    <w:rsid w:val="002E35D2"/>
    <w:rsid w:val="002E3BED"/>
    <w:rsid w:val="002E5439"/>
    <w:rsid w:val="002E707C"/>
    <w:rsid w:val="002F0E8D"/>
    <w:rsid w:val="002F1964"/>
    <w:rsid w:val="002F1F2D"/>
    <w:rsid w:val="002F2B7B"/>
    <w:rsid w:val="002F2E62"/>
    <w:rsid w:val="002F3A5F"/>
    <w:rsid w:val="002F45A6"/>
    <w:rsid w:val="002F61C6"/>
    <w:rsid w:val="00305917"/>
    <w:rsid w:val="003119EB"/>
    <w:rsid w:val="00315D24"/>
    <w:rsid w:val="00315F24"/>
    <w:rsid w:val="00322EFE"/>
    <w:rsid w:val="00323900"/>
    <w:rsid w:val="00323D2C"/>
    <w:rsid w:val="00323E56"/>
    <w:rsid w:val="003244D1"/>
    <w:rsid w:val="003266B7"/>
    <w:rsid w:val="00327CDB"/>
    <w:rsid w:val="00327D40"/>
    <w:rsid w:val="00330057"/>
    <w:rsid w:val="0033308A"/>
    <w:rsid w:val="00334384"/>
    <w:rsid w:val="003414AF"/>
    <w:rsid w:val="00343B12"/>
    <w:rsid w:val="00345A49"/>
    <w:rsid w:val="00346681"/>
    <w:rsid w:val="00347F6F"/>
    <w:rsid w:val="00354BC8"/>
    <w:rsid w:val="0036100C"/>
    <w:rsid w:val="00361082"/>
    <w:rsid w:val="003621EC"/>
    <w:rsid w:val="003636E8"/>
    <w:rsid w:val="003653AD"/>
    <w:rsid w:val="0036545F"/>
    <w:rsid w:val="00373DA7"/>
    <w:rsid w:val="00377C3E"/>
    <w:rsid w:val="00380387"/>
    <w:rsid w:val="003806BB"/>
    <w:rsid w:val="00383778"/>
    <w:rsid w:val="003841A3"/>
    <w:rsid w:val="00387689"/>
    <w:rsid w:val="00387AA3"/>
    <w:rsid w:val="003903EE"/>
    <w:rsid w:val="00392D4E"/>
    <w:rsid w:val="0039594E"/>
    <w:rsid w:val="003A033E"/>
    <w:rsid w:val="003A4B9C"/>
    <w:rsid w:val="003B1EF8"/>
    <w:rsid w:val="003B2B1E"/>
    <w:rsid w:val="003B4B7F"/>
    <w:rsid w:val="003B5600"/>
    <w:rsid w:val="003B5DDD"/>
    <w:rsid w:val="003B636D"/>
    <w:rsid w:val="003B6BA5"/>
    <w:rsid w:val="003C01B7"/>
    <w:rsid w:val="003C1251"/>
    <w:rsid w:val="003C2037"/>
    <w:rsid w:val="003C514B"/>
    <w:rsid w:val="003D05DD"/>
    <w:rsid w:val="003D2E43"/>
    <w:rsid w:val="003D5BD5"/>
    <w:rsid w:val="003E1E02"/>
    <w:rsid w:val="003E3643"/>
    <w:rsid w:val="003E4B38"/>
    <w:rsid w:val="003E74EB"/>
    <w:rsid w:val="003F024D"/>
    <w:rsid w:val="003F186D"/>
    <w:rsid w:val="003F2BBF"/>
    <w:rsid w:val="003F5F2B"/>
    <w:rsid w:val="003F7CEB"/>
    <w:rsid w:val="003F7CF8"/>
    <w:rsid w:val="004008BB"/>
    <w:rsid w:val="00401F8E"/>
    <w:rsid w:val="004039E9"/>
    <w:rsid w:val="00403A1A"/>
    <w:rsid w:val="00410634"/>
    <w:rsid w:val="00410CC0"/>
    <w:rsid w:val="004124C2"/>
    <w:rsid w:val="00412BB0"/>
    <w:rsid w:val="00416132"/>
    <w:rsid w:val="004161D8"/>
    <w:rsid w:val="0041633B"/>
    <w:rsid w:val="004163E4"/>
    <w:rsid w:val="00422123"/>
    <w:rsid w:val="00422580"/>
    <w:rsid w:val="004225C0"/>
    <w:rsid w:val="0042343C"/>
    <w:rsid w:val="00424653"/>
    <w:rsid w:val="00424ECB"/>
    <w:rsid w:val="004270E1"/>
    <w:rsid w:val="004270FC"/>
    <w:rsid w:val="00427F23"/>
    <w:rsid w:val="0043121F"/>
    <w:rsid w:val="00431DDD"/>
    <w:rsid w:val="00435266"/>
    <w:rsid w:val="00441EDC"/>
    <w:rsid w:val="00443D13"/>
    <w:rsid w:val="004448CC"/>
    <w:rsid w:val="00445F13"/>
    <w:rsid w:val="00446F51"/>
    <w:rsid w:val="00450528"/>
    <w:rsid w:val="0045154C"/>
    <w:rsid w:val="00452940"/>
    <w:rsid w:val="00454268"/>
    <w:rsid w:val="004568E6"/>
    <w:rsid w:val="00456EAA"/>
    <w:rsid w:val="00457EE4"/>
    <w:rsid w:val="00461125"/>
    <w:rsid w:val="00462B63"/>
    <w:rsid w:val="0046362A"/>
    <w:rsid w:val="00465E34"/>
    <w:rsid w:val="004666D3"/>
    <w:rsid w:val="0046674D"/>
    <w:rsid w:val="00471C4D"/>
    <w:rsid w:val="004720AC"/>
    <w:rsid w:val="004726CA"/>
    <w:rsid w:val="0047594E"/>
    <w:rsid w:val="00476D9C"/>
    <w:rsid w:val="0048081C"/>
    <w:rsid w:val="00481396"/>
    <w:rsid w:val="00481E70"/>
    <w:rsid w:val="004846EF"/>
    <w:rsid w:val="004860B6"/>
    <w:rsid w:val="004860D2"/>
    <w:rsid w:val="00491B15"/>
    <w:rsid w:val="00493792"/>
    <w:rsid w:val="004A1F4D"/>
    <w:rsid w:val="004A4ACB"/>
    <w:rsid w:val="004A5434"/>
    <w:rsid w:val="004B6DF0"/>
    <w:rsid w:val="004C1012"/>
    <w:rsid w:val="004C1FAE"/>
    <w:rsid w:val="004C2D6E"/>
    <w:rsid w:val="004C5224"/>
    <w:rsid w:val="004C53F7"/>
    <w:rsid w:val="004C7ABE"/>
    <w:rsid w:val="004D1D2D"/>
    <w:rsid w:val="004D46E9"/>
    <w:rsid w:val="004D5530"/>
    <w:rsid w:val="004D6912"/>
    <w:rsid w:val="004D6B7B"/>
    <w:rsid w:val="004E23F5"/>
    <w:rsid w:val="004E682C"/>
    <w:rsid w:val="004F12E3"/>
    <w:rsid w:val="004F1B38"/>
    <w:rsid w:val="004F40E0"/>
    <w:rsid w:val="005001D7"/>
    <w:rsid w:val="0050217A"/>
    <w:rsid w:val="00504521"/>
    <w:rsid w:val="00504A1A"/>
    <w:rsid w:val="00505D59"/>
    <w:rsid w:val="005112D3"/>
    <w:rsid w:val="0051344D"/>
    <w:rsid w:val="005139E9"/>
    <w:rsid w:val="0051427F"/>
    <w:rsid w:val="005147E9"/>
    <w:rsid w:val="00516200"/>
    <w:rsid w:val="00516873"/>
    <w:rsid w:val="00516E8D"/>
    <w:rsid w:val="00521966"/>
    <w:rsid w:val="00521ADF"/>
    <w:rsid w:val="00525174"/>
    <w:rsid w:val="00526DFE"/>
    <w:rsid w:val="00531667"/>
    <w:rsid w:val="005360E5"/>
    <w:rsid w:val="005362E7"/>
    <w:rsid w:val="005373C7"/>
    <w:rsid w:val="005413EC"/>
    <w:rsid w:val="00542456"/>
    <w:rsid w:val="005439C4"/>
    <w:rsid w:val="005439DD"/>
    <w:rsid w:val="00543E68"/>
    <w:rsid w:val="0054420A"/>
    <w:rsid w:val="00547D6E"/>
    <w:rsid w:val="00550E12"/>
    <w:rsid w:val="0055234C"/>
    <w:rsid w:val="005535C7"/>
    <w:rsid w:val="00553E05"/>
    <w:rsid w:val="00554A68"/>
    <w:rsid w:val="00556467"/>
    <w:rsid w:val="00562A0F"/>
    <w:rsid w:val="0056360D"/>
    <w:rsid w:val="005650D8"/>
    <w:rsid w:val="0057009A"/>
    <w:rsid w:val="0057297A"/>
    <w:rsid w:val="00573D8E"/>
    <w:rsid w:val="00576806"/>
    <w:rsid w:val="00580010"/>
    <w:rsid w:val="005803C6"/>
    <w:rsid w:val="00581C53"/>
    <w:rsid w:val="00582863"/>
    <w:rsid w:val="00584B32"/>
    <w:rsid w:val="00587A15"/>
    <w:rsid w:val="005904BA"/>
    <w:rsid w:val="0059250D"/>
    <w:rsid w:val="00597198"/>
    <w:rsid w:val="00597D9E"/>
    <w:rsid w:val="005A1BA7"/>
    <w:rsid w:val="005A217D"/>
    <w:rsid w:val="005A3354"/>
    <w:rsid w:val="005A7C97"/>
    <w:rsid w:val="005B36C6"/>
    <w:rsid w:val="005B397C"/>
    <w:rsid w:val="005B3A5B"/>
    <w:rsid w:val="005B6AC4"/>
    <w:rsid w:val="005B6FD2"/>
    <w:rsid w:val="005D01F4"/>
    <w:rsid w:val="005D0F48"/>
    <w:rsid w:val="005D10F1"/>
    <w:rsid w:val="005D132D"/>
    <w:rsid w:val="005D2190"/>
    <w:rsid w:val="005D28B5"/>
    <w:rsid w:val="005D2F36"/>
    <w:rsid w:val="005D528A"/>
    <w:rsid w:val="005E2597"/>
    <w:rsid w:val="005E2FDE"/>
    <w:rsid w:val="005E31EF"/>
    <w:rsid w:val="005E3D19"/>
    <w:rsid w:val="005E5193"/>
    <w:rsid w:val="005E5420"/>
    <w:rsid w:val="005E660A"/>
    <w:rsid w:val="005F0B44"/>
    <w:rsid w:val="005F1AA8"/>
    <w:rsid w:val="005F2D3F"/>
    <w:rsid w:val="005F40C1"/>
    <w:rsid w:val="005F4156"/>
    <w:rsid w:val="005F50AE"/>
    <w:rsid w:val="005F7ABE"/>
    <w:rsid w:val="006022DF"/>
    <w:rsid w:val="00602DC4"/>
    <w:rsid w:val="006046C1"/>
    <w:rsid w:val="006108C9"/>
    <w:rsid w:val="006113AB"/>
    <w:rsid w:val="00611C61"/>
    <w:rsid w:val="00613BFE"/>
    <w:rsid w:val="00617BE2"/>
    <w:rsid w:val="00625309"/>
    <w:rsid w:val="006265DA"/>
    <w:rsid w:val="00626F75"/>
    <w:rsid w:val="00631170"/>
    <w:rsid w:val="00640420"/>
    <w:rsid w:val="00642401"/>
    <w:rsid w:val="00655849"/>
    <w:rsid w:val="00655A07"/>
    <w:rsid w:val="00655D4A"/>
    <w:rsid w:val="00656C09"/>
    <w:rsid w:val="006571C0"/>
    <w:rsid w:val="006629D3"/>
    <w:rsid w:val="00662EF6"/>
    <w:rsid w:val="00663380"/>
    <w:rsid w:val="0066598B"/>
    <w:rsid w:val="00670AEC"/>
    <w:rsid w:val="00671DFF"/>
    <w:rsid w:val="00672056"/>
    <w:rsid w:val="00676163"/>
    <w:rsid w:val="0067664B"/>
    <w:rsid w:val="006773ED"/>
    <w:rsid w:val="00680501"/>
    <w:rsid w:val="0068300B"/>
    <w:rsid w:val="006845CF"/>
    <w:rsid w:val="006876A5"/>
    <w:rsid w:val="00697459"/>
    <w:rsid w:val="00697CD9"/>
    <w:rsid w:val="006A10EB"/>
    <w:rsid w:val="006A1943"/>
    <w:rsid w:val="006A1A8C"/>
    <w:rsid w:val="006A2560"/>
    <w:rsid w:val="006A2B22"/>
    <w:rsid w:val="006A7FE4"/>
    <w:rsid w:val="006B0405"/>
    <w:rsid w:val="006B0443"/>
    <w:rsid w:val="006B2427"/>
    <w:rsid w:val="006B28E9"/>
    <w:rsid w:val="006B5AF3"/>
    <w:rsid w:val="006B6939"/>
    <w:rsid w:val="006C25F2"/>
    <w:rsid w:val="006C30CA"/>
    <w:rsid w:val="006D0DD7"/>
    <w:rsid w:val="006D1C88"/>
    <w:rsid w:val="006D3FE0"/>
    <w:rsid w:val="006D45FD"/>
    <w:rsid w:val="006D7550"/>
    <w:rsid w:val="006E09B8"/>
    <w:rsid w:val="006E335D"/>
    <w:rsid w:val="006E34C5"/>
    <w:rsid w:val="006E3619"/>
    <w:rsid w:val="006E48B8"/>
    <w:rsid w:val="006E5B23"/>
    <w:rsid w:val="006E5DA4"/>
    <w:rsid w:val="006E6DE8"/>
    <w:rsid w:val="006E7225"/>
    <w:rsid w:val="006F0D0A"/>
    <w:rsid w:val="006F22B2"/>
    <w:rsid w:val="006F4C8D"/>
    <w:rsid w:val="006F71B5"/>
    <w:rsid w:val="007004A4"/>
    <w:rsid w:val="00700860"/>
    <w:rsid w:val="00701D67"/>
    <w:rsid w:val="00703A9E"/>
    <w:rsid w:val="00704DAF"/>
    <w:rsid w:val="00706079"/>
    <w:rsid w:val="00710A97"/>
    <w:rsid w:val="00710B75"/>
    <w:rsid w:val="00710D18"/>
    <w:rsid w:val="00710D70"/>
    <w:rsid w:val="00711E5E"/>
    <w:rsid w:val="00712828"/>
    <w:rsid w:val="00712C79"/>
    <w:rsid w:val="00713FF9"/>
    <w:rsid w:val="0071645C"/>
    <w:rsid w:val="0071762C"/>
    <w:rsid w:val="007200F4"/>
    <w:rsid w:val="00720B46"/>
    <w:rsid w:val="007222CE"/>
    <w:rsid w:val="00722485"/>
    <w:rsid w:val="007257F2"/>
    <w:rsid w:val="00727383"/>
    <w:rsid w:val="00730363"/>
    <w:rsid w:val="00733BBD"/>
    <w:rsid w:val="00737A8F"/>
    <w:rsid w:val="0074101D"/>
    <w:rsid w:val="00743848"/>
    <w:rsid w:val="00746626"/>
    <w:rsid w:val="0075113E"/>
    <w:rsid w:val="007515B7"/>
    <w:rsid w:val="00752021"/>
    <w:rsid w:val="0075459B"/>
    <w:rsid w:val="00756D7C"/>
    <w:rsid w:val="0076301B"/>
    <w:rsid w:val="00763C8A"/>
    <w:rsid w:val="0076490B"/>
    <w:rsid w:val="007663F6"/>
    <w:rsid w:val="00766C77"/>
    <w:rsid w:val="00770982"/>
    <w:rsid w:val="007715D3"/>
    <w:rsid w:val="00773220"/>
    <w:rsid w:val="00773645"/>
    <w:rsid w:val="007737AB"/>
    <w:rsid w:val="00774A3C"/>
    <w:rsid w:val="007762AB"/>
    <w:rsid w:val="007820E5"/>
    <w:rsid w:val="0078389C"/>
    <w:rsid w:val="00783A67"/>
    <w:rsid w:val="007841DF"/>
    <w:rsid w:val="00784F5C"/>
    <w:rsid w:val="00785523"/>
    <w:rsid w:val="00785E75"/>
    <w:rsid w:val="00787CD1"/>
    <w:rsid w:val="0079371A"/>
    <w:rsid w:val="00794721"/>
    <w:rsid w:val="0079732A"/>
    <w:rsid w:val="00797CAC"/>
    <w:rsid w:val="007A3502"/>
    <w:rsid w:val="007A5480"/>
    <w:rsid w:val="007A7FB5"/>
    <w:rsid w:val="007B3396"/>
    <w:rsid w:val="007B35BE"/>
    <w:rsid w:val="007B4F73"/>
    <w:rsid w:val="007B7A9E"/>
    <w:rsid w:val="007C0211"/>
    <w:rsid w:val="007C0C37"/>
    <w:rsid w:val="007C3188"/>
    <w:rsid w:val="007D202C"/>
    <w:rsid w:val="007D27A4"/>
    <w:rsid w:val="007E7460"/>
    <w:rsid w:val="007E7EE2"/>
    <w:rsid w:val="007F088C"/>
    <w:rsid w:val="007F4A53"/>
    <w:rsid w:val="007F525F"/>
    <w:rsid w:val="007F5A0B"/>
    <w:rsid w:val="007F5FD1"/>
    <w:rsid w:val="007F66C5"/>
    <w:rsid w:val="007F7BD8"/>
    <w:rsid w:val="00800AF2"/>
    <w:rsid w:val="00803907"/>
    <w:rsid w:val="00804B8C"/>
    <w:rsid w:val="00812BD5"/>
    <w:rsid w:val="008149E1"/>
    <w:rsid w:val="008165ED"/>
    <w:rsid w:val="00817269"/>
    <w:rsid w:val="00817943"/>
    <w:rsid w:val="00817A75"/>
    <w:rsid w:val="00817BC5"/>
    <w:rsid w:val="00822804"/>
    <w:rsid w:val="00824CA4"/>
    <w:rsid w:val="0082527D"/>
    <w:rsid w:val="00830EFC"/>
    <w:rsid w:val="0083169C"/>
    <w:rsid w:val="00832C15"/>
    <w:rsid w:val="00834EDD"/>
    <w:rsid w:val="008357CE"/>
    <w:rsid w:val="00840CBE"/>
    <w:rsid w:val="0084472B"/>
    <w:rsid w:val="0085073A"/>
    <w:rsid w:val="008562EC"/>
    <w:rsid w:val="00857D0F"/>
    <w:rsid w:val="00857DB3"/>
    <w:rsid w:val="00857F72"/>
    <w:rsid w:val="00860550"/>
    <w:rsid w:val="00861497"/>
    <w:rsid w:val="0086218A"/>
    <w:rsid w:val="00862EF0"/>
    <w:rsid w:val="00863A82"/>
    <w:rsid w:val="0086531A"/>
    <w:rsid w:val="00867638"/>
    <w:rsid w:val="00870423"/>
    <w:rsid w:val="008829CA"/>
    <w:rsid w:val="00885C98"/>
    <w:rsid w:val="008908E0"/>
    <w:rsid w:val="00891D48"/>
    <w:rsid w:val="008954B7"/>
    <w:rsid w:val="00896172"/>
    <w:rsid w:val="008A2B55"/>
    <w:rsid w:val="008A2B8B"/>
    <w:rsid w:val="008A40E9"/>
    <w:rsid w:val="008A7C0D"/>
    <w:rsid w:val="008A7FFD"/>
    <w:rsid w:val="008C3F45"/>
    <w:rsid w:val="008D066B"/>
    <w:rsid w:val="008D0E22"/>
    <w:rsid w:val="008D1273"/>
    <w:rsid w:val="008D2D38"/>
    <w:rsid w:val="008E39C8"/>
    <w:rsid w:val="008E4137"/>
    <w:rsid w:val="008E634D"/>
    <w:rsid w:val="008E6477"/>
    <w:rsid w:val="008F04A4"/>
    <w:rsid w:val="008F2C1D"/>
    <w:rsid w:val="008F6100"/>
    <w:rsid w:val="008F63B2"/>
    <w:rsid w:val="008F7D9A"/>
    <w:rsid w:val="009008F7"/>
    <w:rsid w:val="00901907"/>
    <w:rsid w:val="009039E8"/>
    <w:rsid w:val="00904765"/>
    <w:rsid w:val="00905EC2"/>
    <w:rsid w:val="0090654F"/>
    <w:rsid w:val="00910E96"/>
    <w:rsid w:val="00912B25"/>
    <w:rsid w:val="009145E9"/>
    <w:rsid w:val="00914EB1"/>
    <w:rsid w:val="0092032B"/>
    <w:rsid w:val="00920B71"/>
    <w:rsid w:val="00927161"/>
    <w:rsid w:val="009271C7"/>
    <w:rsid w:val="009305CD"/>
    <w:rsid w:val="009343E2"/>
    <w:rsid w:val="00934A62"/>
    <w:rsid w:val="00934C94"/>
    <w:rsid w:val="009366D5"/>
    <w:rsid w:val="00936942"/>
    <w:rsid w:val="00936D34"/>
    <w:rsid w:val="00941AB9"/>
    <w:rsid w:val="009459C8"/>
    <w:rsid w:val="00947A17"/>
    <w:rsid w:val="00950592"/>
    <w:rsid w:val="00952699"/>
    <w:rsid w:val="00974FF9"/>
    <w:rsid w:val="0097509A"/>
    <w:rsid w:val="00975388"/>
    <w:rsid w:val="0097632D"/>
    <w:rsid w:val="00981CE8"/>
    <w:rsid w:val="009824A8"/>
    <w:rsid w:val="00982AC7"/>
    <w:rsid w:val="00984EA7"/>
    <w:rsid w:val="00987230"/>
    <w:rsid w:val="009A310D"/>
    <w:rsid w:val="009A4C24"/>
    <w:rsid w:val="009A54DD"/>
    <w:rsid w:val="009A5648"/>
    <w:rsid w:val="009A65BD"/>
    <w:rsid w:val="009A6EBF"/>
    <w:rsid w:val="009B3BEE"/>
    <w:rsid w:val="009B3D0A"/>
    <w:rsid w:val="009C033F"/>
    <w:rsid w:val="009C07F6"/>
    <w:rsid w:val="009C0BFC"/>
    <w:rsid w:val="009C1212"/>
    <w:rsid w:val="009C2EBB"/>
    <w:rsid w:val="009D013B"/>
    <w:rsid w:val="009D0F10"/>
    <w:rsid w:val="009D14CB"/>
    <w:rsid w:val="009D1BB2"/>
    <w:rsid w:val="009D23BD"/>
    <w:rsid w:val="009D37BC"/>
    <w:rsid w:val="009D3C8D"/>
    <w:rsid w:val="009D62F7"/>
    <w:rsid w:val="009D73B0"/>
    <w:rsid w:val="009E0085"/>
    <w:rsid w:val="009E132D"/>
    <w:rsid w:val="009E1695"/>
    <w:rsid w:val="009E18D8"/>
    <w:rsid w:val="009E1BB1"/>
    <w:rsid w:val="009E27AF"/>
    <w:rsid w:val="009E5CDE"/>
    <w:rsid w:val="009E75C7"/>
    <w:rsid w:val="009F0904"/>
    <w:rsid w:val="009F6344"/>
    <w:rsid w:val="009F729B"/>
    <w:rsid w:val="00A046DD"/>
    <w:rsid w:val="00A04D9F"/>
    <w:rsid w:val="00A0556F"/>
    <w:rsid w:val="00A055C9"/>
    <w:rsid w:val="00A05769"/>
    <w:rsid w:val="00A07EE6"/>
    <w:rsid w:val="00A101CF"/>
    <w:rsid w:val="00A110D3"/>
    <w:rsid w:val="00A13C50"/>
    <w:rsid w:val="00A16F57"/>
    <w:rsid w:val="00A20590"/>
    <w:rsid w:val="00A20604"/>
    <w:rsid w:val="00A23867"/>
    <w:rsid w:val="00A2604B"/>
    <w:rsid w:val="00A303C5"/>
    <w:rsid w:val="00A3248F"/>
    <w:rsid w:val="00A342AA"/>
    <w:rsid w:val="00A366C7"/>
    <w:rsid w:val="00A37AA0"/>
    <w:rsid w:val="00A51C48"/>
    <w:rsid w:val="00A5298C"/>
    <w:rsid w:val="00A5399E"/>
    <w:rsid w:val="00A55F51"/>
    <w:rsid w:val="00A5699D"/>
    <w:rsid w:val="00A60056"/>
    <w:rsid w:val="00A620C7"/>
    <w:rsid w:val="00A64394"/>
    <w:rsid w:val="00A64B14"/>
    <w:rsid w:val="00A661BA"/>
    <w:rsid w:val="00A715F5"/>
    <w:rsid w:val="00A721BB"/>
    <w:rsid w:val="00A724B5"/>
    <w:rsid w:val="00A73E68"/>
    <w:rsid w:val="00A76873"/>
    <w:rsid w:val="00A84B6E"/>
    <w:rsid w:val="00A84E8B"/>
    <w:rsid w:val="00A8515D"/>
    <w:rsid w:val="00A87873"/>
    <w:rsid w:val="00A91B13"/>
    <w:rsid w:val="00A95E1D"/>
    <w:rsid w:val="00A96062"/>
    <w:rsid w:val="00A96865"/>
    <w:rsid w:val="00AA18F9"/>
    <w:rsid w:val="00AA3787"/>
    <w:rsid w:val="00AA7CAC"/>
    <w:rsid w:val="00AB1F9F"/>
    <w:rsid w:val="00AB2FEA"/>
    <w:rsid w:val="00AB303F"/>
    <w:rsid w:val="00AB331E"/>
    <w:rsid w:val="00AB3CBA"/>
    <w:rsid w:val="00AB4F8E"/>
    <w:rsid w:val="00AB6E71"/>
    <w:rsid w:val="00AB7F41"/>
    <w:rsid w:val="00AB7FCD"/>
    <w:rsid w:val="00AC1FBF"/>
    <w:rsid w:val="00AC4F0D"/>
    <w:rsid w:val="00AC635D"/>
    <w:rsid w:val="00AD4120"/>
    <w:rsid w:val="00AD667A"/>
    <w:rsid w:val="00AE20CC"/>
    <w:rsid w:val="00AE308A"/>
    <w:rsid w:val="00AE484C"/>
    <w:rsid w:val="00AE7A1B"/>
    <w:rsid w:val="00AE7C72"/>
    <w:rsid w:val="00AF431D"/>
    <w:rsid w:val="00AF7015"/>
    <w:rsid w:val="00B03A4B"/>
    <w:rsid w:val="00B03B91"/>
    <w:rsid w:val="00B04A71"/>
    <w:rsid w:val="00B04E2D"/>
    <w:rsid w:val="00B075F5"/>
    <w:rsid w:val="00B117F6"/>
    <w:rsid w:val="00B123D8"/>
    <w:rsid w:val="00B12643"/>
    <w:rsid w:val="00B14191"/>
    <w:rsid w:val="00B15737"/>
    <w:rsid w:val="00B16C99"/>
    <w:rsid w:val="00B1788C"/>
    <w:rsid w:val="00B222E7"/>
    <w:rsid w:val="00B23158"/>
    <w:rsid w:val="00B23216"/>
    <w:rsid w:val="00B24BD7"/>
    <w:rsid w:val="00B24FA7"/>
    <w:rsid w:val="00B251FB"/>
    <w:rsid w:val="00B271F9"/>
    <w:rsid w:val="00B30D95"/>
    <w:rsid w:val="00B321A4"/>
    <w:rsid w:val="00B342AD"/>
    <w:rsid w:val="00B355D5"/>
    <w:rsid w:val="00B35C5A"/>
    <w:rsid w:val="00B365E6"/>
    <w:rsid w:val="00B40204"/>
    <w:rsid w:val="00B40779"/>
    <w:rsid w:val="00B51DAA"/>
    <w:rsid w:val="00B5384F"/>
    <w:rsid w:val="00B57122"/>
    <w:rsid w:val="00B62650"/>
    <w:rsid w:val="00B6278C"/>
    <w:rsid w:val="00B6355B"/>
    <w:rsid w:val="00B6494B"/>
    <w:rsid w:val="00B67804"/>
    <w:rsid w:val="00B757AE"/>
    <w:rsid w:val="00B75F98"/>
    <w:rsid w:val="00B8132E"/>
    <w:rsid w:val="00B81CD8"/>
    <w:rsid w:val="00B87223"/>
    <w:rsid w:val="00B937D3"/>
    <w:rsid w:val="00B943B2"/>
    <w:rsid w:val="00B94B85"/>
    <w:rsid w:val="00B951F3"/>
    <w:rsid w:val="00B966F5"/>
    <w:rsid w:val="00BA1A6E"/>
    <w:rsid w:val="00BA2747"/>
    <w:rsid w:val="00BA4F2C"/>
    <w:rsid w:val="00BB0A48"/>
    <w:rsid w:val="00BB0E20"/>
    <w:rsid w:val="00BB4596"/>
    <w:rsid w:val="00BC0688"/>
    <w:rsid w:val="00BC0804"/>
    <w:rsid w:val="00BC1D2F"/>
    <w:rsid w:val="00BC5F1F"/>
    <w:rsid w:val="00BC6629"/>
    <w:rsid w:val="00BD01D5"/>
    <w:rsid w:val="00BD033A"/>
    <w:rsid w:val="00BD497B"/>
    <w:rsid w:val="00BD5669"/>
    <w:rsid w:val="00BD595D"/>
    <w:rsid w:val="00BD5F5E"/>
    <w:rsid w:val="00BE153D"/>
    <w:rsid w:val="00BE2206"/>
    <w:rsid w:val="00BE2485"/>
    <w:rsid w:val="00BE2F12"/>
    <w:rsid w:val="00BE33DA"/>
    <w:rsid w:val="00BE513E"/>
    <w:rsid w:val="00BE52D6"/>
    <w:rsid w:val="00BE554B"/>
    <w:rsid w:val="00BE7413"/>
    <w:rsid w:val="00BE7E45"/>
    <w:rsid w:val="00BF0C99"/>
    <w:rsid w:val="00BF2514"/>
    <w:rsid w:val="00BF53FA"/>
    <w:rsid w:val="00BF7614"/>
    <w:rsid w:val="00BF7E43"/>
    <w:rsid w:val="00C0259C"/>
    <w:rsid w:val="00C0311A"/>
    <w:rsid w:val="00C10004"/>
    <w:rsid w:val="00C11E3A"/>
    <w:rsid w:val="00C1211E"/>
    <w:rsid w:val="00C13020"/>
    <w:rsid w:val="00C13526"/>
    <w:rsid w:val="00C14BAB"/>
    <w:rsid w:val="00C154D7"/>
    <w:rsid w:val="00C15BF7"/>
    <w:rsid w:val="00C21A4D"/>
    <w:rsid w:val="00C23277"/>
    <w:rsid w:val="00C2355D"/>
    <w:rsid w:val="00C244F7"/>
    <w:rsid w:val="00C25741"/>
    <w:rsid w:val="00C34173"/>
    <w:rsid w:val="00C35295"/>
    <w:rsid w:val="00C35AA9"/>
    <w:rsid w:val="00C36D60"/>
    <w:rsid w:val="00C401DA"/>
    <w:rsid w:val="00C41783"/>
    <w:rsid w:val="00C4431B"/>
    <w:rsid w:val="00C44B17"/>
    <w:rsid w:val="00C44DC0"/>
    <w:rsid w:val="00C519FB"/>
    <w:rsid w:val="00C526E2"/>
    <w:rsid w:val="00C54E01"/>
    <w:rsid w:val="00C55223"/>
    <w:rsid w:val="00C55532"/>
    <w:rsid w:val="00C608CC"/>
    <w:rsid w:val="00C614D4"/>
    <w:rsid w:val="00C62BC8"/>
    <w:rsid w:val="00C62BF4"/>
    <w:rsid w:val="00C62D21"/>
    <w:rsid w:val="00C6534C"/>
    <w:rsid w:val="00C653AB"/>
    <w:rsid w:val="00C6551B"/>
    <w:rsid w:val="00C731E1"/>
    <w:rsid w:val="00C73DA8"/>
    <w:rsid w:val="00C75C19"/>
    <w:rsid w:val="00C75E1B"/>
    <w:rsid w:val="00C75EFE"/>
    <w:rsid w:val="00C76DF9"/>
    <w:rsid w:val="00C7727B"/>
    <w:rsid w:val="00C818E7"/>
    <w:rsid w:val="00C85588"/>
    <w:rsid w:val="00C877E1"/>
    <w:rsid w:val="00C92EAE"/>
    <w:rsid w:val="00C950B1"/>
    <w:rsid w:val="00C95A94"/>
    <w:rsid w:val="00C95C59"/>
    <w:rsid w:val="00CA1718"/>
    <w:rsid w:val="00CA464B"/>
    <w:rsid w:val="00CB3A57"/>
    <w:rsid w:val="00CB4DF2"/>
    <w:rsid w:val="00CB5119"/>
    <w:rsid w:val="00CB7C40"/>
    <w:rsid w:val="00CC1E97"/>
    <w:rsid w:val="00CC1F92"/>
    <w:rsid w:val="00CC22F7"/>
    <w:rsid w:val="00CC2D12"/>
    <w:rsid w:val="00CC3642"/>
    <w:rsid w:val="00CC37F1"/>
    <w:rsid w:val="00CC5F7E"/>
    <w:rsid w:val="00CC777F"/>
    <w:rsid w:val="00CD2612"/>
    <w:rsid w:val="00CD2ED2"/>
    <w:rsid w:val="00CD61B7"/>
    <w:rsid w:val="00CD7C3C"/>
    <w:rsid w:val="00CE01B6"/>
    <w:rsid w:val="00CE589B"/>
    <w:rsid w:val="00CE6503"/>
    <w:rsid w:val="00CE7DE6"/>
    <w:rsid w:val="00CF1629"/>
    <w:rsid w:val="00CF26AE"/>
    <w:rsid w:val="00CF41B3"/>
    <w:rsid w:val="00CF45ED"/>
    <w:rsid w:val="00CF6E10"/>
    <w:rsid w:val="00CF7172"/>
    <w:rsid w:val="00CF7487"/>
    <w:rsid w:val="00D02E94"/>
    <w:rsid w:val="00D048C6"/>
    <w:rsid w:val="00D05F52"/>
    <w:rsid w:val="00D111B1"/>
    <w:rsid w:val="00D1250A"/>
    <w:rsid w:val="00D15941"/>
    <w:rsid w:val="00D16105"/>
    <w:rsid w:val="00D23677"/>
    <w:rsid w:val="00D2429A"/>
    <w:rsid w:val="00D3090C"/>
    <w:rsid w:val="00D309E2"/>
    <w:rsid w:val="00D30FAE"/>
    <w:rsid w:val="00D31D44"/>
    <w:rsid w:val="00D3225A"/>
    <w:rsid w:val="00D3392E"/>
    <w:rsid w:val="00D3416D"/>
    <w:rsid w:val="00D34AAC"/>
    <w:rsid w:val="00D353F1"/>
    <w:rsid w:val="00D378AC"/>
    <w:rsid w:val="00D44E49"/>
    <w:rsid w:val="00D51479"/>
    <w:rsid w:val="00D53043"/>
    <w:rsid w:val="00D5389D"/>
    <w:rsid w:val="00D53B6F"/>
    <w:rsid w:val="00D556BC"/>
    <w:rsid w:val="00D568D0"/>
    <w:rsid w:val="00D6189F"/>
    <w:rsid w:val="00D63A49"/>
    <w:rsid w:val="00D647B7"/>
    <w:rsid w:val="00D710F0"/>
    <w:rsid w:val="00D726B8"/>
    <w:rsid w:val="00D752E1"/>
    <w:rsid w:val="00D8115F"/>
    <w:rsid w:val="00D81E1D"/>
    <w:rsid w:val="00D83AA8"/>
    <w:rsid w:val="00D84F30"/>
    <w:rsid w:val="00D87577"/>
    <w:rsid w:val="00D91C4E"/>
    <w:rsid w:val="00D93193"/>
    <w:rsid w:val="00D93F04"/>
    <w:rsid w:val="00D94A8E"/>
    <w:rsid w:val="00D94C3E"/>
    <w:rsid w:val="00D95164"/>
    <w:rsid w:val="00D97066"/>
    <w:rsid w:val="00DA63EF"/>
    <w:rsid w:val="00DB1068"/>
    <w:rsid w:val="00DB7E58"/>
    <w:rsid w:val="00DC10AA"/>
    <w:rsid w:val="00DC31B8"/>
    <w:rsid w:val="00DC5C96"/>
    <w:rsid w:val="00DD0079"/>
    <w:rsid w:val="00DD36B3"/>
    <w:rsid w:val="00DD3DBA"/>
    <w:rsid w:val="00DD57E1"/>
    <w:rsid w:val="00DD6C3F"/>
    <w:rsid w:val="00DE2A7F"/>
    <w:rsid w:val="00DE68E6"/>
    <w:rsid w:val="00DE78DC"/>
    <w:rsid w:val="00DF04CB"/>
    <w:rsid w:val="00DF0A4E"/>
    <w:rsid w:val="00DF2D25"/>
    <w:rsid w:val="00DF4941"/>
    <w:rsid w:val="00DF4F7A"/>
    <w:rsid w:val="00DF6389"/>
    <w:rsid w:val="00DF74A2"/>
    <w:rsid w:val="00E019D6"/>
    <w:rsid w:val="00E01A2A"/>
    <w:rsid w:val="00E05027"/>
    <w:rsid w:val="00E06E34"/>
    <w:rsid w:val="00E10BE7"/>
    <w:rsid w:val="00E16899"/>
    <w:rsid w:val="00E16AC7"/>
    <w:rsid w:val="00E27220"/>
    <w:rsid w:val="00E30191"/>
    <w:rsid w:val="00E305D4"/>
    <w:rsid w:val="00E30981"/>
    <w:rsid w:val="00E320FD"/>
    <w:rsid w:val="00E32F38"/>
    <w:rsid w:val="00E3601C"/>
    <w:rsid w:val="00E37BB3"/>
    <w:rsid w:val="00E416FD"/>
    <w:rsid w:val="00E42E02"/>
    <w:rsid w:val="00E47CE9"/>
    <w:rsid w:val="00E5033F"/>
    <w:rsid w:val="00E51179"/>
    <w:rsid w:val="00E54904"/>
    <w:rsid w:val="00E54D81"/>
    <w:rsid w:val="00E55C4F"/>
    <w:rsid w:val="00E57A3D"/>
    <w:rsid w:val="00E61798"/>
    <w:rsid w:val="00E618FD"/>
    <w:rsid w:val="00E6300C"/>
    <w:rsid w:val="00E6303A"/>
    <w:rsid w:val="00E65444"/>
    <w:rsid w:val="00E66729"/>
    <w:rsid w:val="00E73D95"/>
    <w:rsid w:val="00E75474"/>
    <w:rsid w:val="00E770B7"/>
    <w:rsid w:val="00E77684"/>
    <w:rsid w:val="00E8360A"/>
    <w:rsid w:val="00E85160"/>
    <w:rsid w:val="00E86B84"/>
    <w:rsid w:val="00E86E23"/>
    <w:rsid w:val="00E86FE4"/>
    <w:rsid w:val="00E909AB"/>
    <w:rsid w:val="00E92B99"/>
    <w:rsid w:val="00E955DC"/>
    <w:rsid w:val="00E95601"/>
    <w:rsid w:val="00E95D2A"/>
    <w:rsid w:val="00E95F08"/>
    <w:rsid w:val="00E9661F"/>
    <w:rsid w:val="00E97765"/>
    <w:rsid w:val="00EA00A7"/>
    <w:rsid w:val="00EA0E7F"/>
    <w:rsid w:val="00EA3BC7"/>
    <w:rsid w:val="00EB13DA"/>
    <w:rsid w:val="00EB33F0"/>
    <w:rsid w:val="00EB3CAD"/>
    <w:rsid w:val="00EB3CB2"/>
    <w:rsid w:val="00EB4079"/>
    <w:rsid w:val="00EB4BF5"/>
    <w:rsid w:val="00EB566A"/>
    <w:rsid w:val="00EB6CF2"/>
    <w:rsid w:val="00EC2848"/>
    <w:rsid w:val="00EC35B8"/>
    <w:rsid w:val="00ED093B"/>
    <w:rsid w:val="00EE3A9F"/>
    <w:rsid w:val="00EE73E5"/>
    <w:rsid w:val="00EF4210"/>
    <w:rsid w:val="00EF4D92"/>
    <w:rsid w:val="00EF4E1C"/>
    <w:rsid w:val="00EF5100"/>
    <w:rsid w:val="00EF543D"/>
    <w:rsid w:val="00EF5465"/>
    <w:rsid w:val="00EF5978"/>
    <w:rsid w:val="00EF6D5E"/>
    <w:rsid w:val="00F00E64"/>
    <w:rsid w:val="00F037D2"/>
    <w:rsid w:val="00F03AE8"/>
    <w:rsid w:val="00F073D0"/>
    <w:rsid w:val="00F12D50"/>
    <w:rsid w:val="00F16A28"/>
    <w:rsid w:val="00F16DB2"/>
    <w:rsid w:val="00F21E8A"/>
    <w:rsid w:val="00F23228"/>
    <w:rsid w:val="00F25253"/>
    <w:rsid w:val="00F31E19"/>
    <w:rsid w:val="00F34BF5"/>
    <w:rsid w:val="00F356BE"/>
    <w:rsid w:val="00F364A5"/>
    <w:rsid w:val="00F411B6"/>
    <w:rsid w:val="00F42279"/>
    <w:rsid w:val="00F42576"/>
    <w:rsid w:val="00F42C5E"/>
    <w:rsid w:val="00F448EF"/>
    <w:rsid w:val="00F45021"/>
    <w:rsid w:val="00F47198"/>
    <w:rsid w:val="00F51AD6"/>
    <w:rsid w:val="00F53410"/>
    <w:rsid w:val="00F5631B"/>
    <w:rsid w:val="00F57B04"/>
    <w:rsid w:val="00F64089"/>
    <w:rsid w:val="00F649EA"/>
    <w:rsid w:val="00F72C82"/>
    <w:rsid w:val="00F75A27"/>
    <w:rsid w:val="00F76DCC"/>
    <w:rsid w:val="00F779F8"/>
    <w:rsid w:val="00F81D65"/>
    <w:rsid w:val="00F8316A"/>
    <w:rsid w:val="00F83528"/>
    <w:rsid w:val="00F87A06"/>
    <w:rsid w:val="00F9740B"/>
    <w:rsid w:val="00FA36FE"/>
    <w:rsid w:val="00FA5531"/>
    <w:rsid w:val="00FA6DDA"/>
    <w:rsid w:val="00FB2A79"/>
    <w:rsid w:val="00FB457E"/>
    <w:rsid w:val="00FB60E1"/>
    <w:rsid w:val="00FB64E8"/>
    <w:rsid w:val="00FB6ECD"/>
    <w:rsid w:val="00FC0E4B"/>
    <w:rsid w:val="00FC3482"/>
    <w:rsid w:val="00FC3C93"/>
    <w:rsid w:val="00FC4128"/>
    <w:rsid w:val="00FC4A1D"/>
    <w:rsid w:val="00FC592A"/>
    <w:rsid w:val="00FD0491"/>
    <w:rsid w:val="00FD3C3F"/>
    <w:rsid w:val="00FD4BC0"/>
    <w:rsid w:val="00FD7CAB"/>
    <w:rsid w:val="00FE11CF"/>
    <w:rsid w:val="00FE162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57039692-F031-48CF-AEB5-6166FCFA6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F40E0"/>
    <w:rPr>
      <w:rFonts w:ascii="Lucida Console" w:hAnsi="Lucida Console"/>
      <w:sz w:val="17"/>
      <w:szCs w:val="17"/>
    </w:rPr>
  </w:style>
  <w:style w:type="paragraph" w:customStyle="1" w:styleId="CodePACKT">
    <w:name w:val="Code [PACKT]"/>
    <w:basedOn w:val="NormalPACKT"/>
    <w:autoRedefine/>
    <w:uiPriority w:val="99"/>
    <w:qFormat/>
    <w:rsid w:val="00720B46"/>
    <w:pPr>
      <w:spacing w:after="50"/>
    </w:pPr>
    <w:rPr>
      <w:rFonts w:ascii="Lucida Console" w:hAnsi="Lucida Console"/>
      <w:sz w:val="19"/>
      <w:szCs w:val="18"/>
      <w:lang w:val="en-GB" w:eastAsia="en-GB"/>
    </w:rPr>
  </w:style>
  <w:style w:type="paragraph" w:customStyle="1" w:styleId="NumberedBulletPACKT">
    <w:name w:val="Numbered Bullet [PACKT]"/>
    <w:basedOn w:val="BulletPACKT"/>
    <w:uiPriority w:val="99"/>
    <w:qFormat/>
    <w:rsid w:val="004860B6"/>
    <w:pPr>
      <w:numPr>
        <w:numId w:val="4"/>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9F0904"/>
    <w:pPr>
      <w:pPrChange w:id="0" w:author="Liam Draper" w:date="2022-09-12T00:39:00Z">
        <w:pPr>
          <w:spacing w:before="60" w:after="60"/>
        </w:pPr>
      </w:pPrChange>
    </w:pPr>
    <w:rPr>
      <w:szCs w:val="20"/>
      <w:rPrChange w:id="0" w:author="Liam Draper" w:date="2022-09-12T00:39:00Z">
        <w:rPr>
          <w:rFonts w:ascii="Arial" w:hAnsi="Arial" w:cs="Arial"/>
          <w:bCs/>
          <w:lang w:val="en-US" w:eastAsia="en-US" w:bidi="ar-SA"/>
        </w:rPr>
      </w:rPrChange>
    </w:rPr>
  </w:style>
  <w:style w:type="character" w:customStyle="1" w:styleId="CommentTextChar">
    <w:name w:val="Comment Text Char"/>
    <w:basedOn w:val="DefaultParagraphFont"/>
    <w:link w:val="CommentText"/>
    <w:uiPriority w:val="99"/>
    <w:rsid w:val="009F0904"/>
    <w:rPr>
      <w:rFonts w:ascii="Arial" w:eastAsia="Times New Roman" w:hAnsi="Arial" w:cs="Arial"/>
      <w:bCs/>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val="0"/>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qFormat/>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6"/>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8"/>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9"/>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5"/>
      </w:numPr>
    </w:pPr>
  </w:style>
  <w:style w:type="numbering" w:customStyle="1" w:styleId="RomanNumberedBullet">
    <w:name w:val="Roman Numbered Bullet"/>
    <w:uiPriority w:val="99"/>
    <w:rsid w:val="004860B6"/>
    <w:pPr>
      <w:numPr>
        <w:numId w:val="7"/>
      </w:numPr>
    </w:pPr>
  </w:style>
  <w:style w:type="numbering" w:customStyle="1" w:styleId="AlphabeticalBullet">
    <w:name w:val="Alphabetical Bullet"/>
    <w:uiPriority w:val="99"/>
    <w:rsid w:val="004860B6"/>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27723013">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418601749">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4178">
      <w:bodyDiv w:val="1"/>
      <w:marLeft w:val="0"/>
      <w:marRight w:val="0"/>
      <w:marTop w:val="0"/>
      <w:marBottom w:val="0"/>
      <w:divBdr>
        <w:top w:val="none" w:sz="0" w:space="0" w:color="auto"/>
        <w:left w:val="none" w:sz="0" w:space="0" w:color="auto"/>
        <w:bottom w:val="none" w:sz="0" w:space="0" w:color="auto"/>
        <w:right w:val="none" w:sz="0" w:space="0" w:color="auto"/>
      </w:divBdr>
      <w:divsChild>
        <w:div w:id="1025597764">
          <w:marLeft w:val="0"/>
          <w:marRight w:val="0"/>
          <w:marTop w:val="0"/>
          <w:marBottom w:val="0"/>
          <w:divBdr>
            <w:top w:val="none" w:sz="0" w:space="0" w:color="auto"/>
            <w:left w:val="none" w:sz="0" w:space="0" w:color="auto"/>
            <w:bottom w:val="none" w:sz="0" w:space="0" w:color="auto"/>
            <w:right w:val="none" w:sz="0" w:space="0" w:color="auto"/>
          </w:divBdr>
          <w:divsChild>
            <w:div w:id="6715849">
              <w:marLeft w:val="0"/>
              <w:marRight w:val="0"/>
              <w:marTop w:val="0"/>
              <w:marBottom w:val="0"/>
              <w:divBdr>
                <w:top w:val="none" w:sz="0" w:space="0" w:color="auto"/>
                <w:left w:val="none" w:sz="0" w:space="0" w:color="auto"/>
                <w:bottom w:val="none" w:sz="0" w:space="0" w:color="auto"/>
                <w:right w:val="none" w:sz="0" w:space="0" w:color="auto"/>
              </w:divBdr>
            </w:div>
            <w:div w:id="68043880">
              <w:marLeft w:val="0"/>
              <w:marRight w:val="0"/>
              <w:marTop w:val="0"/>
              <w:marBottom w:val="0"/>
              <w:divBdr>
                <w:top w:val="none" w:sz="0" w:space="0" w:color="auto"/>
                <w:left w:val="none" w:sz="0" w:space="0" w:color="auto"/>
                <w:bottom w:val="none" w:sz="0" w:space="0" w:color="auto"/>
                <w:right w:val="none" w:sz="0" w:space="0" w:color="auto"/>
              </w:divBdr>
            </w:div>
            <w:div w:id="73206025">
              <w:marLeft w:val="0"/>
              <w:marRight w:val="0"/>
              <w:marTop w:val="0"/>
              <w:marBottom w:val="0"/>
              <w:divBdr>
                <w:top w:val="none" w:sz="0" w:space="0" w:color="auto"/>
                <w:left w:val="none" w:sz="0" w:space="0" w:color="auto"/>
                <w:bottom w:val="none" w:sz="0" w:space="0" w:color="auto"/>
                <w:right w:val="none" w:sz="0" w:space="0" w:color="auto"/>
              </w:divBdr>
            </w:div>
            <w:div w:id="115608862">
              <w:marLeft w:val="0"/>
              <w:marRight w:val="0"/>
              <w:marTop w:val="0"/>
              <w:marBottom w:val="0"/>
              <w:divBdr>
                <w:top w:val="none" w:sz="0" w:space="0" w:color="auto"/>
                <w:left w:val="none" w:sz="0" w:space="0" w:color="auto"/>
                <w:bottom w:val="none" w:sz="0" w:space="0" w:color="auto"/>
                <w:right w:val="none" w:sz="0" w:space="0" w:color="auto"/>
              </w:divBdr>
            </w:div>
            <w:div w:id="163399473">
              <w:marLeft w:val="0"/>
              <w:marRight w:val="0"/>
              <w:marTop w:val="0"/>
              <w:marBottom w:val="0"/>
              <w:divBdr>
                <w:top w:val="none" w:sz="0" w:space="0" w:color="auto"/>
                <w:left w:val="none" w:sz="0" w:space="0" w:color="auto"/>
                <w:bottom w:val="none" w:sz="0" w:space="0" w:color="auto"/>
                <w:right w:val="none" w:sz="0" w:space="0" w:color="auto"/>
              </w:divBdr>
            </w:div>
            <w:div w:id="262569339">
              <w:marLeft w:val="0"/>
              <w:marRight w:val="0"/>
              <w:marTop w:val="0"/>
              <w:marBottom w:val="0"/>
              <w:divBdr>
                <w:top w:val="none" w:sz="0" w:space="0" w:color="auto"/>
                <w:left w:val="none" w:sz="0" w:space="0" w:color="auto"/>
                <w:bottom w:val="none" w:sz="0" w:space="0" w:color="auto"/>
                <w:right w:val="none" w:sz="0" w:space="0" w:color="auto"/>
              </w:divBdr>
            </w:div>
            <w:div w:id="263730661">
              <w:marLeft w:val="0"/>
              <w:marRight w:val="0"/>
              <w:marTop w:val="0"/>
              <w:marBottom w:val="0"/>
              <w:divBdr>
                <w:top w:val="none" w:sz="0" w:space="0" w:color="auto"/>
                <w:left w:val="none" w:sz="0" w:space="0" w:color="auto"/>
                <w:bottom w:val="none" w:sz="0" w:space="0" w:color="auto"/>
                <w:right w:val="none" w:sz="0" w:space="0" w:color="auto"/>
              </w:divBdr>
            </w:div>
            <w:div w:id="271523178">
              <w:marLeft w:val="0"/>
              <w:marRight w:val="0"/>
              <w:marTop w:val="0"/>
              <w:marBottom w:val="0"/>
              <w:divBdr>
                <w:top w:val="none" w:sz="0" w:space="0" w:color="auto"/>
                <w:left w:val="none" w:sz="0" w:space="0" w:color="auto"/>
                <w:bottom w:val="none" w:sz="0" w:space="0" w:color="auto"/>
                <w:right w:val="none" w:sz="0" w:space="0" w:color="auto"/>
              </w:divBdr>
            </w:div>
            <w:div w:id="362943371">
              <w:marLeft w:val="0"/>
              <w:marRight w:val="0"/>
              <w:marTop w:val="0"/>
              <w:marBottom w:val="0"/>
              <w:divBdr>
                <w:top w:val="none" w:sz="0" w:space="0" w:color="auto"/>
                <w:left w:val="none" w:sz="0" w:space="0" w:color="auto"/>
                <w:bottom w:val="none" w:sz="0" w:space="0" w:color="auto"/>
                <w:right w:val="none" w:sz="0" w:space="0" w:color="auto"/>
              </w:divBdr>
            </w:div>
            <w:div w:id="381372497">
              <w:marLeft w:val="0"/>
              <w:marRight w:val="0"/>
              <w:marTop w:val="0"/>
              <w:marBottom w:val="0"/>
              <w:divBdr>
                <w:top w:val="none" w:sz="0" w:space="0" w:color="auto"/>
                <w:left w:val="none" w:sz="0" w:space="0" w:color="auto"/>
                <w:bottom w:val="none" w:sz="0" w:space="0" w:color="auto"/>
                <w:right w:val="none" w:sz="0" w:space="0" w:color="auto"/>
              </w:divBdr>
            </w:div>
            <w:div w:id="486362593">
              <w:marLeft w:val="0"/>
              <w:marRight w:val="0"/>
              <w:marTop w:val="0"/>
              <w:marBottom w:val="0"/>
              <w:divBdr>
                <w:top w:val="none" w:sz="0" w:space="0" w:color="auto"/>
                <w:left w:val="none" w:sz="0" w:space="0" w:color="auto"/>
                <w:bottom w:val="none" w:sz="0" w:space="0" w:color="auto"/>
                <w:right w:val="none" w:sz="0" w:space="0" w:color="auto"/>
              </w:divBdr>
            </w:div>
            <w:div w:id="545220861">
              <w:marLeft w:val="0"/>
              <w:marRight w:val="0"/>
              <w:marTop w:val="0"/>
              <w:marBottom w:val="0"/>
              <w:divBdr>
                <w:top w:val="none" w:sz="0" w:space="0" w:color="auto"/>
                <w:left w:val="none" w:sz="0" w:space="0" w:color="auto"/>
                <w:bottom w:val="none" w:sz="0" w:space="0" w:color="auto"/>
                <w:right w:val="none" w:sz="0" w:space="0" w:color="auto"/>
              </w:divBdr>
            </w:div>
            <w:div w:id="666976332">
              <w:marLeft w:val="0"/>
              <w:marRight w:val="0"/>
              <w:marTop w:val="0"/>
              <w:marBottom w:val="0"/>
              <w:divBdr>
                <w:top w:val="none" w:sz="0" w:space="0" w:color="auto"/>
                <w:left w:val="none" w:sz="0" w:space="0" w:color="auto"/>
                <w:bottom w:val="none" w:sz="0" w:space="0" w:color="auto"/>
                <w:right w:val="none" w:sz="0" w:space="0" w:color="auto"/>
              </w:divBdr>
            </w:div>
            <w:div w:id="735129806">
              <w:marLeft w:val="0"/>
              <w:marRight w:val="0"/>
              <w:marTop w:val="0"/>
              <w:marBottom w:val="0"/>
              <w:divBdr>
                <w:top w:val="none" w:sz="0" w:space="0" w:color="auto"/>
                <w:left w:val="none" w:sz="0" w:space="0" w:color="auto"/>
                <w:bottom w:val="none" w:sz="0" w:space="0" w:color="auto"/>
                <w:right w:val="none" w:sz="0" w:space="0" w:color="auto"/>
              </w:divBdr>
            </w:div>
            <w:div w:id="806706766">
              <w:marLeft w:val="0"/>
              <w:marRight w:val="0"/>
              <w:marTop w:val="0"/>
              <w:marBottom w:val="0"/>
              <w:divBdr>
                <w:top w:val="none" w:sz="0" w:space="0" w:color="auto"/>
                <w:left w:val="none" w:sz="0" w:space="0" w:color="auto"/>
                <w:bottom w:val="none" w:sz="0" w:space="0" w:color="auto"/>
                <w:right w:val="none" w:sz="0" w:space="0" w:color="auto"/>
              </w:divBdr>
            </w:div>
            <w:div w:id="873276090">
              <w:marLeft w:val="0"/>
              <w:marRight w:val="0"/>
              <w:marTop w:val="0"/>
              <w:marBottom w:val="0"/>
              <w:divBdr>
                <w:top w:val="none" w:sz="0" w:space="0" w:color="auto"/>
                <w:left w:val="none" w:sz="0" w:space="0" w:color="auto"/>
                <w:bottom w:val="none" w:sz="0" w:space="0" w:color="auto"/>
                <w:right w:val="none" w:sz="0" w:space="0" w:color="auto"/>
              </w:divBdr>
            </w:div>
            <w:div w:id="896283069">
              <w:marLeft w:val="0"/>
              <w:marRight w:val="0"/>
              <w:marTop w:val="0"/>
              <w:marBottom w:val="0"/>
              <w:divBdr>
                <w:top w:val="none" w:sz="0" w:space="0" w:color="auto"/>
                <w:left w:val="none" w:sz="0" w:space="0" w:color="auto"/>
                <w:bottom w:val="none" w:sz="0" w:space="0" w:color="auto"/>
                <w:right w:val="none" w:sz="0" w:space="0" w:color="auto"/>
              </w:divBdr>
            </w:div>
            <w:div w:id="932319173">
              <w:marLeft w:val="0"/>
              <w:marRight w:val="0"/>
              <w:marTop w:val="0"/>
              <w:marBottom w:val="0"/>
              <w:divBdr>
                <w:top w:val="none" w:sz="0" w:space="0" w:color="auto"/>
                <w:left w:val="none" w:sz="0" w:space="0" w:color="auto"/>
                <w:bottom w:val="none" w:sz="0" w:space="0" w:color="auto"/>
                <w:right w:val="none" w:sz="0" w:space="0" w:color="auto"/>
              </w:divBdr>
            </w:div>
            <w:div w:id="1011297736">
              <w:marLeft w:val="0"/>
              <w:marRight w:val="0"/>
              <w:marTop w:val="0"/>
              <w:marBottom w:val="0"/>
              <w:divBdr>
                <w:top w:val="none" w:sz="0" w:space="0" w:color="auto"/>
                <w:left w:val="none" w:sz="0" w:space="0" w:color="auto"/>
                <w:bottom w:val="none" w:sz="0" w:space="0" w:color="auto"/>
                <w:right w:val="none" w:sz="0" w:space="0" w:color="auto"/>
              </w:divBdr>
            </w:div>
            <w:div w:id="1035545612">
              <w:marLeft w:val="0"/>
              <w:marRight w:val="0"/>
              <w:marTop w:val="0"/>
              <w:marBottom w:val="0"/>
              <w:divBdr>
                <w:top w:val="none" w:sz="0" w:space="0" w:color="auto"/>
                <w:left w:val="none" w:sz="0" w:space="0" w:color="auto"/>
                <w:bottom w:val="none" w:sz="0" w:space="0" w:color="auto"/>
                <w:right w:val="none" w:sz="0" w:space="0" w:color="auto"/>
              </w:divBdr>
            </w:div>
            <w:div w:id="1055620816">
              <w:marLeft w:val="0"/>
              <w:marRight w:val="0"/>
              <w:marTop w:val="0"/>
              <w:marBottom w:val="0"/>
              <w:divBdr>
                <w:top w:val="none" w:sz="0" w:space="0" w:color="auto"/>
                <w:left w:val="none" w:sz="0" w:space="0" w:color="auto"/>
                <w:bottom w:val="none" w:sz="0" w:space="0" w:color="auto"/>
                <w:right w:val="none" w:sz="0" w:space="0" w:color="auto"/>
              </w:divBdr>
            </w:div>
            <w:div w:id="1091969269">
              <w:marLeft w:val="0"/>
              <w:marRight w:val="0"/>
              <w:marTop w:val="0"/>
              <w:marBottom w:val="0"/>
              <w:divBdr>
                <w:top w:val="none" w:sz="0" w:space="0" w:color="auto"/>
                <w:left w:val="none" w:sz="0" w:space="0" w:color="auto"/>
                <w:bottom w:val="none" w:sz="0" w:space="0" w:color="auto"/>
                <w:right w:val="none" w:sz="0" w:space="0" w:color="auto"/>
              </w:divBdr>
            </w:div>
            <w:div w:id="1145589762">
              <w:marLeft w:val="0"/>
              <w:marRight w:val="0"/>
              <w:marTop w:val="0"/>
              <w:marBottom w:val="0"/>
              <w:divBdr>
                <w:top w:val="none" w:sz="0" w:space="0" w:color="auto"/>
                <w:left w:val="none" w:sz="0" w:space="0" w:color="auto"/>
                <w:bottom w:val="none" w:sz="0" w:space="0" w:color="auto"/>
                <w:right w:val="none" w:sz="0" w:space="0" w:color="auto"/>
              </w:divBdr>
            </w:div>
            <w:div w:id="1145927356">
              <w:marLeft w:val="0"/>
              <w:marRight w:val="0"/>
              <w:marTop w:val="0"/>
              <w:marBottom w:val="0"/>
              <w:divBdr>
                <w:top w:val="none" w:sz="0" w:space="0" w:color="auto"/>
                <w:left w:val="none" w:sz="0" w:space="0" w:color="auto"/>
                <w:bottom w:val="none" w:sz="0" w:space="0" w:color="auto"/>
                <w:right w:val="none" w:sz="0" w:space="0" w:color="auto"/>
              </w:divBdr>
            </w:div>
            <w:div w:id="1146243198">
              <w:marLeft w:val="0"/>
              <w:marRight w:val="0"/>
              <w:marTop w:val="0"/>
              <w:marBottom w:val="0"/>
              <w:divBdr>
                <w:top w:val="none" w:sz="0" w:space="0" w:color="auto"/>
                <w:left w:val="none" w:sz="0" w:space="0" w:color="auto"/>
                <w:bottom w:val="none" w:sz="0" w:space="0" w:color="auto"/>
                <w:right w:val="none" w:sz="0" w:space="0" w:color="auto"/>
              </w:divBdr>
            </w:div>
            <w:div w:id="1165509766">
              <w:marLeft w:val="0"/>
              <w:marRight w:val="0"/>
              <w:marTop w:val="0"/>
              <w:marBottom w:val="0"/>
              <w:divBdr>
                <w:top w:val="none" w:sz="0" w:space="0" w:color="auto"/>
                <w:left w:val="none" w:sz="0" w:space="0" w:color="auto"/>
                <w:bottom w:val="none" w:sz="0" w:space="0" w:color="auto"/>
                <w:right w:val="none" w:sz="0" w:space="0" w:color="auto"/>
              </w:divBdr>
            </w:div>
            <w:div w:id="1174343519">
              <w:marLeft w:val="0"/>
              <w:marRight w:val="0"/>
              <w:marTop w:val="0"/>
              <w:marBottom w:val="0"/>
              <w:divBdr>
                <w:top w:val="none" w:sz="0" w:space="0" w:color="auto"/>
                <w:left w:val="none" w:sz="0" w:space="0" w:color="auto"/>
                <w:bottom w:val="none" w:sz="0" w:space="0" w:color="auto"/>
                <w:right w:val="none" w:sz="0" w:space="0" w:color="auto"/>
              </w:divBdr>
            </w:div>
            <w:div w:id="1191066453">
              <w:marLeft w:val="0"/>
              <w:marRight w:val="0"/>
              <w:marTop w:val="0"/>
              <w:marBottom w:val="0"/>
              <w:divBdr>
                <w:top w:val="none" w:sz="0" w:space="0" w:color="auto"/>
                <w:left w:val="none" w:sz="0" w:space="0" w:color="auto"/>
                <w:bottom w:val="none" w:sz="0" w:space="0" w:color="auto"/>
                <w:right w:val="none" w:sz="0" w:space="0" w:color="auto"/>
              </w:divBdr>
            </w:div>
            <w:div w:id="1211069750">
              <w:marLeft w:val="0"/>
              <w:marRight w:val="0"/>
              <w:marTop w:val="0"/>
              <w:marBottom w:val="0"/>
              <w:divBdr>
                <w:top w:val="none" w:sz="0" w:space="0" w:color="auto"/>
                <w:left w:val="none" w:sz="0" w:space="0" w:color="auto"/>
                <w:bottom w:val="none" w:sz="0" w:space="0" w:color="auto"/>
                <w:right w:val="none" w:sz="0" w:space="0" w:color="auto"/>
              </w:divBdr>
            </w:div>
            <w:div w:id="1253976575">
              <w:marLeft w:val="0"/>
              <w:marRight w:val="0"/>
              <w:marTop w:val="0"/>
              <w:marBottom w:val="0"/>
              <w:divBdr>
                <w:top w:val="none" w:sz="0" w:space="0" w:color="auto"/>
                <w:left w:val="none" w:sz="0" w:space="0" w:color="auto"/>
                <w:bottom w:val="none" w:sz="0" w:space="0" w:color="auto"/>
                <w:right w:val="none" w:sz="0" w:space="0" w:color="auto"/>
              </w:divBdr>
            </w:div>
            <w:div w:id="1264536622">
              <w:marLeft w:val="0"/>
              <w:marRight w:val="0"/>
              <w:marTop w:val="0"/>
              <w:marBottom w:val="0"/>
              <w:divBdr>
                <w:top w:val="none" w:sz="0" w:space="0" w:color="auto"/>
                <w:left w:val="none" w:sz="0" w:space="0" w:color="auto"/>
                <w:bottom w:val="none" w:sz="0" w:space="0" w:color="auto"/>
                <w:right w:val="none" w:sz="0" w:space="0" w:color="auto"/>
              </w:divBdr>
            </w:div>
            <w:div w:id="1358315107">
              <w:marLeft w:val="0"/>
              <w:marRight w:val="0"/>
              <w:marTop w:val="0"/>
              <w:marBottom w:val="0"/>
              <w:divBdr>
                <w:top w:val="none" w:sz="0" w:space="0" w:color="auto"/>
                <w:left w:val="none" w:sz="0" w:space="0" w:color="auto"/>
                <w:bottom w:val="none" w:sz="0" w:space="0" w:color="auto"/>
                <w:right w:val="none" w:sz="0" w:space="0" w:color="auto"/>
              </w:divBdr>
            </w:div>
            <w:div w:id="1426225770">
              <w:marLeft w:val="0"/>
              <w:marRight w:val="0"/>
              <w:marTop w:val="0"/>
              <w:marBottom w:val="0"/>
              <w:divBdr>
                <w:top w:val="none" w:sz="0" w:space="0" w:color="auto"/>
                <w:left w:val="none" w:sz="0" w:space="0" w:color="auto"/>
                <w:bottom w:val="none" w:sz="0" w:space="0" w:color="auto"/>
                <w:right w:val="none" w:sz="0" w:space="0" w:color="auto"/>
              </w:divBdr>
            </w:div>
            <w:div w:id="1426340345">
              <w:marLeft w:val="0"/>
              <w:marRight w:val="0"/>
              <w:marTop w:val="0"/>
              <w:marBottom w:val="0"/>
              <w:divBdr>
                <w:top w:val="none" w:sz="0" w:space="0" w:color="auto"/>
                <w:left w:val="none" w:sz="0" w:space="0" w:color="auto"/>
                <w:bottom w:val="none" w:sz="0" w:space="0" w:color="auto"/>
                <w:right w:val="none" w:sz="0" w:space="0" w:color="auto"/>
              </w:divBdr>
            </w:div>
            <w:div w:id="1453741257">
              <w:marLeft w:val="0"/>
              <w:marRight w:val="0"/>
              <w:marTop w:val="0"/>
              <w:marBottom w:val="0"/>
              <w:divBdr>
                <w:top w:val="none" w:sz="0" w:space="0" w:color="auto"/>
                <w:left w:val="none" w:sz="0" w:space="0" w:color="auto"/>
                <w:bottom w:val="none" w:sz="0" w:space="0" w:color="auto"/>
                <w:right w:val="none" w:sz="0" w:space="0" w:color="auto"/>
              </w:divBdr>
            </w:div>
            <w:div w:id="1532766082">
              <w:marLeft w:val="0"/>
              <w:marRight w:val="0"/>
              <w:marTop w:val="0"/>
              <w:marBottom w:val="0"/>
              <w:divBdr>
                <w:top w:val="none" w:sz="0" w:space="0" w:color="auto"/>
                <w:left w:val="none" w:sz="0" w:space="0" w:color="auto"/>
                <w:bottom w:val="none" w:sz="0" w:space="0" w:color="auto"/>
                <w:right w:val="none" w:sz="0" w:space="0" w:color="auto"/>
              </w:divBdr>
            </w:div>
            <w:div w:id="1541088851">
              <w:marLeft w:val="0"/>
              <w:marRight w:val="0"/>
              <w:marTop w:val="0"/>
              <w:marBottom w:val="0"/>
              <w:divBdr>
                <w:top w:val="none" w:sz="0" w:space="0" w:color="auto"/>
                <w:left w:val="none" w:sz="0" w:space="0" w:color="auto"/>
                <w:bottom w:val="none" w:sz="0" w:space="0" w:color="auto"/>
                <w:right w:val="none" w:sz="0" w:space="0" w:color="auto"/>
              </w:divBdr>
            </w:div>
            <w:div w:id="1550529593">
              <w:marLeft w:val="0"/>
              <w:marRight w:val="0"/>
              <w:marTop w:val="0"/>
              <w:marBottom w:val="0"/>
              <w:divBdr>
                <w:top w:val="none" w:sz="0" w:space="0" w:color="auto"/>
                <w:left w:val="none" w:sz="0" w:space="0" w:color="auto"/>
                <w:bottom w:val="none" w:sz="0" w:space="0" w:color="auto"/>
                <w:right w:val="none" w:sz="0" w:space="0" w:color="auto"/>
              </w:divBdr>
            </w:div>
            <w:div w:id="1562406418">
              <w:marLeft w:val="0"/>
              <w:marRight w:val="0"/>
              <w:marTop w:val="0"/>
              <w:marBottom w:val="0"/>
              <w:divBdr>
                <w:top w:val="none" w:sz="0" w:space="0" w:color="auto"/>
                <w:left w:val="none" w:sz="0" w:space="0" w:color="auto"/>
                <w:bottom w:val="none" w:sz="0" w:space="0" w:color="auto"/>
                <w:right w:val="none" w:sz="0" w:space="0" w:color="auto"/>
              </w:divBdr>
            </w:div>
            <w:div w:id="1567959663">
              <w:marLeft w:val="0"/>
              <w:marRight w:val="0"/>
              <w:marTop w:val="0"/>
              <w:marBottom w:val="0"/>
              <w:divBdr>
                <w:top w:val="none" w:sz="0" w:space="0" w:color="auto"/>
                <w:left w:val="none" w:sz="0" w:space="0" w:color="auto"/>
                <w:bottom w:val="none" w:sz="0" w:space="0" w:color="auto"/>
                <w:right w:val="none" w:sz="0" w:space="0" w:color="auto"/>
              </w:divBdr>
            </w:div>
            <w:div w:id="1570462675">
              <w:marLeft w:val="0"/>
              <w:marRight w:val="0"/>
              <w:marTop w:val="0"/>
              <w:marBottom w:val="0"/>
              <w:divBdr>
                <w:top w:val="none" w:sz="0" w:space="0" w:color="auto"/>
                <w:left w:val="none" w:sz="0" w:space="0" w:color="auto"/>
                <w:bottom w:val="none" w:sz="0" w:space="0" w:color="auto"/>
                <w:right w:val="none" w:sz="0" w:space="0" w:color="auto"/>
              </w:divBdr>
            </w:div>
            <w:div w:id="1675645781">
              <w:marLeft w:val="0"/>
              <w:marRight w:val="0"/>
              <w:marTop w:val="0"/>
              <w:marBottom w:val="0"/>
              <w:divBdr>
                <w:top w:val="none" w:sz="0" w:space="0" w:color="auto"/>
                <w:left w:val="none" w:sz="0" w:space="0" w:color="auto"/>
                <w:bottom w:val="none" w:sz="0" w:space="0" w:color="auto"/>
                <w:right w:val="none" w:sz="0" w:space="0" w:color="auto"/>
              </w:divBdr>
            </w:div>
            <w:div w:id="1708873839">
              <w:marLeft w:val="0"/>
              <w:marRight w:val="0"/>
              <w:marTop w:val="0"/>
              <w:marBottom w:val="0"/>
              <w:divBdr>
                <w:top w:val="none" w:sz="0" w:space="0" w:color="auto"/>
                <w:left w:val="none" w:sz="0" w:space="0" w:color="auto"/>
                <w:bottom w:val="none" w:sz="0" w:space="0" w:color="auto"/>
                <w:right w:val="none" w:sz="0" w:space="0" w:color="auto"/>
              </w:divBdr>
            </w:div>
            <w:div w:id="1948846608">
              <w:marLeft w:val="0"/>
              <w:marRight w:val="0"/>
              <w:marTop w:val="0"/>
              <w:marBottom w:val="0"/>
              <w:divBdr>
                <w:top w:val="none" w:sz="0" w:space="0" w:color="auto"/>
                <w:left w:val="none" w:sz="0" w:space="0" w:color="auto"/>
                <w:bottom w:val="none" w:sz="0" w:space="0" w:color="auto"/>
                <w:right w:val="none" w:sz="0" w:space="0" w:color="auto"/>
              </w:divBdr>
            </w:div>
            <w:div w:id="1962765712">
              <w:marLeft w:val="0"/>
              <w:marRight w:val="0"/>
              <w:marTop w:val="0"/>
              <w:marBottom w:val="0"/>
              <w:divBdr>
                <w:top w:val="none" w:sz="0" w:space="0" w:color="auto"/>
                <w:left w:val="none" w:sz="0" w:space="0" w:color="auto"/>
                <w:bottom w:val="none" w:sz="0" w:space="0" w:color="auto"/>
                <w:right w:val="none" w:sz="0" w:space="0" w:color="auto"/>
              </w:divBdr>
            </w:div>
            <w:div w:id="1973246560">
              <w:marLeft w:val="0"/>
              <w:marRight w:val="0"/>
              <w:marTop w:val="0"/>
              <w:marBottom w:val="0"/>
              <w:divBdr>
                <w:top w:val="none" w:sz="0" w:space="0" w:color="auto"/>
                <w:left w:val="none" w:sz="0" w:space="0" w:color="auto"/>
                <w:bottom w:val="none" w:sz="0" w:space="0" w:color="auto"/>
                <w:right w:val="none" w:sz="0" w:space="0" w:color="auto"/>
              </w:divBdr>
            </w:div>
            <w:div w:id="2031879541">
              <w:marLeft w:val="0"/>
              <w:marRight w:val="0"/>
              <w:marTop w:val="0"/>
              <w:marBottom w:val="0"/>
              <w:divBdr>
                <w:top w:val="none" w:sz="0" w:space="0" w:color="auto"/>
                <w:left w:val="none" w:sz="0" w:space="0" w:color="auto"/>
                <w:bottom w:val="none" w:sz="0" w:space="0" w:color="auto"/>
                <w:right w:val="none" w:sz="0" w:space="0" w:color="auto"/>
              </w:divBdr>
            </w:div>
            <w:div w:id="21381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34085884">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1247114168">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70129">
      <w:bodyDiv w:val="1"/>
      <w:marLeft w:val="0"/>
      <w:marRight w:val="0"/>
      <w:marTop w:val="0"/>
      <w:marBottom w:val="0"/>
      <w:divBdr>
        <w:top w:val="none" w:sz="0" w:space="0" w:color="auto"/>
        <w:left w:val="none" w:sz="0" w:space="0" w:color="auto"/>
        <w:bottom w:val="none" w:sz="0" w:space="0" w:color="auto"/>
        <w:right w:val="none" w:sz="0" w:space="0" w:color="auto"/>
      </w:divBdr>
      <w:divsChild>
        <w:div w:id="66806361">
          <w:marLeft w:val="0"/>
          <w:marRight w:val="0"/>
          <w:marTop w:val="0"/>
          <w:marBottom w:val="0"/>
          <w:divBdr>
            <w:top w:val="none" w:sz="0" w:space="0" w:color="auto"/>
            <w:left w:val="none" w:sz="0" w:space="0" w:color="auto"/>
            <w:bottom w:val="none" w:sz="0" w:space="0" w:color="auto"/>
            <w:right w:val="none" w:sz="0" w:space="0" w:color="auto"/>
          </w:divBdr>
          <w:divsChild>
            <w:div w:id="13580978">
              <w:marLeft w:val="0"/>
              <w:marRight w:val="0"/>
              <w:marTop w:val="0"/>
              <w:marBottom w:val="0"/>
              <w:divBdr>
                <w:top w:val="none" w:sz="0" w:space="0" w:color="auto"/>
                <w:left w:val="none" w:sz="0" w:space="0" w:color="auto"/>
                <w:bottom w:val="none" w:sz="0" w:space="0" w:color="auto"/>
                <w:right w:val="none" w:sz="0" w:space="0" w:color="auto"/>
              </w:divBdr>
            </w:div>
            <w:div w:id="62483689">
              <w:marLeft w:val="0"/>
              <w:marRight w:val="0"/>
              <w:marTop w:val="0"/>
              <w:marBottom w:val="0"/>
              <w:divBdr>
                <w:top w:val="none" w:sz="0" w:space="0" w:color="auto"/>
                <w:left w:val="none" w:sz="0" w:space="0" w:color="auto"/>
                <w:bottom w:val="none" w:sz="0" w:space="0" w:color="auto"/>
                <w:right w:val="none" w:sz="0" w:space="0" w:color="auto"/>
              </w:divBdr>
            </w:div>
            <w:div w:id="112284502">
              <w:marLeft w:val="0"/>
              <w:marRight w:val="0"/>
              <w:marTop w:val="0"/>
              <w:marBottom w:val="0"/>
              <w:divBdr>
                <w:top w:val="none" w:sz="0" w:space="0" w:color="auto"/>
                <w:left w:val="none" w:sz="0" w:space="0" w:color="auto"/>
                <w:bottom w:val="none" w:sz="0" w:space="0" w:color="auto"/>
                <w:right w:val="none" w:sz="0" w:space="0" w:color="auto"/>
              </w:divBdr>
            </w:div>
            <w:div w:id="176625715">
              <w:marLeft w:val="0"/>
              <w:marRight w:val="0"/>
              <w:marTop w:val="0"/>
              <w:marBottom w:val="0"/>
              <w:divBdr>
                <w:top w:val="none" w:sz="0" w:space="0" w:color="auto"/>
                <w:left w:val="none" w:sz="0" w:space="0" w:color="auto"/>
                <w:bottom w:val="none" w:sz="0" w:space="0" w:color="auto"/>
                <w:right w:val="none" w:sz="0" w:space="0" w:color="auto"/>
              </w:divBdr>
            </w:div>
            <w:div w:id="179782572">
              <w:marLeft w:val="0"/>
              <w:marRight w:val="0"/>
              <w:marTop w:val="0"/>
              <w:marBottom w:val="0"/>
              <w:divBdr>
                <w:top w:val="none" w:sz="0" w:space="0" w:color="auto"/>
                <w:left w:val="none" w:sz="0" w:space="0" w:color="auto"/>
                <w:bottom w:val="none" w:sz="0" w:space="0" w:color="auto"/>
                <w:right w:val="none" w:sz="0" w:space="0" w:color="auto"/>
              </w:divBdr>
            </w:div>
            <w:div w:id="208956028">
              <w:marLeft w:val="0"/>
              <w:marRight w:val="0"/>
              <w:marTop w:val="0"/>
              <w:marBottom w:val="0"/>
              <w:divBdr>
                <w:top w:val="none" w:sz="0" w:space="0" w:color="auto"/>
                <w:left w:val="none" w:sz="0" w:space="0" w:color="auto"/>
                <w:bottom w:val="none" w:sz="0" w:space="0" w:color="auto"/>
                <w:right w:val="none" w:sz="0" w:space="0" w:color="auto"/>
              </w:divBdr>
            </w:div>
            <w:div w:id="246227803">
              <w:marLeft w:val="0"/>
              <w:marRight w:val="0"/>
              <w:marTop w:val="0"/>
              <w:marBottom w:val="0"/>
              <w:divBdr>
                <w:top w:val="none" w:sz="0" w:space="0" w:color="auto"/>
                <w:left w:val="none" w:sz="0" w:space="0" w:color="auto"/>
                <w:bottom w:val="none" w:sz="0" w:space="0" w:color="auto"/>
                <w:right w:val="none" w:sz="0" w:space="0" w:color="auto"/>
              </w:divBdr>
            </w:div>
            <w:div w:id="262226173">
              <w:marLeft w:val="0"/>
              <w:marRight w:val="0"/>
              <w:marTop w:val="0"/>
              <w:marBottom w:val="0"/>
              <w:divBdr>
                <w:top w:val="none" w:sz="0" w:space="0" w:color="auto"/>
                <w:left w:val="none" w:sz="0" w:space="0" w:color="auto"/>
                <w:bottom w:val="none" w:sz="0" w:space="0" w:color="auto"/>
                <w:right w:val="none" w:sz="0" w:space="0" w:color="auto"/>
              </w:divBdr>
            </w:div>
            <w:div w:id="343633457">
              <w:marLeft w:val="0"/>
              <w:marRight w:val="0"/>
              <w:marTop w:val="0"/>
              <w:marBottom w:val="0"/>
              <w:divBdr>
                <w:top w:val="none" w:sz="0" w:space="0" w:color="auto"/>
                <w:left w:val="none" w:sz="0" w:space="0" w:color="auto"/>
                <w:bottom w:val="none" w:sz="0" w:space="0" w:color="auto"/>
                <w:right w:val="none" w:sz="0" w:space="0" w:color="auto"/>
              </w:divBdr>
            </w:div>
            <w:div w:id="415132711">
              <w:marLeft w:val="0"/>
              <w:marRight w:val="0"/>
              <w:marTop w:val="0"/>
              <w:marBottom w:val="0"/>
              <w:divBdr>
                <w:top w:val="none" w:sz="0" w:space="0" w:color="auto"/>
                <w:left w:val="none" w:sz="0" w:space="0" w:color="auto"/>
                <w:bottom w:val="none" w:sz="0" w:space="0" w:color="auto"/>
                <w:right w:val="none" w:sz="0" w:space="0" w:color="auto"/>
              </w:divBdr>
            </w:div>
            <w:div w:id="444274416">
              <w:marLeft w:val="0"/>
              <w:marRight w:val="0"/>
              <w:marTop w:val="0"/>
              <w:marBottom w:val="0"/>
              <w:divBdr>
                <w:top w:val="none" w:sz="0" w:space="0" w:color="auto"/>
                <w:left w:val="none" w:sz="0" w:space="0" w:color="auto"/>
                <w:bottom w:val="none" w:sz="0" w:space="0" w:color="auto"/>
                <w:right w:val="none" w:sz="0" w:space="0" w:color="auto"/>
              </w:divBdr>
            </w:div>
            <w:div w:id="449209549">
              <w:marLeft w:val="0"/>
              <w:marRight w:val="0"/>
              <w:marTop w:val="0"/>
              <w:marBottom w:val="0"/>
              <w:divBdr>
                <w:top w:val="none" w:sz="0" w:space="0" w:color="auto"/>
                <w:left w:val="none" w:sz="0" w:space="0" w:color="auto"/>
                <w:bottom w:val="none" w:sz="0" w:space="0" w:color="auto"/>
                <w:right w:val="none" w:sz="0" w:space="0" w:color="auto"/>
              </w:divBdr>
            </w:div>
            <w:div w:id="512838719">
              <w:marLeft w:val="0"/>
              <w:marRight w:val="0"/>
              <w:marTop w:val="0"/>
              <w:marBottom w:val="0"/>
              <w:divBdr>
                <w:top w:val="none" w:sz="0" w:space="0" w:color="auto"/>
                <w:left w:val="none" w:sz="0" w:space="0" w:color="auto"/>
                <w:bottom w:val="none" w:sz="0" w:space="0" w:color="auto"/>
                <w:right w:val="none" w:sz="0" w:space="0" w:color="auto"/>
              </w:divBdr>
            </w:div>
            <w:div w:id="641623290">
              <w:marLeft w:val="0"/>
              <w:marRight w:val="0"/>
              <w:marTop w:val="0"/>
              <w:marBottom w:val="0"/>
              <w:divBdr>
                <w:top w:val="none" w:sz="0" w:space="0" w:color="auto"/>
                <w:left w:val="none" w:sz="0" w:space="0" w:color="auto"/>
                <w:bottom w:val="none" w:sz="0" w:space="0" w:color="auto"/>
                <w:right w:val="none" w:sz="0" w:space="0" w:color="auto"/>
              </w:divBdr>
            </w:div>
            <w:div w:id="714545971">
              <w:marLeft w:val="0"/>
              <w:marRight w:val="0"/>
              <w:marTop w:val="0"/>
              <w:marBottom w:val="0"/>
              <w:divBdr>
                <w:top w:val="none" w:sz="0" w:space="0" w:color="auto"/>
                <w:left w:val="none" w:sz="0" w:space="0" w:color="auto"/>
                <w:bottom w:val="none" w:sz="0" w:space="0" w:color="auto"/>
                <w:right w:val="none" w:sz="0" w:space="0" w:color="auto"/>
              </w:divBdr>
            </w:div>
            <w:div w:id="718633829">
              <w:marLeft w:val="0"/>
              <w:marRight w:val="0"/>
              <w:marTop w:val="0"/>
              <w:marBottom w:val="0"/>
              <w:divBdr>
                <w:top w:val="none" w:sz="0" w:space="0" w:color="auto"/>
                <w:left w:val="none" w:sz="0" w:space="0" w:color="auto"/>
                <w:bottom w:val="none" w:sz="0" w:space="0" w:color="auto"/>
                <w:right w:val="none" w:sz="0" w:space="0" w:color="auto"/>
              </w:divBdr>
            </w:div>
            <w:div w:id="860240222">
              <w:marLeft w:val="0"/>
              <w:marRight w:val="0"/>
              <w:marTop w:val="0"/>
              <w:marBottom w:val="0"/>
              <w:divBdr>
                <w:top w:val="none" w:sz="0" w:space="0" w:color="auto"/>
                <w:left w:val="none" w:sz="0" w:space="0" w:color="auto"/>
                <w:bottom w:val="none" w:sz="0" w:space="0" w:color="auto"/>
                <w:right w:val="none" w:sz="0" w:space="0" w:color="auto"/>
              </w:divBdr>
            </w:div>
            <w:div w:id="860558547">
              <w:marLeft w:val="0"/>
              <w:marRight w:val="0"/>
              <w:marTop w:val="0"/>
              <w:marBottom w:val="0"/>
              <w:divBdr>
                <w:top w:val="none" w:sz="0" w:space="0" w:color="auto"/>
                <w:left w:val="none" w:sz="0" w:space="0" w:color="auto"/>
                <w:bottom w:val="none" w:sz="0" w:space="0" w:color="auto"/>
                <w:right w:val="none" w:sz="0" w:space="0" w:color="auto"/>
              </w:divBdr>
            </w:div>
            <w:div w:id="878083976">
              <w:marLeft w:val="0"/>
              <w:marRight w:val="0"/>
              <w:marTop w:val="0"/>
              <w:marBottom w:val="0"/>
              <w:divBdr>
                <w:top w:val="none" w:sz="0" w:space="0" w:color="auto"/>
                <w:left w:val="none" w:sz="0" w:space="0" w:color="auto"/>
                <w:bottom w:val="none" w:sz="0" w:space="0" w:color="auto"/>
                <w:right w:val="none" w:sz="0" w:space="0" w:color="auto"/>
              </w:divBdr>
            </w:div>
            <w:div w:id="896015729">
              <w:marLeft w:val="0"/>
              <w:marRight w:val="0"/>
              <w:marTop w:val="0"/>
              <w:marBottom w:val="0"/>
              <w:divBdr>
                <w:top w:val="none" w:sz="0" w:space="0" w:color="auto"/>
                <w:left w:val="none" w:sz="0" w:space="0" w:color="auto"/>
                <w:bottom w:val="none" w:sz="0" w:space="0" w:color="auto"/>
                <w:right w:val="none" w:sz="0" w:space="0" w:color="auto"/>
              </w:divBdr>
            </w:div>
            <w:div w:id="897131415">
              <w:marLeft w:val="0"/>
              <w:marRight w:val="0"/>
              <w:marTop w:val="0"/>
              <w:marBottom w:val="0"/>
              <w:divBdr>
                <w:top w:val="none" w:sz="0" w:space="0" w:color="auto"/>
                <w:left w:val="none" w:sz="0" w:space="0" w:color="auto"/>
                <w:bottom w:val="none" w:sz="0" w:space="0" w:color="auto"/>
                <w:right w:val="none" w:sz="0" w:space="0" w:color="auto"/>
              </w:divBdr>
            </w:div>
            <w:div w:id="934899548">
              <w:marLeft w:val="0"/>
              <w:marRight w:val="0"/>
              <w:marTop w:val="0"/>
              <w:marBottom w:val="0"/>
              <w:divBdr>
                <w:top w:val="none" w:sz="0" w:space="0" w:color="auto"/>
                <w:left w:val="none" w:sz="0" w:space="0" w:color="auto"/>
                <w:bottom w:val="none" w:sz="0" w:space="0" w:color="auto"/>
                <w:right w:val="none" w:sz="0" w:space="0" w:color="auto"/>
              </w:divBdr>
            </w:div>
            <w:div w:id="965964766">
              <w:marLeft w:val="0"/>
              <w:marRight w:val="0"/>
              <w:marTop w:val="0"/>
              <w:marBottom w:val="0"/>
              <w:divBdr>
                <w:top w:val="none" w:sz="0" w:space="0" w:color="auto"/>
                <w:left w:val="none" w:sz="0" w:space="0" w:color="auto"/>
                <w:bottom w:val="none" w:sz="0" w:space="0" w:color="auto"/>
                <w:right w:val="none" w:sz="0" w:space="0" w:color="auto"/>
              </w:divBdr>
            </w:div>
            <w:div w:id="1000891268">
              <w:marLeft w:val="0"/>
              <w:marRight w:val="0"/>
              <w:marTop w:val="0"/>
              <w:marBottom w:val="0"/>
              <w:divBdr>
                <w:top w:val="none" w:sz="0" w:space="0" w:color="auto"/>
                <w:left w:val="none" w:sz="0" w:space="0" w:color="auto"/>
                <w:bottom w:val="none" w:sz="0" w:space="0" w:color="auto"/>
                <w:right w:val="none" w:sz="0" w:space="0" w:color="auto"/>
              </w:divBdr>
            </w:div>
            <w:div w:id="1003361288">
              <w:marLeft w:val="0"/>
              <w:marRight w:val="0"/>
              <w:marTop w:val="0"/>
              <w:marBottom w:val="0"/>
              <w:divBdr>
                <w:top w:val="none" w:sz="0" w:space="0" w:color="auto"/>
                <w:left w:val="none" w:sz="0" w:space="0" w:color="auto"/>
                <w:bottom w:val="none" w:sz="0" w:space="0" w:color="auto"/>
                <w:right w:val="none" w:sz="0" w:space="0" w:color="auto"/>
              </w:divBdr>
            </w:div>
            <w:div w:id="1016347354">
              <w:marLeft w:val="0"/>
              <w:marRight w:val="0"/>
              <w:marTop w:val="0"/>
              <w:marBottom w:val="0"/>
              <w:divBdr>
                <w:top w:val="none" w:sz="0" w:space="0" w:color="auto"/>
                <w:left w:val="none" w:sz="0" w:space="0" w:color="auto"/>
                <w:bottom w:val="none" w:sz="0" w:space="0" w:color="auto"/>
                <w:right w:val="none" w:sz="0" w:space="0" w:color="auto"/>
              </w:divBdr>
            </w:div>
            <w:div w:id="1054355434">
              <w:marLeft w:val="0"/>
              <w:marRight w:val="0"/>
              <w:marTop w:val="0"/>
              <w:marBottom w:val="0"/>
              <w:divBdr>
                <w:top w:val="none" w:sz="0" w:space="0" w:color="auto"/>
                <w:left w:val="none" w:sz="0" w:space="0" w:color="auto"/>
                <w:bottom w:val="none" w:sz="0" w:space="0" w:color="auto"/>
                <w:right w:val="none" w:sz="0" w:space="0" w:color="auto"/>
              </w:divBdr>
            </w:div>
            <w:div w:id="1058439106">
              <w:marLeft w:val="0"/>
              <w:marRight w:val="0"/>
              <w:marTop w:val="0"/>
              <w:marBottom w:val="0"/>
              <w:divBdr>
                <w:top w:val="none" w:sz="0" w:space="0" w:color="auto"/>
                <w:left w:val="none" w:sz="0" w:space="0" w:color="auto"/>
                <w:bottom w:val="none" w:sz="0" w:space="0" w:color="auto"/>
                <w:right w:val="none" w:sz="0" w:space="0" w:color="auto"/>
              </w:divBdr>
            </w:div>
            <w:div w:id="1079399249">
              <w:marLeft w:val="0"/>
              <w:marRight w:val="0"/>
              <w:marTop w:val="0"/>
              <w:marBottom w:val="0"/>
              <w:divBdr>
                <w:top w:val="none" w:sz="0" w:space="0" w:color="auto"/>
                <w:left w:val="none" w:sz="0" w:space="0" w:color="auto"/>
                <w:bottom w:val="none" w:sz="0" w:space="0" w:color="auto"/>
                <w:right w:val="none" w:sz="0" w:space="0" w:color="auto"/>
              </w:divBdr>
            </w:div>
            <w:div w:id="1079405171">
              <w:marLeft w:val="0"/>
              <w:marRight w:val="0"/>
              <w:marTop w:val="0"/>
              <w:marBottom w:val="0"/>
              <w:divBdr>
                <w:top w:val="none" w:sz="0" w:space="0" w:color="auto"/>
                <w:left w:val="none" w:sz="0" w:space="0" w:color="auto"/>
                <w:bottom w:val="none" w:sz="0" w:space="0" w:color="auto"/>
                <w:right w:val="none" w:sz="0" w:space="0" w:color="auto"/>
              </w:divBdr>
            </w:div>
            <w:div w:id="1084838052">
              <w:marLeft w:val="0"/>
              <w:marRight w:val="0"/>
              <w:marTop w:val="0"/>
              <w:marBottom w:val="0"/>
              <w:divBdr>
                <w:top w:val="none" w:sz="0" w:space="0" w:color="auto"/>
                <w:left w:val="none" w:sz="0" w:space="0" w:color="auto"/>
                <w:bottom w:val="none" w:sz="0" w:space="0" w:color="auto"/>
                <w:right w:val="none" w:sz="0" w:space="0" w:color="auto"/>
              </w:divBdr>
            </w:div>
            <w:div w:id="1096515259">
              <w:marLeft w:val="0"/>
              <w:marRight w:val="0"/>
              <w:marTop w:val="0"/>
              <w:marBottom w:val="0"/>
              <w:divBdr>
                <w:top w:val="none" w:sz="0" w:space="0" w:color="auto"/>
                <w:left w:val="none" w:sz="0" w:space="0" w:color="auto"/>
                <w:bottom w:val="none" w:sz="0" w:space="0" w:color="auto"/>
                <w:right w:val="none" w:sz="0" w:space="0" w:color="auto"/>
              </w:divBdr>
            </w:div>
            <w:div w:id="1203246465">
              <w:marLeft w:val="0"/>
              <w:marRight w:val="0"/>
              <w:marTop w:val="0"/>
              <w:marBottom w:val="0"/>
              <w:divBdr>
                <w:top w:val="none" w:sz="0" w:space="0" w:color="auto"/>
                <w:left w:val="none" w:sz="0" w:space="0" w:color="auto"/>
                <w:bottom w:val="none" w:sz="0" w:space="0" w:color="auto"/>
                <w:right w:val="none" w:sz="0" w:space="0" w:color="auto"/>
              </w:divBdr>
            </w:div>
            <w:div w:id="1228489008">
              <w:marLeft w:val="0"/>
              <w:marRight w:val="0"/>
              <w:marTop w:val="0"/>
              <w:marBottom w:val="0"/>
              <w:divBdr>
                <w:top w:val="none" w:sz="0" w:space="0" w:color="auto"/>
                <w:left w:val="none" w:sz="0" w:space="0" w:color="auto"/>
                <w:bottom w:val="none" w:sz="0" w:space="0" w:color="auto"/>
                <w:right w:val="none" w:sz="0" w:space="0" w:color="auto"/>
              </w:divBdr>
            </w:div>
            <w:div w:id="1229459398">
              <w:marLeft w:val="0"/>
              <w:marRight w:val="0"/>
              <w:marTop w:val="0"/>
              <w:marBottom w:val="0"/>
              <w:divBdr>
                <w:top w:val="none" w:sz="0" w:space="0" w:color="auto"/>
                <w:left w:val="none" w:sz="0" w:space="0" w:color="auto"/>
                <w:bottom w:val="none" w:sz="0" w:space="0" w:color="auto"/>
                <w:right w:val="none" w:sz="0" w:space="0" w:color="auto"/>
              </w:divBdr>
            </w:div>
            <w:div w:id="1290359071">
              <w:marLeft w:val="0"/>
              <w:marRight w:val="0"/>
              <w:marTop w:val="0"/>
              <w:marBottom w:val="0"/>
              <w:divBdr>
                <w:top w:val="none" w:sz="0" w:space="0" w:color="auto"/>
                <w:left w:val="none" w:sz="0" w:space="0" w:color="auto"/>
                <w:bottom w:val="none" w:sz="0" w:space="0" w:color="auto"/>
                <w:right w:val="none" w:sz="0" w:space="0" w:color="auto"/>
              </w:divBdr>
            </w:div>
            <w:div w:id="1324430954">
              <w:marLeft w:val="0"/>
              <w:marRight w:val="0"/>
              <w:marTop w:val="0"/>
              <w:marBottom w:val="0"/>
              <w:divBdr>
                <w:top w:val="none" w:sz="0" w:space="0" w:color="auto"/>
                <w:left w:val="none" w:sz="0" w:space="0" w:color="auto"/>
                <w:bottom w:val="none" w:sz="0" w:space="0" w:color="auto"/>
                <w:right w:val="none" w:sz="0" w:space="0" w:color="auto"/>
              </w:divBdr>
            </w:div>
            <w:div w:id="1326939106">
              <w:marLeft w:val="0"/>
              <w:marRight w:val="0"/>
              <w:marTop w:val="0"/>
              <w:marBottom w:val="0"/>
              <w:divBdr>
                <w:top w:val="none" w:sz="0" w:space="0" w:color="auto"/>
                <w:left w:val="none" w:sz="0" w:space="0" w:color="auto"/>
                <w:bottom w:val="none" w:sz="0" w:space="0" w:color="auto"/>
                <w:right w:val="none" w:sz="0" w:space="0" w:color="auto"/>
              </w:divBdr>
            </w:div>
            <w:div w:id="1344824933">
              <w:marLeft w:val="0"/>
              <w:marRight w:val="0"/>
              <w:marTop w:val="0"/>
              <w:marBottom w:val="0"/>
              <w:divBdr>
                <w:top w:val="none" w:sz="0" w:space="0" w:color="auto"/>
                <w:left w:val="none" w:sz="0" w:space="0" w:color="auto"/>
                <w:bottom w:val="none" w:sz="0" w:space="0" w:color="auto"/>
                <w:right w:val="none" w:sz="0" w:space="0" w:color="auto"/>
              </w:divBdr>
            </w:div>
            <w:div w:id="1375696083">
              <w:marLeft w:val="0"/>
              <w:marRight w:val="0"/>
              <w:marTop w:val="0"/>
              <w:marBottom w:val="0"/>
              <w:divBdr>
                <w:top w:val="none" w:sz="0" w:space="0" w:color="auto"/>
                <w:left w:val="none" w:sz="0" w:space="0" w:color="auto"/>
                <w:bottom w:val="none" w:sz="0" w:space="0" w:color="auto"/>
                <w:right w:val="none" w:sz="0" w:space="0" w:color="auto"/>
              </w:divBdr>
            </w:div>
            <w:div w:id="1375960420">
              <w:marLeft w:val="0"/>
              <w:marRight w:val="0"/>
              <w:marTop w:val="0"/>
              <w:marBottom w:val="0"/>
              <w:divBdr>
                <w:top w:val="none" w:sz="0" w:space="0" w:color="auto"/>
                <w:left w:val="none" w:sz="0" w:space="0" w:color="auto"/>
                <w:bottom w:val="none" w:sz="0" w:space="0" w:color="auto"/>
                <w:right w:val="none" w:sz="0" w:space="0" w:color="auto"/>
              </w:divBdr>
            </w:div>
            <w:div w:id="1435319939">
              <w:marLeft w:val="0"/>
              <w:marRight w:val="0"/>
              <w:marTop w:val="0"/>
              <w:marBottom w:val="0"/>
              <w:divBdr>
                <w:top w:val="none" w:sz="0" w:space="0" w:color="auto"/>
                <w:left w:val="none" w:sz="0" w:space="0" w:color="auto"/>
                <w:bottom w:val="none" w:sz="0" w:space="0" w:color="auto"/>
                <w:right w:val="none" w:sz="0" w:space="0" w:color="auto"/>
              </w:divBdr>
            </w:div>
            <w:div w:id="1458178216">
              <w:marLeft w:val="0"/>
              <w:marRight w:val="0"/>
              <w:marTop w:val="0"/>
              <w:marBottom w:val="0"/>
              <w:divBdr>
                <w:top w:val="none" w:sz="0" w:space="0" w:color="auto"/>
                <w:left w:val="none" w:sz="0" w:space="0" w:color="auto"/>
                <w:bottom w:val="none" w:sz="0" w:space="0" w:color="auto"/>
                <w:right w:val="none" w:sz="0" w:space="0" w:color="auto"/>
              </w:divBdr>
            </w:div>
            <w:div w:id="1494179997">
              <w:marLeft w:val="0"/>
              <w:marRight w:val="0"/>
              <w:marTop w:val="0"/>
              <w:marBottom w:val="0"/>
              <w:divBdr>
                <w:top w:val="none" w:sz="0" w:space="0" w:color="auto"/>
                <w:left w:val="none" w:sz="0" w:space="0" w:color="auto"/>
                <w:bottom w:val="none" w:sz="0" w:space="0" w:color="auto"/>
                <w:right w:val="none" w:sz="0" w:space="0" w:color="auto"/>
              </w:divBdr>
            </w:div>
            <w:div w:id="1572154531">
              <w:marLeft w:val="0"/>
              <w:marRight w:val="0"/>
              <w:marTop w:val="0"/>
              <w:marBottom w:val="0"/>
              <w:divBdr>
                <w:top w:val="none" w:sz="0" w:space="0" w:color="auto"/>
                <w:left w:val="none" w:sz="0" w:space="0" w:color="auto"/>
                <w:bottom w:val="none" w:sz="0" w:space="0" w:color="auto"/>
                <w:right w:val="none" w:sz="0" w:space="0" w:color="auto"/>
              </w:divBdr>
            </w:div>
            <w:div w:id="1630086536">
              <w:marLeft w:val="0"/>
              <w:marRight w:val="0"/>
              <w:marTop w:val="0"/>
              <w:marBottom w:val="0"/>
              <w:divBdr>
                <w:top w:val="none" w:sz="0" w:space="0" w:color="auto"/>
                <w:left w:val="none" w:sz="0" w:space="0" w:color="auto"/>
                <w:bottom w:val="none" w:sz="0" w:space="0" w:color="auto"/>
                <w:right w:val="none" w:sz="0" w:space="0" w:color="auto"/>
              </w:divBdr>
            </w:div>
            <w:div w:id="1642617186">
              <w:marLeft w:val="0"/>
              <w:marRight w:val="0"/>
              <w:marTop w:val="0"/>
              <w:marBottom w:val="0"/>
              <w:divBdr>
                <w:top w:val="none" w:sz="0" w:space="0" w:color="auto"/>
                <w:left w:val="none" w:sz="0" w:space="0" w:color="auto"/>
                <w:bottom w:val="none" w:sz="0" w:space="0" w:color="auto"/>
                <w:right w:val="none" w:sz="0" w:space="0" w:color="auto"/>
              </w:divBdr>
            </w:div>
            <w:div w:id="1656299962">
              <w:marLeft w:val="0"/>
              <w:marRight w:val="0"/>
              <w:marTop w:val="0"/>
              <w:marBottom w:val="0"/>
              <w:divBdr>
                <w:top w:val="none" w:sz="0" w:space="0" w:color="auto"/>
                <w:left w:val="none" w:sz="0" w:space="0" w:color="auto"/>
                <w:bottom w:val="none" w:sz="0" w:space="0" w:color="auto"/>
                <w:right w:val="none" w:sz="0" w:space="0" w:color="auto"/>
              </w:divBdr>
            </w:div>
            <w:div w:id="1657952705">
              <w:marLeft w:val="0"/>
              <w:marRight w:val="0"/>
              <w:marTop w:val="0"/>
              <w:marBottom w:val="0"/>
              <w:divBdr>
                <w:top w:val="none" w:sz="0" w:space="0" w:color="auto"/>
                <w:left w:val="none" w:sz="0" w:space="0" w:color="auto"/>
                <w:bottom w:val="none" w:sz="0" w:space="0" w:color="auto"/>
                <w:right w:val="none" w:sz="0" w:space="0" w:color="auto"/>
              </w:divBdr>
            </w:div>
            <w:div w:id="1704556502">
              <w:marLeft w:val="0"/>
              <w:marRight w:val="0"/>
              <w:marTop w:val="0"/>
              <w:marBottom w:val="0"/>
              <w:divBdr>
                <w:top w:val="none" w:sz="0" w:space="0" w:color="auto"/>
                <w:left w:val="none" w:sz="0" w:space="0" w:color="auto"/>
                <w:bottom w:val="none" w:sz="0" w:space="0" w:color="auto"/>
                <w:right w:val="none" w:sz="0" w:space="0" w:color="auto"/>
              </w:divBdr>
            </w:div>
            <w:div w:id="1704818746">
              <w:marLeft w:val="0"/>
              <w:marRight w:val="0"/>
              <w:marTop w:val="0"/>
              <w:marBottom w:val="0"/>
              <w:divBdr>
                <w:top w:val="none" w:sz="0" w:space="0" w:color="auto"/>
                <w:left w:val="none" w:sz="0" w:space="0" w:color="auto"/>
                <w:bottom w:val="none" w:sz="0" w:space="0" w:color="auto"/>
                <w:right w:val="none" w:sz="0" w:space="0" w:color="auto"/>
              </w:divBdr>
            </w:div>
            <w:div w:id="1717048510">
              <w:marLeft w:val="0"/>
              <w:marRight w:val="0"/>
              <w:marTop w:val="0"/>
              <w:marBottom w:val="0"/>
              <w:divBdr>
                <w:top w:val="none" w:sz="0" w:space="0" w:color="auto"/>
                <w:left w:val="none" w:sz="0" w:space="0" w:color="auto"/>
                <w:bottom w:val="none" w:sz="0" w:space="0" w:color="auto"/>
                <w:right w:val="none" w:sz="0" w:space="0" w:color="auto"/>
              </w:divBdr>
            </w:div>
            <w:div w:id="1790705711">
              <w:marLeft w:val="0"/>
              <w:marRight w:val="0"/>
              <w:marTop w:val="0"/>
              <w:marBottom w:val="0"/>
              <w:divBdr>
                <w:top w:val="none" w:sz="0" w:space="0" w:color="auto"/>
                <w:left w:val="none" w:sz="0" w:space="0" w:color="auto"/>
                <w:bottom w:val="none" w:sz="0" w:space="0" w:color="auto"/>
                <w:right w:val="none" w:sz="0" w:space="0" w:color="auto"/>
              </w:divBdr>
            </w:div>
            <w:div w:id="1801336017">
              <w:marLeft w:val="0"/>
              <w:marRight w:val="0"/>
              <w:marTop w:val="0"/>
              <w:marBottom w:val="0"/>
              <w:divBdr>
                <w:top w:val="none" w:sz="0" w:space="0" w:color="auto"/>
                <w:left w:val="none" w:sz="0" w:space="0" w:color="auto"/>
                <w:bottom w:val="none" w:sz="0" w:space="0" w:color="auto"/>
                <w:right w:val="none" w:sz="0" w:space="0" w:color="auto"/>
              </w:divBdr>
            </w:div>
            <w:div w:id="1802845698">
              <w:marLeft w:val="0"/>
              <w:marRight w:val="0"/>
              <w:marTop w:val="0"/>
              <w:marBottom w:val="0"/>
              <w:divBdr>
                <w:top w:val="none" w:sz="0" w:space="0" w:color="auto"/>
                <w:left w:val="none" w:sz="0" w:space="0" w:color="auto"/>
                <w:bottom w:val="none" w:sz="0" w:space="0" w:color="auto"/>
                <w:right w:val="none" w:sz="0" w:space="0" w:color="auto"/>
              </w:divBdr>
            </w:div>
            <w:div w:id="1803691198">
              <w:marLeft w:val="0"/>
              <w:marRight w:val="0"/>
              <w:marTop w:val="0"/>
              <w:marBottom w:val="0"/>
              <w:divBdr>
                <w:top w:val="none" w:sz="0" w:space="0" w:color="auto"/>
                <w:left w:val="none" w:sz="0" w:space="0" w:color="auto"/>
                <w:bottom w:val="none" w:sz="0" w:space="0" w:color="auto"/>
                <w:right w:val="none" w:sz="0" w:space="0" w:color="auto"/>
              </w:divBdr>
            </w:div>
            <w:div w:id="1814786733">
              <w:marLeft w:val="0"/>
              <w:marRight w:val="0"/>
              <w:marTop w:val="0"/>
              <w:marBottom w:val="0"/>
              <w:divBdr>
                <w:top w:val="none" w:sz="0" w:space="0" w:color="auto"/>
                <w:left w:val="none" w:sz="0" w:space="0" w:color="auto"/>
                <w:bottom w:val="none" w:sz="0" w:space="0" w:color="auto"/>
                <w:right w:val="none" w:sz="0" w:space="0" w:color="auto"/>
              </w:divBdr>
            </w:div>
            <w:div w:id="1815180121">
              <w:marLeft w:val="0"/>
              <w:marRight w:val="0"/>
              <w:marTop w:val="0"/>
              <w:marBottom w:val="0"/>
              <w:divBdr>
                <w:top w:val="none" w:sz="0" w:space="0" w:color="auto"/>
                <w:left w:val="none" w:sz="0" w:space="0" w:color="auto"/>
                <w:bottom w:val="none" w:sz="0" w:space="0" w:color="auto"/>
                <w:right w:val="none" w:sz="0" w:space="0" w:color="auto"/>
              </w:divBdr>
            </w:div>
            <w:div w:id="1844662679">
              <w:marLeft w:val="0"/>
              <w:marRight w:val="0"/>
              <w:marTop w:val="0"/>
              <w:marBottom w:val="0"/>
              <w:divBdr>
                <w:top w:val="none" w:sz="0" w:space="0" w:color="auto"/>
                <w:left w:val="none" w:sz="0" w:space="0" w:color="auto"/>
                <w:bottom w:val="none" w:sz="0" w:space="0" w:color="auto"/>
                <w:right w:val="none" w:sz="0" w:space="0" w:color="auto"/>
              </w:divBdr>
            </w:div>
            <w:div w:id="1854299419">
              <w:marLeft w:val="0"/>
              <w:marRight w:val="0"/>
              <w:marTop w:val="0"/>
              <w:marBottom w:val="0"/>
              <w:divBdr>
                <w:top w:val="none" w:sz="0" w:space="0" w:color="auto"/>
                <w:left w:val="none" w:sz="0" w:space="0" w:color="auto"/>
                <w:bottom w:val="none" w:sz="0" w:space="0" w:color="auto"/>
                <w:right w:val="none" w:sz="0" w:space="0" w:color="auto"/>
              </w:divBdr>
            </w:div>
            <w:div w:id="1901206021">
              <w:marLeft w:val="0"/>
              <w:marRight w:val="0"/>
              <w:marTop w:val="0"/>
              <w:marBottom w:val="0"/>
              <w:divBdr>
                <w:top w:val="none" w:sz="0" w:space="0" w:color="auto"/>
                <w:left w:val="none" w:sz="0" w:space="0" w:color="auto"/>
                <w:bottom w:val="none" w:sz="0" w:space="0" w:color="auto"/>
                <w:right w:val="none" w:sz="0" w:space="0" w:color="auto"/>
              </w:divBdr>
            </w:div>
            <w:div w:id="1932198958">
              <w:marLeft w:val="0"/>
              <w:marRight w:val="0"/>
              <w:marTop w:val="0"/>
              <w:marBottom w:val="0"/>
              <w:divBdr>
                <w:top w:val="none" w:sz="0" w:space="0" w:color="auto"/>
                <w:left w:val="none" w:sz="0" w:space="0" w:color="auto"/>
                <w:bottom w:val="none" w:sz="0" w:space="0" w:color="auto"/>
                <w:right w:val="none" w:sz="0" w:space="0" w:color="auto"/>
              </w:divBdr>
            </w:div>
            <w:div w:id="1933321187">
              <w:marLeft w:val="0"/>
              <w:marRight w:val="0"/>
              <w:marTop w:val="0"/>
              <w:marBottom w:val="0"/>
              <w:divBdr>
                <w:top w:val="none" w:sz="0" w:space="0" w:color="auto"/>
                <w:left w:val="none" w:sz="0" w:space="0" w:color="auto"/>
                <w:bottom w:val="none" w:sz="0" w:space="0" w:color="auto"/>
                <w:right w:val="none" w:sz="0" w:space="0" w:color="auto"/>
              </w:divBdr>
            </w:div>
            <w:div w:id="1951889845">
              <w:marLeft w:val="0"/>
              <w:marRight w:val="0"/>
              <w:marTop w:val="0"/>
              <w:marBottom w:val="0"/>
              <w:divBdr>
                <w:top w:val="none" w:sz="0" w:space="0" w:color="auto"/>
                <w:left w:val="none" w:sz="0" w:space="0" w:color="auto"/>
                <w:bottom w:val="none" w:sz="0" w:space="0" w:color="auto"/>
                <w:right w:val="none" w:sz="0" w:space="0" w:color="auto"/>
              </w:divBdr>
            </w:div>
            <w:div w:id="1967075374">
              <w:marLeft w:val="0"/>
              <w:marRight w:val="0"/>
              <w:marTop w:val="0"/>
              <w:marBottom w:val="0"/>
              <w:divBdr>
                <w:top w:val="none" w:sz="0" w:space="0" w:color="auto"/>
                <w:left w:val="none" w:sz="0" w:space="0" w:color="auto"/>
                <w:bottom w:val="none" w:sz="0" w:space="0" w:color="auto"/>
                <w:right w:val="none" w:sz="0" w:space="0" w:color="auto"/>
              </w:divBdr>
            </w:div>
            <w:div w:id="1996177827">
              <w:marLeft w:val="0"/>
              <w:marRight w:val="0"/>
              <w:marTop w:val="0"/>
              <w:marBottom w:val="0"/>
              <w:divBdr>
                <w:top w:val="none" w:sz="0" w:space="0" w:color="auto"/>
                <w:left w:val="none" w:sz="0" w:space="0" w:color="auto"/>
                <w:bottom w:val="none" w:sz="0" w:space="0" w:color="auto"/>
                <w:right w:val="none" w:sz="0" w:space="0" w:color="auto"/>
              </w:divBdr>
            </w:div>
            <w:div w:id="209304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77972">
      <w:bodyDiv w:val="1"/>
      <w:marLeft w:val="0"/>
      <w:marRight w:val="0"/>
      <w:marTop w:val="0"/>
      <w:marBottom w:val="0"/>
      <w:divBdr>
        <w:top w:val="none" w:sz="0" w:space="0" w:color="auto"/>
        <w:left w:val="none" w:sz="0" w:space="0" w:color="auto"/>
        <w:bottom w:val="none" w:sz="0" w:space="0" w:color="auto"/>
        <w:right w:val="none" w:sz="0" w:space="0" w:color="auto"/>
      </w:divBdr>
      <w:divsChild>
        <w:div w:id="706105914">
          <w:marLeft w:val="0"/>
          <w:marRight w:val="0"/>
          <w:marTop w:val="0"/>
          <w:marBottom w:val="0"/>
          <w:divBdr>
            <w:top w:val="none" w:sz="0" w:space="0" w:color="auto"/>
            <w:left w:val="none" w:sz="0" w:space="0" w:color="auto"/>
            <w:bottom w:val="none" w:sz="0" w:space="0" w:color="auto"/>
            <w:right w:val="none" w:sz="0" w:space="0" w:color="auto"/>
          </w:divBdr>
          <w:divsChild>
            <w:div w:id="742727080">
              <w:marLeft w:val="0"/>
              <w:marRight w:val="0"/>
              <w:marTop w:val="0"/>
              <w:marBottom w:val="0"/>
              <w:divBdr>
                <w:top w:val="none" w:sz="0" w:space="0" w:color="auto"/>
                <w:left w:val="none" w:sz="0" w:space="0" w:color="auto"/>
                <w:bottom w:val="none" w:sz="0" w:space="0" w:color="auto"/>
                <w:right w:val="none" w:sz="0" w:space="0" w:color="auto"/>
              </w:divBdr>
            </w:div>
            <w:div w:id="143250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8921122">
      <w:bodyDiv w:val="1"/>
      <w:marLeft w:val="0"/>
      <w:marRight w:val="0"/>
      <w:marTop w:val="0"/>
      <w:marBottom w:val="0"/>
      <w:divBdr>
        <w:top w:val="none" w:sz="0" w:space="0" w:color="auto"/>
        <w:left w:val="none" w:sz="0" w:space="0" w:color="auto"/>
        <w:bottom w:val="none" w:sz="0" w:space="0" w:color="auto"/>
        <w:right w:val="none" w:sz="0" w:space="0" w:color="auto"/>
      </w:divBdr>
      <w:divsChild>
        <w:div w:id="1639609090">
          <w:marLeft w:val="0"/>
          <w:marRight w:val="0"/>
          <w:marTop w:val="0"/>
          <w:marBottom w:val="0"/>
          <w:divBdr>
            <w:top w:val="none" w:sz="0" w:space="0" w:color="auto"/>
            <w:left w:val="none" w:sz="0" w:space="0" w:color="auto"/>
            <w:bottom w:val="none" w:sz="0" w:space="0" w:color="auto"/>
            <w:right w:val="none" w:sz="0" w:space="0" w:color="auto"/>
          </w:divBdr>
          <w:divsChild>
            <w:div w:id="48266433">
              <w:marLeft w:val="0"/>
              <w:marRight w:val="0"/>
              <w:marTop w:val="0"/>
              <w:marBottom w:val="0"/>
              <w:divBdr>
                <w:top w:val="none" w:sz="0" w:space="0" w:color="auto"/>
                <w:left w:val="none" w:sz="0" w:space="0" w:color="auto"/>
                <w:bottom w:val="none" w:sz="0" w:space="0" w:color="auto"/>
                <w:right w:val="none" w:sz="0" w:space="0" w:color="auto"/>
              </w:divBdr>
            </w:div>
            <w:div w:id="93868426">
              <w:marLeft w:val="0"/>
              <w:marRight w:val="0"/>
              <w:marTop w:val="0"/>
              <w:marBottom w:val="0"/>
              <w:divBdr>
                <w:top w:val="none" w:sz="0" w:space="0" w:color="auto"/>
                <w:left w:val="none" w:sz="0" w:space="0" w:color="auto"/>
                <w:bottom w:val="none" w:sz="0" w:space="0" w:color="auto"/>
                <w:right w:val="none" w:sz="0" w:space="0" w:color="auto"/>
              </w:divBdr>
            </w:div>
            <w:div w:id="135296231">
              <w:marLeft w:val="0"/>
              <w:marRight w:val="0"/>
              <w:marTop w:val="0"/>
              <w:marBottom w:val="0"/>
              <w:divBdr>
                <w:top w:val="none" w:sz="0" w:space="0" w:color="auto"/>
                <w:left w:val="none" w:sz="0" w:space="0" w:color="auto"/>
                <w:bottom w:val="none" w:sz="0" w:space="0" w:color="auto"/>
                <w:right w:val="none" w:sz="0" w:space="0" w:color="auto"/>
              </w:divBdr>
            </w:div>
            <w:div w:id="279453922">
              <w:marLeft w:val="0"/>
              <w:marRight w:val="0"/>
              <w:marTop w:val="0"/>
              <w:marBottom w:val="0"/>
              <w:divBdr>
                <w:top w:val="none" w:sz="0" w:space="0" w:color="auto"/>
                <w:left w:val="none" w:sz="0" w:space="0" w:color="auto"/>
                <w:bottom w:val="none" w:sz="0" w:space="0" w:color="auto"/>
                <w:right w:val="none" w:sz="0" w:space="0" w:color="auto"/>
              </w:divBdr>
            </w:div>
            <w:div w:id="300352749">
              <w:marLeft w:val="0"/>
              <w:marRight w:val="0"/>
              <w:marTop w:val="0"/>
              <w:marBottom w:val="0"/>
              <w:divBdr>
                <w:top w:val="none" w:sz="0" w:space="0" w:color="auto"/>
                <w:left w:val="none" w:sz="0" w:space="0" w:color="auto"/>
                <w:bottom w:val="none" w:sz="0" w:space="0" w:color="auto"/>
                <w:right w:val="none" w:sz="0" w:space="0" w:color="auto"/>
              </w:divBdr>
            </w:div>
            <w:div w:id="426117573">
              <w:marLeft w:val="0"/>
              <w:marRight w:val="0"/>
              <w:marTop w:val="0"/>
              <w:marBottom w:val="0"/>
              <w:divBdr>
                <w:top w:val="none" w:sz="0" w:space="0" w:color="auto"/>
                <w:left w:val="none" w:sz="0" w:space="0" w:color="auto"/>
                <w:bottom w:val="none" w:sz="0" w:space="0" w:color="auto"/>
                <w:right w:val="none" w:sz="0" w:space="0" w:color="auto"/>
              </w:divBdr>
            </w:div>
            <w:div w:id="630282686">
              <w:marLeft w:val="0"/>
              <w:marRight w:val="0"/>
              <w:marTop w:val="0"/>
              <w:marBottom w:val="0"/>
              <w:divBdr>
                <w:top w:val="none" w:sz="0" w:space="0" w:color="auto"/>
                <w:left w:val="none" w:sz="0" w:space="0" w:color="auto"/>
                <w:bottom w:val="none" w:sz="0" w:space="0" w:color="auto"/>
                <w:right w:val="none" w:sz="0" w:space="0" w:color="auto"/>
              </w:divBdr>
            </w:div>
            <w:div w:id="646740056">
              <w:marLeft w:val="0"/>
              <w:marRight w:val="0"/>
              <w:marTop w:val="0"/>
              <w:marBottom w:val="0"/>
              <w:divBdr>
                <w:top w:val="none" w:sz="0" w:space="0" w:color="auto"/>
                <w:left w:val="none" w:sz="0" w:space="0" w:color="auto"/>
                <w:bottom w:val="none" w:sz="0" w:space="0" w:color="auto"/>
                <w:right w:val="none" w:sz="0" w:space="0" w:color="auto"/>
              </w:divBdr>
            </w:div>
            <w:div w:id="738938066">
              <w:marLeft w:val="0"/>
              <w:marRight w:val="0"/>
              <w:marTop w:val="0"/>
              <w:marBottom w:val="0"/>
              <w:divBdr>
                <w:top w:val="none" w:sz="0" w:space="0" w:color="auto"/>
                <w:left w:val="none" w:sz="0" w:space="0" w:color="auto"/>
                <w:bottom w:val="none" w:sz="0" w:space="0" w:color="auto"/>
                <w:right w:val="none" w:sz="0" w:space="0" w:color="auto"/>
              </w:divBdr>
            </w:div>
            <w:div w:id="785202196">
              <w:marLeft w:val="0"/>
              <w:marRight w:val="0"/>
              <w:marTop w:val="0"/>
              <w:marBottom w:val="0"/>
              <w:divBdr>
                <w:top w:val="none" w:sz="0" w:space="0" w:color="auto"/>
                <w:left w:val="none" w:sz="0" w:space="0" w:color="auto"/>
                <w:bottom w:val="none" w:sz="0" w:space="0" w:color="auto"/>
                <w:right w:val="none" w:sz="0" w:space="0" w:color="auto"/>
              </w:divBdr>
            </w:div>
            <w:div w:id="1011955293">
              <w:marLeft w:val="0"/>
              <w:marRight w:val="0"/>
              <w:marTop w:val="0"/>
              <w:marBottom w:val="0"/>
              <w:divBdr>
                <w:top w:val="none" w:sz="0" w:space="0" w:color="auto"/>
                <w:left w:val="none" w:sz="0" w:space="0" w:color="auto"/>
                <w:bottom w:val="none" w:sz="0" w:space="0" w:color="auto"/>
                <w:right w:val="none" w:sz="0" w:space="0" w:color="auto"/>
              </w:divBdr>
            </w:div>
            <w:div w:id="1073696814">
              <w:marLeft w:val="0"/>
              <w:marRight w:val="0"/>
              <w:marTop w:val="0"/>
              <w:marBottom w:val="0"/>
              <w:divBdr>
                <w:top w:val="none" w:sz="0" w:space="0" w:color="auto"/>
                <w:left w:val="none" w:sz="0" w:space="0" w:color="auto"/>
                <w:bottom w:val="none" w:sz="0" w:space="0" w:color="auto"/>
                <w:right w:val="none" w:sz="0" w:space="0" w:color="auto"/>
              </w:divBdr>
            </w:div>
            <w:div w:id="1222445572">
              <w:marLeft w:val="0"/>
              <w:marRight w:val="0"/>
              <w:marTop w:val="0"/>
              <w:marBottom w:val="0"/>
              <w:divBdr>
                <w:top w:val="none" w:sz="0" w:space="0" w:color="auto"/>
                <w:left w:val="none" w:sz="0" w:space="0" w:color="auto"/>
                <w:bottom w:val="none" w:sz="0" w:space="0" w:color="auto"/>
                <w:right w:val="none" w:sz="0" w:space="0" w:color="auto"/>
              </w:divBdr>
            </w:div>
            <w:div w:id="1264142178">
              <w:marLeft w:val="0"/>
              <w:marRight w:val="0"/>
              <w:marTop w:val="0"/>
              <w:marBottom w:val="0"/>
              <w:divBdr>
                <w:top w:val="none" w:sz="0" w:space="0" w:color="auto"/>
                <w:left w:val="none" w:sz="0" w:space="0" w:color="auto"/>
                <w:bottom w:val="none" w:sz="0" w:space="0" w:color="auto"/>
                <w:right w:val="none" w:sz="0" w:space="0" w:color="auto"/>
              </w:divBdr>
            </w:div>
            <w:div w:id="1294290110">
              <w:marLeft w:val="0"/>
              <w:marRight w:val="0"/>
              <w:marTop w:val="0"/>
              <w:marBottom w:val="0"/>
              <w:divBdr>
                <w:top w:val="none" w:sz="0" w:space="0" w:color="auto"/>
                <w:left w:val="none" w:sz="0" w:space="0" w:color="auto"/>
                <w:bottom w:val="none" w:sz="0" w:space="0" w:color="auto"/>
                <w:right w:val="none" w:sz="0" w:space="0" w:color="auto"/>
              </w:divBdr>
            </w:div>
            <w:div w:id="1313365075">
              <w:marLeft w:val="0"/>
              <w:marRight w:val="0"/>
              <w:marTop w:val="0"/>
              <w:marBottom w:val="0"/>
              <w:divBdr>
                <w:top w:val="none" w:sz="0" w:space="0" w:color="auto"/>
                <w:left w:val="none" w:sz="0" w:space="0" w:color="auto"/>
                <w:bottom w:val="none" w:sz="0" w:space="0" w:color="auto"/>
                <w:right w:val="none" w:sz="0" w:space="0" w:color="auto"/>
              </w:divBdr>
            </w:div>
            <w:div w:id="1403060444">
              <w:marLeft w:val="0"/>
              <w:marRight w:val="0"/>
              <w:marTop w:val="0"/>
              <w:marBottom w:val="0"/>
              <w:divBdr>
                <w:top w:val="none" w:sz="0" w:space="0" w:color="auto"/>
                <w:left w:val="none" w:sz="0" w:space="0" w:color="auto"/>
                <w:bottom w:val="none" w:sz="0" w:space="0" w:color="auto"/>
                <w:right w:val="none" w:sz="0" w:space="0" w:color="auto"/>
              </w:divBdr>
            </w:div>
            <w:div w:id="1678073828">
              <w:marLeft w:val="0"/>
              <w:marRight w:val="0"/>
              <w:marTop w:val="0"/>
              <w:marBottom w:val="0"/>
              <w:divBdr>
                <w:top w:val="none" w:sz="0" w:space="0" w:color="auto"/>
                <w:left w:val="none" w:sz="0" w:space="0" w:color="auto"/>
                <w:bottom w:val="none" w:sz="0" w:space="0" w:color="auto"/>
                <w:right w:val="none" w:sz="0" w:space="0" w:color="auto"/>
              </w:divBdr>
            </w:div>
            <w:div w:id="1717773957">
              <w:marLeft w:val="0"/>
              <w:marRight w:val="0"/>
              <w:marTop w:val="0"/>
              <w:marBottom w:val="0"/>
              <w:divBdr>
                <w:top w:val="none" w:sz="0" w:space="0" w:color="auto"/>
                <w:left w:val="none" w:sz="0" w:space="0" w:color="auto"/>
                <w:bottom w:val="none" w:sz="0" w:space="0" w:color="auto"/>
                <w:right w:val="none" w:sz="0" w:space="0" w:color="auto"/>
              </w:divBdr>
            </w:div>
            <w:div w:id="19744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30409375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2124690294">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93575">
      <w:bodyDiv w:val="1"/>
      <w:marLeft w:val="0"/>
      <w:marRight w:val="0"/>
      <w:marTop w:val="0"/>
      <w:marBottom w:val="0"/>
      <w:divBdr>
        <w:top w:val="none" w:sz="0" w:space="0" w:color="auto"/>
        <w:left w:val="none" w:sz="0" w:space="0" w:color="auto"/>
        <w:bottom w:val="none" w:sz="0" w:space="0" w:color="auto"/>
        <w:right w:val="none" w:sz="0" w:space="0" w:color="auto"/>
      </w:divBdr>
      <w:divsChild>
        <w:div w:id="565650779">
          <w:marLeft w:val="0"/>
          <w:marRight w:val="0"/>
          <w:marTop w:val="0"/>
          <w:marBottom w:val="0"/>
          <w:divBdr>
            <w:top w:val="none" w:sz="0" w:space="0" w:color="auto"/>
            <w:left w:val="none" w:sz="0" w:space="0" w:color="auto"/>
            <w:bottom w:val="none" w:sz="0" w:space="0" w:color="auto"/>
            <w:right w:val="none" w:sz="0" w:space="0" w:color="auto"/>
          </w:divBdr>
          <w:divsChild>
            <w:div w:id="10375420">
              <w:marLeft w:val="0"/>
              <w:marRight w:val="0"/>
              <w:marTop w:val="0"/>
              <w:marBottom w:val="0"/>
              <w:divBdr>
                <w:top w:val="none" w:sz="0" w:space="0" w:color="auto"/>
                <w:left w:val="none" w:sz="0" w:space="0" w:color="auto"/>
                <w:bottom w:val="none" w:sz="0" w:space="0" w:color="auto"/>
                <w:right w:val="none" w:sz="0" w:space="0" w:color="auto"/>
              </w:divBdr>
            </w:div>
            <w:div w:id="73475449">
              <w:marLeft w:val="0"/>
              <w:marRight w:val="0"/>
              <w:marTop w:val="0"/>
              <w:marBottom w:val="0"/>
              <w:divBdr>
                <w:top w:val="none" w:sz="0" w:space="0" w:color="auto"/>
                <w:left w:val="none" w:sz="0" w:space="0" w:color="auto"/>
                <w:bottom w:val="none" w:sz="0" w:space="0" w:color="auto"/>
                <w:right w:val="none" w:sz="0" w:space="0" w:color="auto"/>
              </w:divBdr>
            </w:div>
            <w:div w:id="99568126">
              <w:marLeft w:val="0"/>
              <w:marRight w:val="0"/>
              <w:marTop w:val="0"/>
              <w:marBottom w:val="0"/>
              <w:divBdr>
                <w:top w:val="none" w:sz="0" w:space="0" w:color="auto"/>
                <w:left w:val="none" w:sz="0" w:space="0" w:color="auto"/>
                <w:bottom w:val="none" w:sz="0" w:space="0" w:color="auto"/>
                <w:right w:val="none" w:sz="0" w:space="0" w:color="auto"/>
              </w:divBdr>
            </w:div>
            <w:div w:id="112797812">
              <w:marLeft w:val="0"/>
              <w:marRight w:val="0"/>
              <w:marTop w:val="0"/>
              <w:marBottom w:val="0"/>
              <w:divBdr>
                <w:top w:val="none" w:sz="0" w:space="0" w:color="auto"/>
                <w:left w:val="none" w:sz="0" w:space="0" w:color="auto"/>
                <w:bottom w:val="none" w:sz="0" w:space="0" w:color="auto"/>
                <w:right w:val="none" w:sz="0" w:space="0" w:color="auto"/>
              </w:divBdr>
            </w:div>
            <w:div w:id="124469920">
              <w:marLeft w:val="0"/>
              <w:marRight w:val="0"/>
              <w:marTop w:val="0"/>
              <w:marBottom w:val="0"/>
              <w:divBdr>
                <w:top w:val="none" w:sz="0" w:space="0" w:color="auto"/>
                <w:left w:val="none" w:sz="0" w:space="0" w:color="auto"/>
                <w:bottom w:val="none" w:sz="0" w:space="0" w:color="auto"/>
                <w:right w:val="none" w:sz="0" w:space="0" w:color="auto"/>
              </w:divBdr>
            </w:div>
            <w:div w:id="218826432">
              <w:marLeft w:val="0"/>
              <w:marRight w:val="0"/>
              <w:marTop w:val="0"/>
              <w:marBottom w:val="0"/>
              <w:divBdr>
                <w:top w:val="none" w:sz="0" w:space="0" w:color="auto"/>
                <w:left w:val="none" w:sz="0" w:space="0" w:color="auto"/>
                <w:bottom w:val="none" w:sz="0" w:space="0" w:color="auto"/>
                <w:right w:val="none" w:sz="0" w:space="0" w:color="auto"/>
              </w:divBdr>
            </w:div>
            <w:div w:id="275453096">
              <w:marLeft w:val="0"/>
              <w:marRight w:val="0"/>
              <w:marTop w:val="0"/>
              <w:marBottom w:val="0"/>
              <w:divBdr>
                <w:top w:val="none" w:sz="0" w:space="0" w:color="auto"/>
                <w:left w:val="none" w:sz="0" w:space="0" w:color="auto"/>
                <w:bottom w:val="none" w:sz="0" w:space="0" w:color="auto"/>
                <w:right w:val="none" w:sz="0" w:space="0" w:color="auto"/>
              </w:divBdr>
            </w:div>
            <w:div w:id="294020629">
              <w:marLeft w:val="0"/>
              <w:marRight w:val="0"/>
              <w:marTop w:val="0"/>
              <w:marBottom w:val="0"/>
              <w:divBdr>
                <w:top w:val="none" w:sz="0" w:space="0" w:color="auto"/>
                <w:left w:val="none" w:sz="0" w:space="0" w:color="auto"/>
                <w:bottom w:val="none" w:sz="0" w:space="0" w:color="auto"/>
                <w:right w:val="none" w:sz="0" w:space="0" w:color="auto"/>
              </w:divBdr>
            </w:div>
            <w:div w:id="308902239">
              <w:marLeft w:val="0"/>
              <w:marRight w:val="0"/>
              <w:marTop w:val="0"/>
              <w:marBottom w:val="0"/>
              <w:divBdr>
                <w:top w:val="none" w:sz="0" w:space="0" w:color="auto"/>
                <w:left w:val="none" w:sz="0" w:space="0" w:color="auto"/>
                <w:bottom w:val="none" w:sz="0" w:space="0" w:color="auto"/>
                <w:right w:val="none" w:sz="0" w:space="0" w:color="auto"/>
              </w:divBdr>
            </w:div>
            <w:div w:id="376130246">
              <w:marLeft w:val="0"/>
              <w:marRight w:val="0"/>
              <w:marTop w:val="0"/>
              <w:marBottom w:val="0"/>
              <w:divBdr>
                <w:top w:val="none" w:sz="0" w:space="0" w:color="auto"/>
                <w:left w:val="none" w:sz="0" w:space="0" w:color="auto"/>
                <w:bottom w:val="none" w:sz="0" w:space="0" w:color="auto"/>
                <w:right w:val="none" w:sz="0" w:space="0" w:color="auto"/>
              </w:divBdr>
            </w:div>
            <w:div w:id="411858906">
              <w:marLeft w:val="0"/>
              <w:marRight w:val="0"/>
              <w:marTop w:val="0"/>
              <w:marBottom w:val="0"/>
              <w:divBdr>
                <w:top w:val="none" w:sz="0" w:space="0" w:color="auto"/>
                <w:left w:val="none" w:sz="0" w:space="0" w:color="auto"/>
                <w:bottom w:val="none" w:sz="0" w:space="0" w:color="auto"/>
                <w:right w:val="none" w:sz="0" w:space="0" w:color="auto"/>
              </w:divBdr>
            </w:div>
            <w:div w:id="419180978">
              <w:marLeft w:val="0"/>
              <w:marRight w:val="0"/>
              <w:marTop w:val="0"/>
              <w:marBottom w:val="0"/>
              <w:divBdr>
                <w:top w:val="none" w:sz="0" w:space="0" w:color="auto"/>
                <w:left w:val="none" w:sz="0" w:space="0" w:color="auto"/>
                <w:bottom w:val="none" w:sz="0" w:space="0" w:color="auto"/>
                <w:right w:val="none" w:sz="0" w:space="0" w:color="auto"/>
              </w:divBdr>
            </w:div>
            <w:div w:id="450789257">
              <w:marLeft w:val="0"/>
              <w:marRight w:val="0"/>
              <w:marTop w:val="0"/>
              <w:marBottom w:val="0"/>
              <w:divBdr>
                <w:top w:val="none" w:sz="0" w:space="0" w:color="auto"/>
                <w:left w:val="none" w:sz="0" w:space="0" w:color="auto"/>
                <w:bottom w:val="none" w:sz="0" w:space="0" w:color="auto"/>
                <w:right w:val="none" w:sz="0" w:space="0" w:color="auto"/>
              </w:divBdr>
            </w:div>
            <w:div w:id="456333663">
              <w:marLeft w:val="0"/>
              <w:marRight w:val="0"/>
              <w:marTop w:val="0"/>
              <w:marBottom w:val="0"/>
              <w:divBdr>
                <w:top w:val="none" w:sz="0" w:space="0" w:color="auto"/>
                <w:left w:val="none" w:sz="0" w:space="0" w:color="auto"/>
                <w:bottom w:val="none" w:sz="0" w:space="0" w:color="auto"/>
                <w:right w:val="none" w:sz="0" w:space="0" w:color="auto"/>
              </w:divBdr>
            </w:div>
            <w:div w:id="508566994">
              <w:marLeft w:val="0"/>
              <w:marRight w:val="0"/>
              <w:marTop w:val="0"/>
              <w:marBottom w:val="0"/>
              <w:divBdr>
                <w:top w:val="none" w:sz="0" w:space="0" w:color="auto"/>
                <w:left w:val="none" w:sz="0" w:space="0" w:color="auto"/>
                <w:bottom w:val="none" w:sz="0" w:space="0" w:color="auto"/>
                <w:right w:val="none" w:sz="0" w:space="0" w:color="auto"/>
              </w:divBdr>
            </w:div>
            <w:div w:id="569578221">
              <w:marLeft w:val="0"/>
              <w:marRight w:val="0"/>
              <w:marTop w:val="0"/>
              <w:marBottom w:val="0"/>
              <w:divBdr>
                <w:top w:val="none" w:sz="0" w:space="0" w:color="auto"/>
                <w:left w:val="none" w:sz="0" w:space="0" w:color="auto"/>
                <w:bottom w:val="none" w:sz="0" w:space="0" w:color="auto"/>
                <w:right w:val="none" w:sz="0" w:space="0" w:color="auto"/>
              </w:divBdr>
            </w:div>
            <w:div w:id="592858605">
              <w:marLeft w:val="0"/>
              <w:marRight w:val="0"/>
              <w:marTop w:val="0"/>
              <w:marBottom w:val="0"/>
              <w:divBdr>
                <w:top w:val="none" w:sz="0" w:space="0" w:color="auto"/>
                <w:left w:val="none" w:sz="0" w:space="0" w:color="auto"/>
                <w:bottom w:val="none" w:sz="0" w:space="0" w:color="auto"/>
                <w:right w:val="none" w:sz="0" w:space="0" w:color="auto"/>
              </w:divBdr>
            </w:div>
            <w:div w:id="661664441">
              <w:marLeft w:val="0"/>
              <w:marRight w:val="0"/>
              <w:marTop w:val="0"/>
              <w:marBottom w:val="0"/>
              <w:divBdr>
                <w:top w:val="none" w:sz="0" w:space="0" w:color="auto"/>
                <w:left w:val="none" w:sz="0" w:space="0" w:color="auto"/>
                <w:bottom w:val="none" w:sz="0" w:space="0" w:color="auto"/>
                <w:right w:val="none" w:sz="0" w:space="0" w:color="auto"/>
              </w:divBdr>
            </w:div>
            <w:div w:id="781533191">
              <w:marLeft w:val="0"/>
              <w:marRight w:val="0"/>
              <w:marTop w:val="0"/>
              <w:marBottom w:val="0"/>
              <w:divBdr>
                <w:top w:val="none" w:sz="0" w:space="0" w:color="auto"/>
                <w:left w:val="none" w:sz="0" w:space="0" w:color="auto"/>
                <w:bottom w:val="none" w:sz="0" w:space="0" w:color="auto"/>
                <w:right w:val="none" w:sz="0" w:space="0" w:color="auto"/>
              </w:divBdr>
            </w:div>
            <w:div w:id="823861928">
              <w:marLeft w:val="0"/>
              <w:marRight w:val="0"/>
              <w:marTop w:val="0"/>
              <w:marBottom w:val="0"/>
              <w:divBdr>
                <w:top w:val="none" w:sz="0" w:space="0" w:color="auto"/>
                <w:left w:val="none" w:sz="0" w:space="0" w:color="auto"/>
                <w:bottom w:val="none" w:sz="0" w:space="0" w:color="auto"/>
                <w:right w:val="none" w:sz="0" w:space="0" w:color="auto"/>
              </w:divBdr>
            </w:div>
            <w:div w:id="863401351">
              <w:marLeft w:val="0"/>
              <w:marRight w:val="0"/>
              <w:marTop w:val="0"/>
              <w:marBottom w:val="0"/>
              <w:divBdr>
                <w:top w:val="none" w:sz="0" w:space="0" w:color="auto"/>
                <w:left w:val="none" w:sz="0" w:space="0" w:color="auto"/>
                <w:bottom w:val="none" w:sz="0" w:space="0" w:color="auto"/>
                <w:right w:val="none" w:sz="0" w:space="0" w:color="auto"/>
              </w:divBdr>
            </w:div>
            <w:div w:id="890309938">
              <w:marLeft w:val="0"/>
              <w:marRight w:val="0"/>
              <w:marTop w:val="0"/>
              <w:marBottom w:val="0"/>
              <w:divBdr>
                <w:top w:val="none" w:sz="0" w:space="0" w:color="auto"/>
                <w:left w:val="none" w:sz="0" w:space="0" w:color="auto"/>
                <w:bottom w:val="none" w:sz="0" w:space="0" w:color="auto"/>
                <w:right w:val="none" w:sz="0" w:space="0" w:color="auto"/>
              </w:divBdr>
            </w:div>
            <w:div w:id="1024524552">
              <w:marLeft w:val="0"/>
              <w:marRight w:val="0"/>
              <w:marTop w:val="0"/>
              <w:marBottom w:val="0"/>
              <w:divBdr>
                <w:top w:val="none" w:sz="0" w:space="0" w:color="auto"/>
                <w:left w:val="none" w:sz="0" w:space="0" w:color="auto"/>
                <w:bottom w:val="none" w:sz="0" w:space="0" w:color="auto"/>
                <w:right w:val="none" w:sz="0" w:space="0" w:color="auto"/>
              </w:divBdr>
            </w:div>
            <w:div w:id="1120806659">
              <w:marLeft w:val="0"/>
              <w:marRight w:val="0"/>
              <w:marTop w:val="0"/>
              <w:marBottom w:val="0"/>
              <w:divBdr>
                <w:top w:val="none" w:sz="0" w:space="0" w:color="auto"/>
                <w:left w:val="none" w:sz="0" w:space="0" w:color="auto"/>
                <w:bottom w:val="none" w:sz="0" w:space="0" w:color="auto"/>
                <w:right w:val="none" w:sz="0" w:space="0" w:color="auto"/>
              </w:divBdr>
            </w:div>
            <w:div w:id="1245722338">
              <w:marLeft w:val="0"/>
              <w:marRight w:val="0"/>
              <w:marTop w:val="0"/>
              <w:marBottom w:val="0"/>
              <w:divBdr>
                <w:top w:val="none" w:sz="0" w:space="0" w:color="auto"/>
                <w:left w:val="none" w:sz="0" w:space="0" w:color="auto"/>
                <w:bottom w:val="none" w:sz="0" w:space="0" w:color="auto"/>
                <w:right w:val="none" w:sz="0" w:space="0" w:color="auto"/>
              </w:divBdr>
            </w:div>
            <w:div w:id="1289582696">
              <w:marLeft w:val="0"/>
              <w:marRight w:val="0"/>
              <w:marTop w:val="0"/>
              <w:marBottom w:val="0"/>
              <w:divBdr>
                <w:top w:val="none" w:sz="0" w:space="0" w:color="auto"/>
                <w:left w:val="none" w:sz="0" w:space="0" w:color="auto"/>
                <w:bottom w:val="none" w:sz="0" w:space="0" w:color="auto"/>
                <w:right w:val="none" w:sz="0" w:space="0" w:color="auto"/>
              </w:divBdr>
            </w:div>
            <w:div w:id="1338074041">
              <w:marLeft w:val="0"/>
              <w:marRight w:val="0"/>
              <w:marTop w:val="0"/>
              <w:marBottom w:val="0"/>
              <w:divBdr>
                <w:top w:val="none" w:sz="0" w:space="0" w:color="auto"/>
                <w:left w:val="none" w:sz="0" w:space="0" w:color="auto"/>
                <w:bottom w:val="none" w:sz="0" w:space="0" w:color="auto"/>
                <w:right w:val="none" w:sz="0" w:space="0" w:color="auto"/>
              </w:divBdr>
            </w:div>
            <w:div w:id="1388530473">
              <w:marLeft w:val="0"/>
              <w:marRight w:val="0"/>
              <w:marTop w:val="0"/>
              <w:marBottom w:val="0"/>
              <w:divBdr>
                <w:top w:val="none" w:sz="0" w:space="0" w:color="auto"/>
                <w:left w:val="none" w:sz="0" w:space="0" w:color="auto"/>
                <w:bottom w:val="none" w:sz="0" w:space="0" w:color="auto"/>
                <w:right w:val="none" w:sz="0" w:space="0" w:color="auto"/>
              </w:divBdr>
            </w:div>
            <w:div w:id="1399210018">
              <w:marLeft w:val="0"/>
              <w:marRight w:val="0"/>
              <w:marTop w:val="0"/>
              <w:marBottom w:val="0"/>
              <w:divBdr>
                <w:top w:val="none" w:sz="0" w:space="0" w:color="auto"/>
                <w:left w:val="none" w:sz="0" w:space="0" w:color="auto"/>
                <w:bottom w:val="none" w:sz="0" w:space="0" w:color="auto"/>
                <w:right w:val="none" w:sz="0" w:space="0" w:color="auto"/>
              </w:divBdr>
            </w:div>
            <w:div w:id="1469282511">
              <w:marLeft w:val="0"/>
              <w:marRight w:val="0"/>
              <w:marTop w:val="0"/>
              <w:marBottom w:val="0"/>
              <w:divBdr>
                <w:top w:val="none" w:sz="0" w:space="0" w:color="auto"/>
                <w:left w:val="none" w:sz="0" w:space="0" w:color="auto"/>
                <w:bottom w:val="none" w:sz="0" w:space="0" w:color="auto"/>
                <w:right w:val="none" w:sz="0" w:space="0" w:color="auto"/>
              </w:divBdr>
            </w:div>
            <w:div w:id="1589849148">
              <w:marLeft w:val="0"/>
              <w:marRight w:val="0"/>
              <w:marTop w:val="0"/>
              <w:marBottom w:val="0"/>
              <w:divBdr>
                <w:top w:val="none" w:sz="0" w:space="0" w:color="auto"/>
                <w:left w:val="none" w:sz="0" w:space="0" w:color="auto"/>
                <w:bottom w:val="none" w:sz="0" w:space="0" w:color="auto"/>
                <w:right w:val="none" w:sz="0" w:space="0" w:color="auto"/>
              </w:divBdr>
            </w:div>
            <w:div w:id="1610702435">
              <w:marLeft w:val="0"/>
              <w:marRight w:val="0"/>
              <w:marTop w:val="0"/>
              <w:marBottom w:val="0"/>
              <w:divBdr>
                <w:top w:val="none" w:sz="0" w:space="0" w:color="auto"/>
                <w:left w:val="none" w:sz="0" w:space="0" w:color="auto"/>
                <w:bottom w:val="none" w:sz="0" w:space="0" w:color="auto"/>
                <w:right w:val="none" w:sz="0" w:space="0" w:color="auto"/>
              </w:divBdr>
            </w:div>
            <w:div w:id="1617322657">
              <w:marLeft w:val="0"/>
              <w:marRight w:val="0"/>
              <w:marTop w:val="0"/>
              <w:marBottom w:val="0"/>
              <w:divBdr>
                <w:top w:val="none" w:sz="0" w:space="0" w:color="auto"/>
                <w:left w:val="none" w:sz="0" w:space="0" w:color="auto"/>
                <w:bottom w:val="none" w:sz="0" w:space="0" w:color="auto"/>
                <w:right w:val="none" w:sz="0" w:space="0" w:color="auto"/>
              </w:divBdr>
            </w:div>
            <w:div w:id="1622413811">
              <w:marLeft w:val="0"/>
              <w:marRight w:val="0"/>
              <w:marTop w:val="0"/>
              <w:marBottom w:val="0"/>
              <w:divBdr>
                <w:top w:val="none" w:sz="0" w:space="0" w:color="auto"/>
                <w:left w:val="none" w:sz="0" w:space="0" w:color="auto"/>
                <w:bottom w:val="none" w:sz="0" w:space="0" w:color="auto"/>
                <w:right w:val="none" w:sz="0" w:space="0" w:color="auto"/>
              </w:divBdr>
            </w:div>
            <w:div w:id="1650359902">
              <w:marLeft w:val="0"/>
              <w:marRight w:val="0"/>
              <w:marTop w:val="0"/>
              <w:marBottom w:val="0"/>
              <w:divBdr>
                <w:top w:val="none" w:sz="0" w:space="0" w:color="auto"/>
                <w:left w:val="none" w:sz="0" w:space="0" w:color="auto"/>
                <w:bottom w:val="none" w:sz="0" w:space="0" w:color="auto"/>
                <w:right w:val="none" w:sz="0" w:space="0" w:color="auto"/>
              </w:divBdr>
            </w:div>
            <w:div w:id="1693216438">
              <w:marLeft w:val="0"/>
              <w:marRight w:val="0"/>
              <w:marTop w:val="0"/>
              <w:marBottom w:val="0"/>
              <w:divBdr>
                <w:top w:val="none" w:sz="0" w:space="0" w:color="auto"/>
                <w:left w:val="none" w:sz="0" w:space="0" w:color="auto"/>
                <w:bottom w:val="none" w:sz="0" w:space="0" w:color="auto"/>
                <w:right w:val="none" w:sz="0" w:space="0" w:color="auto"/>
              </w:divBdr>
            </w:div>
            <w:div w:id="1777476868">
              <w:marLeft w:val="0"/>
              <w:marRight w:val="0"/>
              <w:marTop w:val="0"/>
              <w:marBottom w:val="0"/>
              <w:divBdr>
                <w:top w:val="none" w:sz="0" w:space="0" w:color="auto"/>
                <w:left w:val="none" w:sz="0" w:space="0" w:color="auto"/>
                <w:bottom w:val="none" w:sz="0" w:space="0" w:color="auto"/>
                <w:right w:val="none" w:sz="0" w:space="0" w:color="auto"/>
              </w:divBdr>
            </w:div>
            <w:div w:id="1864123219">
              <w:marLeft w:val="0"/>
              <w:marRight w:val="0"/>
              <w:marTop w:val="0"/>
              <w:marBottom w:val="0"/>
              <w:divBdr>
                <w:top w:val="none" w:sz="0" w:space="0" w:color="auto"/>
                <w:left w:val="none" w:sz="0" w:space="0" w:color="auto"/>
                <w:bottom w:val="none" w:sz="0" w:space="0" w:color="auto"/>
                <w:right w:val="none" w:sz="0" w:space="0" w:color="auto"/>
              </w:divBdr>
            </w:div>
            <w:div w:id="1950619495">
              <w:marLeft w:val="0"/>
              <w:marRight w:val="0"/>
              <w:marTop w:val="0"/>
              <w:marBottom w:val="0"/>
              <w:divBdr>
                <w:top w:val="none" w:sz="0" w:space="0" w:color="auto"/>
                <w:left w:val="none" w:sz="0" w:space="0" w:color="auto"/>
                <w:bottom w:val="none" w:sz="0" w:space="0" w:color="auto"/>
                <w:right w:val="none" w:sz="0" w:space="0" w:color="auto"/>
              </w:divBdr>
            </w:div>
            <w:div w:id="1953122219">
              <w:marLeft w:val="0"/>
              <w:marRight w:val="0"/>
              <w:marTop w:val="0"/>
              <w:marBottom w:val="0"/>
              <w:divBdr>
                <w:top w:val="none" w:sz="0" w:space="0" w:color="auto"/>
                <w:left w:val="none" w:sz="0" w:space="0" w:color="auto"/>
                <w:bottom w:val="none" w:sz="0" w:space="0" w:color="auto"/>
                <w:right w:val="none" w:sz="0" w:space="0" w:color="auto"/>
              </w:divBdr>
            </w:div>
            <w:div w:id="1972904664">
              <w:marLeft w:val="0"/>
              <w:marRight w:val="0"/>
              <w:marTop w:val="0"/>
              <w:marBottom w:val="0"/>
              <w:divBdr>
                <w:top w:val="none" w:sz="0" w:space="0" w:color="auto"/>
                <w:left w:val="none" w:sz="0" w:space="0" w:color="auto"/>
                <w:bottom w:val="none" w:sz="0" w:space="0" w:color="auto"/>
                <w:right w:val="none" w:sz="0" w:space="0" w:color="auto"/>
              </w:divBdr>
            </w:div>
            <w:div w:id="1998149366">
              <w:marLeft w:val="0"/>
              <w:marRight w:val="0"/>
              <w:marTop w:val="0"/>
              <w:marBottom w:val="0"/>
              <w:divBdr>
                <w:top w:val="none" w:sz="0" w:space="0" w:color="auto"/>
                <w:left w:val="none" w:sz="0" w:space="0" w:color="auto"/>
                <w:bottom w:val="none" w:sz="0" w:space="0" w:color="auto"/>
                <w:right w:val="none" w:sz="0" w:space="0" w:color="auto"/>
              </w:divBdr>
            </w:div>
            <w:div w:id="2001234185">
              <w:marLeft w:val="0"/>
              <w:marRight w:val="0"/>
              <w:marTop w:val="0"/>
              <w:marBottom w:val="0"/>
              <w:divBdr>
                <w:top w:val="none" w:sz="0" w:space="0" w:color="auto"/>
                <w:left w:val="none" w:sz="0" w:space="0" w:color="auto"/>
                <w:bottom w:val="none" w:sz="0" w:space="0" w:color="auto"/>
                <w:right w:val="none" w:sz="0" w:space="0" w:color="auto"/>
              </w:divBdr>
            </w:div>
            <w:div w:id="204643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90974583">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912424933">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960763767">
      <w:bodyDiv w:val="1"/>
      <w:marLeft w:val="0"/>
      <w:marRight w:val="0"/>
      <w:marTop w:val="0"/>
      <w:marBottom w:val="0"/>
      <w:divBdr>
        <w:top w:val="none" w:sz="0" w:space="0" w:color="auto"/>
        <w:left w:val="none" w:sz="0" w:space="0" w:color="auto"/>
        <w:bottom w:val="none" w:sz="0" w:space="0" w:color="auto"/>
        <w:right w:val="none" w:sz="0" w:space="0" w:color="auto"/>
      </w:divBdr>
      <w:divsChild>
        <w:div w:id="274604506">
          <w:marLeft w:val="0"/>
          <w:marRight w:val="0"/>
          <w:marTop w:val="0"/>
          <w:marBottom w:val="0"/>
          <w:divBdr>
            <w:top w:val="none" w:sz="0" w:space="0" w:color="auto"/>
            <w:left w:val="none" w:sz="0" w:space="0" w:color="auto"/>
            <w:bottom w:val="none" w:sz="0" w:space="0" w:color="auto"/>
            <w:right w:val="none" w:sz="0" w:space="0" w:color="auto"/>
          </w:divBdr>
          <w:divsChild>
            <w:div w:id="31853790">
              <w:marLeft w:val="0"/>
              <w:marRight w:val="0"/>
              <w:marTop w:val="0"/>
              <w:marBottom w:val="0"/>
              <w:divBdr>
                <w:top w:val="none" w:sz="0" w:space="0" w:color="auto"/>
                <w:left w:val="none" w:sz="0" w:space="0" w:color="auto"/>
                <w:bottom w:val="none" w:sz="0" w:space="0" w:color="auto"/>
                <w:right w:val="none" w:sz="0" w:space="0" w:color="auto"/>
              </w:divBdr>
            </w:div>
            <w:div w:id="40567617">
              <w:marLeft w:val="0"/>
              <w:marRight w:val="0"/>
              <w:marTop w:val="0"/>
              <w:marBottom w:val="0"/>
              <w:divBdr>
                <w:top w:val="none" w:sz="0" w:space="0" w:color="auto"/>
                <w:left w:val="none" w:sz="0" w:space="0" w:color="auto"/>
                <w:bottom w:val="none" w:sz="0" w:space="0" w:color="auto"/>
                <w:right w:val="none" w:sz="0" w:space="0" w:color="auto"/>
              </w:divBdr>
            </w:div>
            <w:div w:id="50004157">
              <w:marLeft w:val="0"/>
              <w:marRight w:val="0"/>
              <w:marTop w:val="0"/>
              <w:marBottom w:val="0"/>
              <w:divBdr>
                <w:top w:val="none" w:sz="0" w:space="0" w:color="auto"/>
                <w:left w:val="none" w:sz="0" w:space="0" w:color="auto"/>
                <w:bottom w:val="none" w:sz="0" w:space="0" w:color="auto"/>
                <w:right w:val="none" w:sz="0" w:space="0" w:color="auto"/>
              </w:divBdr>
            </w:div>
            <w:div w:id="168452994">
              <w:marLeft w:val="0"/>
              <w:marRight w:val="0"/>
              <w:marTop w:val="0"/>
              <w:marBottom w:val="0"/>
              <w:divBdr>
                <w:top w:val="none" w:sz="0" w:space="0" w:color="auto"/>
                <w:left w:val="none" w:sz="0" w:space="0" w:color="auto"/>
                <w:bottom w:val="none" w:sz="0" w:space="0" w:color="auto"/>
                <w:right w:val="none" w:sz="0" w:space="0" w:color="auto"/>
              </w:divBdr>
            </w:div>
            <w:div w:id="173957983">
              <w:marLeft w:val="0"/>
              <w:marRight w:val="0"/>
              <w:marTop w:val="0"/>
              <w:marBottom w:val="0"/>
              <w:divBdr>
                <w:top w:val="none" w:sz="0" w:space="0" w:color="auto"/>
                <w:left w:val="none" w:sz="0" w:space="0" w:color="auto"/>
                <w:bottom w:val="none" w:sz="0" w:space="0" w:color="auto"/>
                <w:right w:val="none" w:sz="0" w:space="0" w:color="auto"/>
              </w:divBdr>
            </w:div>
            <w:div w:id="193084208">
              <w:marLeft w:val="0"/>
              <w:marRight w:val="0"/>
              <w:marTop w:val="0"/>
              <w:marBottom w:val="0"/>
              <w:divBdr>
                <w:top w:val="none" w:sz="0" w:space="0" w:color="auto"/>
                <w:left w:val="none" w:sz="0" w:space="0" w:color="auto"/>
                <w:bottom w:val="none" w:sz="0" w:space="0" w:color="auto"/>
                <w:right w:val="none" w:sz="0" w:space="0" w:color="auto"/>
              </w:divBdr>
            </w:div>
            <w:div w:id="242646855">
              <w:marLeft w:val="0"/>
              <w:marRight w:val="0"/>
              <w:marTop w:val="0"/>
              <w:marBottom w:val="0"/>
              <w:divBdr>
                <w:top w:val="none" w:sz="0" w:space="0" w:color="auto"/>
                <w:left w:val="none" w:sz="0" w:space="0" w:color="auto"/>
                <w:bottom w:val="none" w:sz="0" w:space="0" w:color="auto"/>
                <w:right w:val="none" w:sz="0" w:space="0" w:color="auto"/>
              </w:divBdr>
            </w:div>
            <w:div w:id="285091218">
              <w:marLeft w:val="0"/>
              <w:marRight w:val="0"/>
              <w:marTop w:val="0"/>
              <w:marBottom w:val="0"/>
              <w:divBdr>
                <w:top w:val="none" w:sz="0" w:space="0" w:color="auto"/>
                <w:left w:val="none" w:sz="0" w:space="0" w:color="auto"/>
                <w:bottom w:val="none" w:sz="0" w:space="0" w:color="auto"/>
                <w:right w:val="none" w:sz="0" w:space="0" w:color="auto"/>
              </w:divBdr>
            </w:div>
            <w:div w:id="328407202">
              <w:marLeft w:val="0"/>
              <w:marRight w:val="0"/>
              <w:marTop w:val="0"/>
              <w:marBottom w:val="0"/>
              <w:divBdr>
                <w:top w:val="none" w:sz="0" w:space="0" w:color="auto"/>
                <w:left w:val="none" w:sz="0" w:space="0" w:color="auto"/>
                <w:bottom w:val="none" w:sz="0" w:space="0" w:color="auto"/>
                <w:right w:val="none" w:sz="0" w:space="0" w:color="auto"/>
              </w:divBdr>
            </w:div>
            <w:div w:id="376242316">
              <w:marLeft w:val="0"/>
              <w:marRight w:val="0"/>
              <w:marTop w:val="0"/>
              <w:marBottom w:val="0"/>
              <w:divBdr>
                <w:top w:val="none" w:sz="0" w:space="0" w:color="auto"/>
                <w:left w:val="none" w:sz="0" w:space="0" w:color="auto"/>
                <w:bottom w:val="none" w:sz="0" w:space="0" w:color="auto"/>
                <w:right w:val="none" w:sz="0" w:space="0" w:color="auto"/>
              </w:divBdr>
            </w:div>
            <w:div w:id="417483514">
              <w:marLeft w:val="0"/>
              <w:marRight w:val="0"/>
              <w:marTop w:val="0"/>
              <w:marBottom w:val="0"/>
              <w:divBdr>
                <w:top w:val="none" w:sz="0" w:space="0" w:color="auto"/>
                <w:left w:val="none" w:sz="0" w:space="0" w:color="auto"/>
                <w:bottom w:val="none" w:sz="0" w:space="0" w:color="auto"/>
                <w:right w:val="none" w:sz="0" w:space="0" w:color="auto"/>
              </w:divBdr>
            </w:div>
            <w:div w:id="449130879">
              <w:marLeft w:val="0"/>
              <w:marRight w:val="0"/>
              <w:marTop w:val="0"/>
              <w:marBottom w:val="0"/>
              <w:divBdr>
                <w:top w:val="none" w:sz="0" w:space="0" w:color="auto"/>
                <w:left w:val="none" w:sz="0" w:space="0" w:color="auto"/>
                <w:bottom w:val="none" w:sz="0" w:space="0" w:color="auto"/>
                <w:right w:val="none" w:sz="0" w:space="0" w:color="auto"/>
              </w:divBdr>
            </w:div>
            <w:div w:id="476145910">
              <w:marLeft w:val="0"/>
              <w:marRight w:val="0"/>
              <w:marTop w:val="0"/>
              <w:marBottom w:val="0"/>
              <w:divBdr>
                <w:top w:val="none" w:sz="0" w:space="0" w:color="auto"/>
                <w:left w:val="none" w:sz="0" w:space="0" w:color="auto"/>
                <w:bottom w:val="none" w:sz="0" w:space="0" w:color="auto"/>
                <w:right w:val="none" w:sz="0" w:space="0" w:color="auto"/>
              </w:divBdr>
            </w:div>
            <w:div w:id="480931371">
              <w:marLeft w:val="0"/>
              <w:marRight w:val="0"/>
              <w:marTop w:val="0"/>
              <w:marBottom w:val="0"/>
              <w:divBdr>
                <w:top w:val="none" w:sz="0" w:space="0" w:color="auto"/>
                <w:left w:val="none" w:sz="0" w:space="0" w:color="auto"/>
                <w:bottom w:val="none" w:sz="0" w:space="0" w:color="auto"/>
                <w:right w:val="none" w:sz="0" w:space="0" w:color="auto"/>
              </w:divBdr>
            </w:div>
            <w:div w:id="644359931">
              <w:marLeft w:val="0"/>
              <w:marRight w:val="0"/>
              <w:marTop w:val="0"/>
              <w:marBottom w:val="0"/>
              <w:divBdr>
                <w:top w:val="none" w:sz="0" w:space="0" w:color="auto"/>
                <w:left w:val="none" w:sz="0" w:space="0" w:color="auto"/>
                <w:bottom w:val="none" w:sz="0" w:space="0" w:color="auto"/>
                <w:right w:val="none" w:sz="0" w:space="0" w:color="auto"/>
              </w:divBdr>
            </w:div>
            <w:div w:id="753740134">
              <w:marLeft w:val="0"/>
              <w:marRight w:val="0"/>
              <w:marTop w:val="0"/>
              <w:marBottom w:val="0"/>
              <w:divBdr>
                <w:top w:val="none" w:sz="0" w:space="0" w:color="auto"/>
                <w:left w:val="none" w:sz="0" w:space="0" w:color="auto"/>
                <w:bottom w:val="none" w:sz="0" w:space="0" w:color="auto"/>
                <w:right w:val="none" w:sz="0" w:space="0" w:color="auto"/>
              </w:divBdr>
            </w:div>
            <w:div w:id="816727672">
              <w:marLeft w:val="0"/>
              <w:marRight w:val="0"/>
              <w:marTop w:val="0"/>
              <w:marBottom w:val="0"/>
              <w:divBdr>
                <w:top w:val="none" w:sz="0" w:space="0" w:color="auto"/>
                <w:left w:val="none" w:sz="0" w:space="0" w:color="auto"/>
                <w:bottom w:val="none" w:sz="0" w:space="0" w:color="auto"/>
                <w:right w:val="none" w:sz="0" w:space="0" w:color="auto"/>
              </w:divBdr>
            </w:div>
            <w:div w:id="959067404">
              <w:marLeft w:val="0"/>
              <w:marRight w:val="0"/>
              <w:marTop w:val="0"/>
              <w:marBottom w:val="0"/>
              <w:divBdr>
                <w:top w:val="none" w:sz="0" w:space="0" w:color="auto"/>
                <w:left w:val="none" w:sz="0" w:space="0" w:color="auto"/>
                <w:bottom w:val="none" w:sz="0" w:space="0" w:color="auto"/>
                <w:right w:val="none" w:sz="0" w:space="0" w:color="auto"/>
              </w:divBdr>
            </w:div>
            <w:div w:id="977299176">
              <w:marLeft w:val="0"/>
              <w:marRight w:val="0"/>
              <w:marTop w:val="0"/>
              <w:marBottom w:val="0"/>
              <w:divBdr>
                <w:top w:val="none" w:sz="0" w:space="0" w:color="auto"/>
                <w:left w:val="none" w:sz="0" w:space="0" w:color="auto"/>
                <w:bottom w:val="none" w:sz="0" w:space="0" w:color="auto"/>
                <w:right w:val="none" w:sz="0" w:space="0" w:color="auto"/>
              </w:divBdr>
            </w:div>
            <w:div w:id="1042822765">
              <w:marLeft w:val="0"/>
              <w:marRight w:val="0"/>
              <w:marTop w:val="0"/>
              <w:marBottom w:val="0"/>
              <w:divBdr>
                <w:top w:val="none" w:sz="0" w:space="0" w:color="auto"/>
                <w:left w:val="none" w:sz="0" w:space="0" w:color="auto"/>
                <w:bottom w:val="none" w:sz="0" w:space="0" w:color="auto"/>
                <w:right w:val="none" w:sz="0" w:space="0" w:color="auto"/>
              </w:divBdr>
            </w:div>
            <w:div w:id="1063259748">
              <w:marLeft w:val="0"/>
              <w:marRight w:val="0"/>
              <w:marTop w:val="0"/>
              <w:marBottom w:val="0"/>
              <w:divBdr>
                <w:top w:val="none" w:sz="0" w:space="0" w:color="auto"/>
                <w:left w:val="none" w:sz="0" w:space="0" w:color="auto"/>
                <w:bottom w:val="none" w:sz="0" w:space="0" w:color="auto"/>
                <w:right w:val="none" w:sz="0" w:space="0" w:color="auto"/>
              </w:divBdr>
            </w:div>
            <w:div w:id="1073428162">
              <w:marLeft w:val="0"/>
              <w:marRight w:val="0"/>
              <w:marTop w:val="0"/>
              <w:marBottom w:val="0"/>
              <w:divBdr>
                <w:top w:val="none" w:sz="0" w:space="0" w:color="auto"/>
                <w:left w:val="none" w:sz="0" w:space="0" w:color="auto"/>
                <w:bottom w:val="none" w:sz="0" w:space="0" w:color="auto"/>
                <w:right w:val="none" w:sz="0" w:space="0" w:color="auto"/>
              </w:divBdr>
            </w:div>
            <w:div w:id="1111900225">
              <w:marLeft w:val="0"/>
              <w:marRight w:val="0"/>
              <w:marTop w:val="0"/>
              <w:marBottom w:val="0"/>
              <w:divBdr>
                <w:top w:val="none" w:sz="0" w:space="0" w:color="auto"/>
                <w:left w:val="none" w:sz="0" w:space="0" w:color="auto"/>
                <w:bottom w:val="none" w:sz="0" w:space="0" w:color="auto"/>
                <w:right w:val="none" w:sz="0" w:space="0" w:color="auto"/>
              </w:divBdr>
            </w:div>
            <w:div w:id="1221478258">
              <w:marLeft w:val="0"/>
              <w:marRight w:val="0"/>
              <w:marTop w:val="0"/>
              <w:marBottom w:val="0"/>
              <w:divBdr>
                <w:top w:val="none" w:sz="0" w:space="0" w:color="auto"/>
                <w:left w:val="none" w:sz="0" w:space="0" w:color="auto"/>
                <w:bottom w:val="none" w:sz="0" w:space="0" w:color="auto"/>
                <w:right w:val="none" w:sz="0" w:space="0" w:color="auto"/>
              </w:divBdr>
            </w:div>
            <w:div w:id="1263798269">
              <w:marLeft w:val="0"/>
              <w:marRight w:val="0"/>
              <w:marTop w:val="0"/>
              <w:marBottom w:val="0"/>
              <w:divBdr>
                <w:top w:val="none" w:sz="0" w:space="0" w:color="auto"/>
                <w:left w:val="none" w:sz="0" w:space="0" w:color="auto"/>
                <w:bottom w:val="none" w:sz="0" w:space="0" w:color="auto"/>
                <w:right w:val="none" w:sz="0" w:space="0" w:color="auto"/>
              </w:divBdr>
            </w:div>
            <w:div w:id="1334643789">
              <w:marLeft w:val="0"/>
              <w:marRight w:val="0"/>
              <w:marTop w:val="0"/>
              <w:marBottom w:val="0"/>
              <w:divBdr>
                <w:top w:val="none" w:sz="0" w:space="0" w:color="auto"/>
                <w:left w:val="none" w:sz="0" w:space="0" w:color="auto"/>
                <w:bottom w:val="none" w:sz="0" w:space="0" w:color="auto"/>
                <w:right w:val="none" w:sz="0" w:space="0" w:color="auto"/>
              </w:divBdr>
            </w:div>
            <w:div w:id="1458449847">
              <w:marLeft w:val="0"/>
              <w:marRight w:val="0"/>
              <w:marTop w:val="0"/>
              <w:marBottom w:val="0"/>
              <w:divBdr>
                <w:top w:val="none" w:sz="0" w:space="0" w:color="auto"/>
                <w:left w:val="none" w:sz="0" w:space="0" w:color="auto"/>
                <w:bottom w:val="none" w:sz="0" w:space="0" w:color="auto"/>
                <w:right w:val="none" w:sz="0" w:space="0" w:color="auto"/>
              </w:divBdr>
            </w:div>
            <w:div w:id="1477330848">
              <w:marLeft w:val="0"/>
              <w:marRight w:val="0"/>
              <w:marTop w:val="0"/>
              <w:marBottom w:val="0"/>
              <w:divBdr>
                <w:top w:val="none" w:sz="0" w:space="0" w:color="auto"/>
                <w:left w:val="none" w:sz="0" w:space="0" w:color="auto"/>
                <w:bottom w:val="none" w:sz="0" w:space="0" w:color="auto"/>
                <w:right w:val="none" w:sz="0" w:space="0" w:color="auto"/>
              </w:divBdr>
            </w:div>
            <w:div w:id="1485733334">
              <w:marLeft w:val="0"/>
              <w:marRight w:val="0"/>
              <w:marTop w:val="0"/>
              <w:marBottom w:val="0"/>
              <w:divBdr>
                <w:top w:val="none" w:sz="0" w:space="0" w:color="auto"/>
                <w:left w:val="none" w:sz="0" w:space="0" w:color="auto"/>
                <w:bottom w:val="none" w:sz="0" w:space="0" w:color="auto"/>
                <w:right w:val="none" w:sz="0" w:space="0" w:color="auto"/>
              </w:divBdr>
            </w:div>
            <w:div w:id="1531215179">
              <w:marLeft w:val="0"/>
              <w:marRight w:val="0"/>
              <w:marTop w:val="0"/>
              <w:marBottom w:val="0"/>
              <w:divBdr>
                <w:top w:val="none" w:sz="0" w:space="0" w:color="auto"/>
                <w:left w:val="none" w:sz="0" w:space="0" w:color="auto"/>
                <w:bottom w:val="none" w:sz="0" w:space="0" w:color="auto"/>
                <w:right w:val="none" w:sz="0" w:space="0" w:color="auto"/>
              </w:divBdr>
            </w:div>
            <w:div w:id="1635286178">
              <w:marLeft w:val="0"/>
              <w:marRight w:val="0"/>
              <w:marTop w:val="0"/>
              <w:marBottom w:val="0"/>
              <w:divBdr>
                <w:top w:val="none" w:sz="0" w:space="0" w:color="auto"/>
                <w:left w:val="none" w:sz="0" w:space="0" w:color="auto"/>
                <w:bottom w:val="none" w:sz="0" w:space="0" w:color="auto"/>
                <w:right w:val="none" w:sz="0" w:space="0" w:color="auto"/>
              </w:divBdr>
            </w:div>
            <w:div w:id="1656489103">
              <w:marLeft w:val="0"/>
              <w:marRight w:val="0"/>
              <w:marTop w:val="0"/>
              <w:marBottom w:val="0"/>
              <w:divBdr>
                <w:top w:val="none" w:sz="0" w:space="0" w:color="auto"/>
                <w:left w:val="none" w:sz="0" w:space="0" w:color="auto"/>
                <w:bottom w:val="none" w:sz="0" w:space="0" w:color="auto"/>
                <w:right w:val="none" w:sz="0" w:space="0" w:color="auto"/>
              </w:divBdr>
            </w:div>
            <w:div w:id="1670406751">
              <w:marLeft w:val="0"/>
              <w:marRight w:val="0"/>
              <w:marTop w:val="0"/>
              <w:marBottom w:val="0"/>
              <w:divBdr>
                <w:top w:val="none" w:sz="0" w:space="0" w:color="auto"/>
                <w:left w:val="none" w:sz="0" w:space="0" w:color="auto"/>
                <w:bottom w:val="none" w:sz="0" w:space="0" w:color="auto"/>
                <w:right w:val="none" w:sz="0" w:space="0" w:color="auto"/>
              </w:divBdr>
            </w:div>
            <w:div w:id="1678535405">
              <w:marLeft w:val="0"/>
              <w:marRight w:val="0"/>
              <w:marTop w:val="0"/>
              <w:marBottom w:val="0"/>
              <w:divBdr>
                <w:top w:val="none" w:sz="0" w:space="0" w:color="auto"/>
                <w:left w:val="none" w:sz="0" w:space="0" w:color="auto"/>
                <w:bottom w:val="none" w:sz="0" w:space="0" w:color="auto"/>
                <w:right w:val="none" w:sz="0" w:space="0" w:color="auto"/>
              </w:divBdr>
            </w:div>
            <w:div w:id="1703439124">
              <w:marLeft w:val="0"/>
              <w:marRight w:val="0"/>
              <w:marTop w:val="0"/>
              <w:marBottom w:val="0"/>
              <w:divBdr>
                <w:top w:val="none" w:sz="0" w:space="0" w:color="auto"/>
                <w:left w:val="none" w:sz="0" w:space="0" w:color="auto"/>
                <w:bottom w:val="none" w:sz="0" w:space="0" w:color="auto"/>
                <w:right w:val="none" w:sz="0" w:space="0" w:color="auto"/>
              </w:divBdr>
            </w:div>
            <w:div w:id="1742019191">
              <w:marLeft w:val="0"/>
              <w:marRight w:val="0"/>
              <w:marTop w:val="0"/>
              <w:marBottom w:val="0"/>
              <w:divBdr>
                <w:top w:val="none" w:sz="0" w:space="0" w:color="auto"/>
                <w:left w:val="none" w:sz="0" w:space="0" w:color="auto"/>
                <w:bottom w:val="none" w:sz="0" w:space="0" w:color="auto"/>
                <w:right w:val="none" w:sz="0" w:space="0" w:color="auto"/>
              </w:divBdr>
            </w:div>
            <w:div w:id="1746103164">
              <w:marLeft w:val="0"/>
              <w:marRight w:val="0"/>
              <w:marTop w:val="0"/>
              <w:marBottom w:val="0"/>
              <w:divBdr>
                <w:top w:val="none" w:sz="0" w:space="0" w:color="auto"/>
                <w:left w:val="none" w:sz="0" w:space="0" w:color="auto"/>
                <w:bottom w:val="none" w:sz="0" w:space="0" w:color="auto"/>
                <w:right w:val="none" w:sz="0" w:space="0" w:color="auto"/>
              </w:divBdr>
            </w:div>
            <w:div w:id="1793211914">
              <w:marLeft w:val="0"/>
              <w:marRight w:val="0"/>
              <w:marTop w:val="0"/>
              <w:marBottom w:val="0"/>
              <w:divBdr>
                <w:top w:val="none" w:sz="0" w:space="0" w:color="auto"/>
                <w:left w:val="none" w:sz="0" w:space="0" w:color="auto"/>
                <w:bottom w:val="none" w:sz="0" w:space="0" w:color="auto"/>
                <w:right w:val="none" w:sz="0" w:space="0" w:color="auto"/>
              </w:divBdr>
            </w:div>
            <w:div w:id="1850178097">
              <w:marLeft w:val="0"/>
              <w:marRight w:val="0"/>
              <w:marTop w:val="0"/>
              <w:marBottom w:val="0"/>
              <w:divBdr>
                <w:top w:val="none" w:sz="0" w:space="0" w:color="auto"/>
                <w:left w:val="none" w:sz="0" w:space="0" w:color="auto"/>
                <w:bottom w:val="none" w:sz="0" w:space="0" w:color="auto"/>
                <w:right w:val="none" w:sz="0" w:space="0" w:color="auto"/>
              </w:divBdr>
            </w:div>
            <w:div w:id="1865096663">
              <w:marLeft w:val="0"/>
              <w:marRight w:val="0"/>
              <w:marTop w:val="0"/>
              <w:marBottom w:val="0"/>
              <w:divBdr>
                <w:top w:val="none" w:sz="0" w:space="0" w:color="auto"/>
                <w:left w:val="none" w:sz="0" w:space="0" w:color="auto"/>
                <w:bottom w:val="none" w:sz="0" w:space="0" w:color="auto"/>
                <w:right w:val="none" w:sz="0" w:space="0" w:color="auto"/>
              </w:divBdr>
            </w:div>
            <w:div w:id="1905993635">
              <w:marLeft w:val="0"/>
              <w:marRight w:val="0"/>
              <w:marTop w:val="0"/>
              <w:marBottom w:val="0"/>
              <w:divBdr>
                <w:top w:val="none" w:sz="0" w:space="0" w:color="auto"/>
                <w:left w:val="none" w:sz="0" w:space="0" w:color="auto"/>
                <w:bottom w:val="none" w:sz="0" w:space="0" w:color="auto"/>
                <w:right w:val="none" w:sz="0" w:space="0" w:color="auto"/>
              </w:divBdr>
            </w:div>
            <w:div w:id="1919705670">
              <w:marLeft w:val="0"/>
              <w:marRight w:val="0"/>
              <w:marTop w:val="0"/>
              <w:marBottom w:val="0"/>
              <w:divBdr>
                <w:top w:val="none" w:sz="0" w:space="0" w:color="auto"/>
                <w:left w:val="none" w:sz="0" w:space="0" w:color="auto"/>
                <w:bottom w:val="none" w:sz="0" w:space="0" w:color="auto"/>
                <w:right w:val="none" w:sz="0" w:space="0" w:color="auto"/>
              </w:divBdr>
            </w:div>
            <w:div w:id="1919943691">
              <w:marLeft w:val="0"/>
              <w:marRight w:val="0"/>
              <w:marTop w:val="0"/>
              <w:marBottom w:val="0"/>
              <w:divBdr>
                <w:top w:val="none" w:sz="0" w:space="0" w:color="auto"/>
                <w:left w:val="none" w:sz="0" w:space="0" w:color="auto"/>
                <w:bottom w:val="none" w:sz="0" w:space="0" w:color="auto"/>
                <w:right w:val="none" w:sz="0" w:space="0" w:color="auto"/>
              </w:divBdr>
            </w:div>
            <w:div w:id="2044212777">
              <w:marLeft w:val="0"/>
              <w:marRight w:val="0"/>
              <w:marTop w:val="0"/>
              <w:marBottom w:val="0"/>
              <w:divBdr>
                <w:top w:val="none" w:sz="0" w:space="0" w:color="auto"/>
                <w:left w:val="none" w:sz="0" w:space="0" w:color="auto"/>
                <w:bottom w:val="none" w:sz="0" w:space="0" w:color="auto"/>
                <w:right w:val="none" w:sz="0" w:space="0" w:color="auto"/>
              </w:divBdr>
            </w:div>
            <w:div w:id="2062437491">
              <w:marLeft w:val="0"/>
              <w:marRight w:val="0"/>
              <w:marTop w:val="0"/>
              <w:marBottom w:val="0"/>
              <w:divBdr>
                <w:top w:val="none" w:sz="0" w:space="0" w:color="auto"/>
                <w:left w:val="none" w:sz="0" w:space="0" w:color="auto"/>
                <w:bottom w:val="none" w:sz="0" w:space="0" w:color="auto"/>
                <w:right w:val="none" w:sz="0" w:space="0" w:color="auto"/>
              </w:divBdr>
            </w:div>
            <w:div w:id="2067097461">
              <w:marLeft w:val="0"/>
              <w:marRight w:val="0"/>
              <w:marTop w:val="0"/>
              <w:marBottom w:val="0"/>
              <w:divBdr>
                <w:top w:val="none" w:sz="0" w:space="0" w:color="auto"/>
                <w:left w:val="none" w:sz="0" w:space="0" w:color="auto"/>
                <w:bottom w:val="none" w:sz="0" w:space="0" w:color="auto"/>
                <w:right w:val="none" w:sz="0" w:space="0" w:color="auto"/>
              </w:divBdr>
            </w:div>
            <w:div w:id="2101682243">
              <w:marLeft w:val="0"/>
              <w:marRight w:val="0"/>
              <w:marTop w:val="0"/>
              <w:marBottom w:val="0"/>
              <w:divBdr>
                <w:top w:val="none" w:sz="0" w:space="0" w:color="auto"/>
                <w:left w:val="none" w:sz="0" w:space="0" w:color="auto"/>
                <w:bottom w:val="none" w:sz="0" w:space="0" w:color="auto"/>
                <w:right w:val="none" w:sz="0" w:space="0" w:color="auto"/>
              </w:divBdr>
            </w:div>
            <w:div w:id="213964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60730">
      <w:bodyDiv w:val="1"/>
      <w:marLeft w:val="0"/>
      <w:marRight w:val="0"/>
      <w:marTop w:val="0"/>
      <w:marBottom w:val="0"/>
      <w:divBdr>
        <w:top w:val="none" w:sz="0" w:space="0" w:color="auto"/>
        <w:left w:val="none" w:sz="0" w:space="0" w:color="auto"/>
        <w:bottom w:val="none" w:sz="0" w:space="0" w:color="auto"/>
        <w:right w:val="none" w:sz="0" w:space="0" w:color="auto"/>
      </w:divBdr>
      <w:divsChild>
        <w:div w:id="1122072786">
          <w:marLeft w:val="0"/>
          <w:marRight w:val="0"/>
          <w:marTop w:val="0"/>
          <w:marBottom w:val="0"/>
          <w:divBdr>
            <w:top w:val="none" w:sz="0" w:space="0" w:color="auto"/>
            <w:left w:val="none" w:sz="0" w:space="0" w:color="auto"/>
            <w:bottom w:val="none" w:sz="0" w:space="0" w:color="auto"/>
            <w:right w:val="none" w:sz="0" w:space="0" w:color="auto"/>
          </w:divBdr>
          <w:divsChild>
            <w:div w:id="8061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6738">
      <w:bodyDiv w:val="1"/>
      <w:marLeft w:val="0"/>
      <w:marRight w:val="0"/>
      <w:marTop w:val="0"/>
      <w:marBottom w:val="0"/>
      <w:divBdr>
        <w:top w:val="none" w:sz="0" w:space="0" w:color="auto"/>
        <w:left w:val="none" w:sz="0" w:space="0" w:color="auto"/>
        <w:bottom w:val="none" w:sz="0" w:space="0" w:color="auto"/>
        <w:right w:val="none" w:sz="0" w:space="0" w:color="auto"/>
      </w:divBdr>
      <w:divsChild>
        <w:div w:id="2057972273">
          <w:marLeft w:val="0"/>
          <w:marRight w:val="0"/>
          <w:marTop w:val="0"/>
          <w:marBottom w:val="0"/>
          <w:divBdr>
            <w:top w:val="none" w:sz="0" w:space="0" w:color="auto"/>
            <w:left w:val="none" w:sz="0" w:space="0" w:color="auto"/>
            <w:bottom w:val="none" w:sz="0" w:space="0" w:color="auto"/>
            <w:right w:val="none" w:sz="0" w:space="0" w:color="auto"/>
          </w:divBdr>
          <w:divsChild>
            <w:div w:id="7281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7327">
      <w:bodyDiv w:val="1"/>
      <w:marLeft w:val="0"/>
      <w:marRight w:val="0"/>
      <w:marTop w:val="0"/>
      <w:marBottom w:val="0"/>
      <w:divBdr>
        <w:top w:val="none" w:sz="0" w:space="0" w:color="auto"/>
        <w:left w:val="none" w:sz="0" w:space="0" w:color="auto"/>
        <w:bottom w:val="none" w:sz="0" w:space="0" w:color="auto"/>
        <w:right w:val="none" w:sz="0" w:space="0" w:color="auto"/>
      </w:divBdr>
      <w:divsChild>
        <w:div w:id="649360293">
          <w:marLeft w:val="0"/>
          <w:marRight w:val="0"/>
          <w:marTop w:val="0"/>
          <w:marBottom w:val="0"/>
          <w:divBdr>
            <w:top w:val="none" w:sz="0" w:space="0" w:color="auto"/>
            <w:left w:val="none" w:sz="0" w:space="0" w:color="auto"/>
            <w:bottom w:val="none" w:sz="0" w:space="0" w:color="auto"/>
            <w:right w:val="none" w:sz="0" w:space="0" w:color="auto"/>
          </w:divBdr>
          <w:divsChild>
            <w:div w:id="45296938">
              <w:marLeft w:val="0"/>
              <w:marRight w:val="0"/>
              <w:marTop w:val="0"/>
              <w:marBottom w:val="0"/>
              <w:divBdr>
                <w:top w:val="none" w:sz="0" w:space="0" w:color="auto"/>
                <w:left w:val="none" w:sz="0" w:space="0" w:color="auto"/>
                <w:bottom w:val="none" w:sz="0" w:space="0" w:color="auto"/>
                <w:right w:val="none" w:sz="0" w:space="0" w:color="auto"/>
              </w:divBdr>
            </w:div>
            <w:div w:id="100956389">
              <w:marLeft w:val="0"/>
              <w:marRight w:val="0"/>
              <w:marTop w:val="0"/>
              <w:marBottom w:val="0"/>
              <w:divBdr>
                <w:top w:val="none" w:sz="0" w:space="0" w:color="auto"/>
                <w:left w:val="none" w:sz="0" w:space="0" w:color="auto"/>
                <w:bottom w:val="none" w:sz="0" w:space="0" w:color="auto"/>
                <w:right w:val="none" w:sz="0" w:space="0" w:color="auto"/>
              </w:divBdr>
            </w:div>
            <w:div w:id="116461179">
              <w:marLeft w:val="0"/>
              <w:marRight w:val="0"/>
              <w:marTop w:val="0"/>
              <w:marBottom w:val="0"/>
              <w:divBdr>
                <w:top w:val="none" w:sz="0" w:space="0" w:color="auto"/>
                <w:left w:val="none" w:sz="0" w:space="0" w:color="auto"/>
                <w:bottom w:val="none" w:sz="0" w:space="0" w:color="auto"/>
                <w:right w:val="none" w:sz="0" w:space="0" w:color="auto"/>
              </w:divBdr>
            </w:div>
            <w:div w:id="119032128">
              <w:marLeft w:val="0"/>
              <w:marRight w:val="0"/>
              <w:marTop w:val="0"/>
              <w:marBottom w:val="0"/>
              <w:divBdr>
                <w:top w:val="none" w:sz="0" w:space="0" w:color="auto"/>
                <w:left w:val="none" w:sz="0" w:space="0" w:color="auto"/>
                <w:bottom w:val="none" w:sz="0" w:space="0" w:color="auto"/>
                <w:right w:val="none" w:sz="0" w:space="0" w:color="auto"/>
              </w:divBdr>
            </w:div>
            <w:div w:id="251161225">
              <w:marLeft w:val="0"/>
              <w:marRight w:val="0"/>
              <w:marTop w:val="0"/>
              <w:marBottom w:val="0"/>
              <w:divBdr>
                <w:top w:val="none" w:sz="0" w:space="0" w:color="auto"/>
                <w:left w:val="none" w:sz="0" w:space="0" w:color="auto"/>
                <w:bottom w:val="none" w:sz="0" w:space="0" w:color="auto"/>
                <w:right w:val="none" w:sz="0" w:space="0" w:color="auto"/>
              </w:divBdr>
            </w:div>
            <w:div w:id="279842443">
              <w:marLeft w:val="0"/>
              <w:marRight w:val="0"/>
              <w:marTop w:val="0"/>
              <w:marBottom w:val="0"/>
              <w:divBdr>
                <w:top w:val="none" w:sz="0" w:space="0" w:color="auto"/>
                <w:left w:val="none" w:sz="0" w:space="0" w:color="auto"/>
                <w:bottom w:val="none" w:sz="0" w:space="0" w:color="auto"/>
                <w:right w:val="none" w:sz="0" w:space="0" w:color="auto"/>
              </w:divBdr>
            </w:div>
            <w:div w:id="421221454">
              <w:marLeft w:val="0"/>
              <w:marRight w:val="0"/>
              <w:marTop w:val="0"/>
              <w:marBottom w:val="0"/>
              <w:divBdr>
                <w:top w:val="none" w:sz="0" w:space="0" w:color="auto"/>
                <w:left w:val="none" w:sz="0" w:space="0" w:color="auto"/>
                <w:bottom w:val="none" w:sz="0" w:space="0" w:color="auto"/>
                <w:right w:val="none" w:sz="0" w:space="0" w:color="auto"/>
              </w:divBdr>
            </w:div>
            <w:div w:id="511140081">
              <w:marLeft w:val="0"/>
              <w:marRight w:val="0"/>
              <w:marTop w:val="0"/>
              <w:marBottom w:val="0"/>
              <w:divBdr>
                <w:top w:val="none" w:sz="0" w:space="0" w:color="auto"/>
                <w:left w:val="none" w:sz="0" w:space="0" w:color="auto"/>
                <w:bottom w:val="none" w:sz="0" w:space="0" w:color="auto"/>
                <w:right w:val="none" w:sz="0" w:space="0" w:color="auto"/>
              </w:divBdr>
            </w:div>
            <w:div w:id="646474761">
              <w:marLeft w:val="0"/>
              <w:marRight w:val="0"/>
              <w:marTop w:val="0"/>
              <w:marBottom w:val="0"/>
              <w:divBdr>
                <w:top w:val="none" w:sz="0" w:space="0" w:color="auto"/>
                <w:left w:val="none" w:sz="0" w:space="0" w:color="auto"/>
                <w:bottom w:val="none" w:sz="0" w:space="0" w:color="auto"/>
                <w:right w:val="none" w:sz="0" w:space="0" w:color="auto"/>
              </w:divBdr>
            </w:div>
            <w:div w:id="671222222">
              <w:marLeft w:val="0"/>
              <w:marRight w:val="0"/>
              <w:marTop w:val="0"/>
              <w:marBottom w:val="0"/>
              <w:divBdr>
                <w:top w:val="none" w:sz="0" w:space="0" w:color="auto"/>
                <w:left w:val="none" w:sz="0" w:space="0" w:color="auto"/>
                <w:bottom w:val="none" w:sz="0" w:space="0" w:color="auto"/>
                <w:right w:val="none" w:sz="0" w:space="0" w:color="auto"/>
              </w:divBdr>
            </w:div>
            <w:div w:id="683476798">
              <w:marLeft w:val="0"/>
              <w:marRight w:val="0"/>
              <w:marTop w:val="0"/>
              <w:marBottom w:val="0"/>
              <w:divBdr>
                <w:top w:val="none" w:sz="0" w:space="0" w:color="auto"/>
                <w:left w:val="none" w:sz="0" w:space="0" w:color="auto"/>
                <w:bottom w:val="none" w:sz="0" w:space="0" w:color="auto"/>
                <w:right w:val="none" w:sz="0" w:space="0" w:color="auto"/>
              </w:divBdr>
            </w:div>
            <w:div w:id="732967342">
              <w:marLeft w:val="0"/>
              <w:marRight w:val="0"/>
              <w:marTop w:val="0"/>
              <w:marBottom w:val="0"/>
              <w:divBdr>
                <w:top w:val="none" w:sz="0" w:space="0" w:color="auto"/>
                <w:left w:val="none" w:sz="0" w:space="0" w:color="auto"/>
                <w:bottom w:val="none" w:sz="0" w:space="0" w:color="auto"/>
                <w:right w:val="none" w:sz="0" w:space="0" w:color="auto"/>
              </w:divBdr>
            </w:div>
            <w:div w:id="734548637">
              <w:marLeft w:val="0"/>
              <w:marRight w:val="0"/>
              <w:marTop w:val="0"/>
              <w:marBottom w:val="0"/>
              <w:divBdr>
                <w:top w:val="none" w:sz="0" w:space="0" w:color="auto"/>
                <w:left w:val="none" w:sz="0" w:space="0" w:color="auto"/>
                <w:bottom w:val="none" w:sz="0" w:space="0" w:color="auto"/>
                <w:right w:val="none" w:sz="0" w:space="0" w:color="auto"/>
              </w:divBdr>
            </w:div>
            <w:div w:id="749817396">
              <w:marLeft w:val="0"/>
              <w:marRight w:val="0"/>
              <w:marTop w:val="0"/>
              <w:marBottom w:val="0"/>
              <w:divBdr>
                <w:top w:val="none" w:sz="0" w:space="0" w:color="auto"/>
                <w:left w:val="none" w:sz="0" w:space="0" w:color="auto"/>
                <w:bottom w:val="none" w:sz="0" w:space="0" w:color="auto"/>
                <w:right w:val="none" w:sz="0" w:space="0" w:color="auto"/>
              </w:divBdr>
            </w:div>
            <w:div w:id="772554672">
              <w:marLeft w:val="0"/>
              <w:marRight w:val="0"/>
              <w:marTop w:val="0"/>
              <w:marBottom w:val="0"/>
              <w:divBdr>
                <w:top w:val="none" w:sz="0" w:space="0" w:color="auto"/>
                <w:left w:val="none" w:sz="0" w:space="0" w:color="auto"/>
                <w:bottom w:val="none" w:sz="0" w:space="0" w:color="auto"/>
                <w:right w:val="none" w:sz="0" w:space="0" w:color="auto"/>
              </w:divBdr>
            </w:div>
            <w:div w:id="806975691">
              <w:marLeft w:val="0"/>
              <w:marRight w:val="0"/>
              <w:marTop w:val="0"/>
              <w:marBottom w:val="0"/>
              <w:divBdr>
                <w:top w:val="none" w:sz="0" w:space="0" w:color="auto"/>
                <w:left w:val="none" w:sz="0" w:space="0" w:color="auto"/>
                <w:bottom w:val="none" w:sz="0" w:space="0" w:color="auto"/>
                <w:right w:val="none" w:sz="0" w:space="0" w:color="auto"/>
              </w:divBdr>
            </w:div>
            <w:div w:id="831214665">
              <w:marLeft w:val="0"/>
              <w:marRight w:val="0"/>
              <w:marTop w:val="0"/>
              <w:marBottom w:val="0"/>
              <w:divBdr>
                <w:top w:val="none" w:sz="0" w:space="0" w:color="auto"/>
                <w:left w:val="none" w:sz="0" w:space="0" w:color="auto"/>
                <w:bottom w:val="none" w:sz="0" w:space="0" w:color="auto"/>
                <w:right w:val="none" w:sz="0" w:space="0" w:color="auto"/>
              </w:divBdr>
            </w:div>
            <w:div w:id="837767266">
              <w:marLeft w:val="0"/>
              <w:marRight w:val="0"/>
              <w:marTop w:val="0"/>
              <w:marBottom w:val="0"/>
              <w:divBdr>
                <w:top w:val="none" w:sz="0" w:space="0" w:color="auto"/>
                <w:left w:val="none" w:sz="0" w:space="0" w:color="auto"/>
                <w:bottom w:val="none" w:sz="0" w:space="0" w:color="auto"/>
                <w:right w:val="none" w:sz="0" w:space="0" w:color="auto"/>
              </w:divBdr>
            </w:div>
            <w:div w:id="888608270">
              <w:marLeft w:val="0"/>
              <w:marRight w:val="0"/>
              <w:marTop w:val="0"/>
              <w:marBottom w:val="0"/>
              <w:divBdr>
                <w:top w:val="none" w:sz="0" w:space="0" w:color="auto"/>
                <w:left w:val="none" w:sz="0" w:space="0" w:color="auto"/>
                <w:bottom w:val="none" w:sz="0" w:space="0" w:color="auto"/>
                <w:right w:val="none" w:sz="0" w:space="0" w:color="auto"/>
              </w:divBdr>
            </w:div>
            <w:div w:id="936907526">
              <w:marLeft w:val="0"/>
              <w:marRight w:val="0"/>
              <w:marTop w:val="0"/>
              <w:marBottom w:val="0"/>
              <w:divBdr>
                <w:top w:val="none" w:sz="0" w:space="0" w:color="auto"/>
                <w:left w:val="none" w:sz="0" w:space="0" w:color="auto"/>
                <w:bottom w:val="none" w:sz="0" w:space="0" w:color="auto"/>
                <w:right w:val="none" w:sz="0" w:space="0" w:color="auto"/>
              </w:divBdr>
            </w:div>
            <w:div w:id="1001851688">
              <w:marLeft w:val="0"/>
              <w:marRight w:val="0"/>
              <w:marTop w:val="0"/>
              <w:marBottom w:val="0"/>
              <w:divBdr>
                <w:top w:val="none" w:sz="0" w:space="0" w:color="auto"/>
                <w:left w:val="none" w:sz="0" w:space="0" w:color="auto"/>
                <w:bottom w:val="none" w:sz="0" w:space="0" w:color="auto"/>
                <w:right w:val="none" w:sz="0" w:space="0" w:color="auto"/>
              </w:divBdr>
            </w:div>
            <w:div w:id="1009874648">
              <w:marLeft w:val="0"/>
              <w:marRight w:val="0"/>
              <w:marTop w:val="0"/>
              <w:marBottom w:val="0"/>
              <w:divBdr>
                <w:top w:val="none" w:sz="0" w:space="0" w:color="auto"/>
                <w:left w:val="none" w:sz="0" w:space="0" w:color="auto"/>
                <w:bottom w:val="none" w:sz="0" w:space="0" w:color="auto"/>
                <w:right w:val="none" w:sz="0" w:space="0" w:color="auto"/>
              </w:divBdr>
            </w:div>
            <w:div w:id="1053625243">
              <w:marLeft w:val="0"/>
              <w:marRight w:val="0"/>
              <w:marTop w:val="0"/>
              <w:marBottom w:val="0"/>
              <w:divBdr>
                <w:top w:val="none" w:sz="0" w:space="0" w:color="auto"/>
                <w:left w:val="none" w:sz="0" w:space="0" w:color="auto"/>
                <w:bottom w:val="none" w:sz="0" w:space="0" w:color="auto"/>
                <w:right w:val="none" w:sz="0" w:space="0" w:color="auto"/>
              </w:divBdr>
            </w:div>
            <w:div w:id="1063529802">
              <w:marLeft w:val="0"/>
              <w:marRight w:val="0"/>
              <w:marTop w:val="0"/>
              <w:marBottom w:val="0"/>
              <w:divBdr>
                <w:top w:val="none" w:sz="0" w:space="0" w:color="auto"/>
                <w:left w:val="none" w:sz="0" w:space="0" w:color="auto"/>
                <w:bottom w:val="none" w:sz="0" w:space="0" w:color="auto"/>
                <w:right w:val="none" w:sz="0" w:space="0" w:color="auto"/>
              </w:divBdr>
            </w:div>
            <w:div w:id="1171024459">
              <w:marLeft w:val="0"/>
              <w:marRight w:val="0"/>
              <w:marTop w:val="0"/>
              <w:marBottom w:val="0"/>
              <w:divBdr>
                <w:top w:val="none" w:sz="0" w:space="0" w:color="auto"/>
                <w:left w:val="none" w:sz="0" w:space="0" w:color="auto"/>
                <w:bottom w:val="none" w:sz="0" w:space="0" w:color="auto"/>
                <w:right w:val="none" w:sz="0" w:space="0" w:color="auto"/>
              </w:divBdr>
            </w:div>
            <w:div w:id="1235503871">
              <w:marLeft w:val="0"/>
              <w:marRight w:val="0"/>
              <w:marTop w:val="0"/>
              <w:marBottom w:val="0"/>
              <w:divBdr>
                <w:top w:val="none" w:sz="0" w:space="0" w:color="auto"/>
                <w:left w:val="none" w:sz="0" w:space="0" w:color="auto"/>
                <w:bottom w:val="none" w:sz="0" w:space="0" w:color="auto"/>
                <w:right w:val="none" w:sz="0" w:space="0" w:color="auto"/>
              </w:divBdr>
            </w:div>
            <w:div w:id="1336686042">
              <w:marLeft w:val="0"/>
              <w:marRight w:val="0"/>
              <w:marTop w:val="0"/>
              <w:marBottom w:val="0"/>
              <w:divBdr>
                <w:top w:val="none" w:sz="0" w:space="0" w:color="auto"/>
                <w:left w:val="none" w:sz="0" w:space="0" w:color="auto"/>
                <w:bottom w:val="none" w:sz="0" w:space="0" w:color="auto"/>
                <w:right w:val="none" w:sz="0" w:space="0" w:color="auto"/>
              </w:divBdr>
            </w:div>
            <w:div w:id="1358003500">
              <w:marLeft w:val="0"/>
              <w:marRight w:val="0"/>
              <w:marTop w:val="0"/>
              <w:marBottom w:val="0"/>
              <w:divBdr>
                <w:top w:val="none" w:sz="0" w:space="0" w:color="auto"/>
                <w:left w:val="none" w:sz="0" w:space="0" w:color="auto"/>
                <w:bottom w:val="none" w:sz="0" w:space="0" w:color="auto"/>
                <w:right w:val="none" w:sz="0" w:space="0" w:color="auto"/>
              </w:divBdr>
            </w:div>
            <w:div w:id="1389449486">
              <w:marLeft w:val="0"/>
              <w:marRight w:val="0"/>
              <w:marTop w:val="0"/>
              <w:marBottom w:val="0"/>
              <w:divBdr>
                <w:top w:val="none" w:sz="0" w:space="0" w:color="auto"/>
                <w:left w:val="none" w:sz="0" w:space="0" w:color="auto"/>
                <w:bottom w:val="none" w:sz="0" w:space="0" w:color="auto"/>
                <w:right w:val="none" w:sz="0" w:space="0" w:color="auto"/>
              </w:divBdr>
            </w:div>
            <w:div w:id="1389458831">
              <w:marLeft w:val="0"/>
              <w:marRight w:val="0"/>
              <w:marTop w:val="0"/>
              <w:marBottom w:val="0"/>
              <w:divBdr>
                <w:top w:val="none" w:sz="0" w:space="0" w:color="auto"/>
                <w:left w:val="none" w:sz="0" w:space="0" w:color="auto"/>
                <w:bottom w:val="none" w:sz="0" w:space="0" w:color="auto"/>
                <w:right w:val="none" w:sz="0" w:space="0" w:color="auto"/>
              </w:divBdr>
            </w:div>
            <w:div w:id="1413627089">
              <w:marLeft w:val="0"/>
              <w:marRight w:val="0"/>
              <w:marTop w:val="0"/>
              <w:marBottom w:val="0"/>
              <w:divBdr>
                <w:top w:val="none" w:sz="0" w:space="0" w:color="auto"/>
                <w:left w:val="none" w:sz="0" w:space="0" w:color="auto"/>
                <w:bottom w:val="none" w:sz="0" w:space="0" w:color="auto"/>
                <w:right w:val="none" w:sz="0" w:space="0" w:color="auto"/>
              </w:divBdr>
            </w:div>
            <w:div w:id="1433436091">
              <w:marLeft w:val="0"/>
              <w:marRight w:val="0"/>
              <w:marTop w:val="0"/>
              <w:marBottom w:val="0"/>
              <w:divBdr>
                <w:top w:val="none" w:sz="0" w:space="0" w:color="auto"/>
                <w:left w:val="none" w:sz="0" w:space="0" w:color="auto"/>
                <w:bottom w:val="none" w:sz="0" w:space="0" w:color="auto"/>
                <w:right w:val="none" w:sz="0" w:space="0" w:color="auto"/>
              </w:divBdr>
            </w:div>
            <w:div w:id="1459375126">
              <w:marLeft w:val="0"/>
              <w:marRight w:val="0"/>
              <w:marTop w:val="0"/>
              <w:marBottom w:val="0"/>
              <w:divBdr>
                <w:top w:val="none" w:sz="0" w:space="0" w:color="auto"/>
                <w:left w:val="none" w:sz="0" w:space="0" w:color="auto"/>
                <w:bottom w:val="none" w:sz="0" w:space="0" w:color="auto"/>
                <w:right w:val="none" w:sz="0" w:space="0" w:color="auto"/>
              </w:divBdr>
            </w:div>
            <w:div w:id="1529374089">
              <w:marLeft w:val="0"/>
              <w:marRight w:val="0"/>
              <w:marTop w:val="0"/>
              <w:marBottom w:val="0"/>
              <w:divBdr>
                <w:top w:val="none" w:sz="0" w:space="0" w:color="auto"/>
                <w:left w:val="none" w:sz="0" w:space="0" w:color="auto"/>
                <w:bottom w:val="none" w:sz="0" w:space="0" w:color="auto"/>
                <w:right w:val="none" w:sz="0" w:space="0" w:color="auto"/>
              </w:divBdr>
            </w:div>
            <w:div w:id="1546792876">
              <w:marLeft w:val="0"/>
              <w:marRight w:val="0"/>
              <w:marTop w:val="0"/>
              <w:marBottom w:val="0"/>
              <w:divBdr>
                <w:top w:val="none" w:sz="0" w:space="0" w:color="auto"/>
                <w:left w:val="none" w:sz="0" w:space="0" w:color="auto"/>
                <w:bottom w:val="none" w:sz="0" w:space="0" w:color="auto"/>
                <w:right w:val="none" w:sz="0" w:space="0" w:color="auto"/>
              </w:divBdr>
            </w:div>
            <w:div w:id="1666472195">
              <w:marLeft w:val="0"/>
              <w:marRight w:val="0"/>
              <w:marTop w:val="0"/>
              <w:marBottom w:val="0"/>
              <w:divBdr>
                <w:top w:val="none" w:sz="0" w:space="0" w:color="auto"/>
                <w:left w:val="none" w:sz="0" w:space="0" w:color="auto"/>
                <w:bottom w:val="none" w:sz="0" w:space="0" w:color="auto"/>
                <w:right w:val="none" w:sz="0" w:space="0" w:color="auto"/>
              </w:divBdr>
            </w:div>
            <w:div w:id="1679699166">
              <w:marLeft w:val="0"/>
              <w:marRight w:val="0"/>
              <w:marTop w:val="0"/>
              <w:marBottom w:val="0"/>
              <w:divBdr>
                <w:top w:val="none" w:sz="0" w:space="0" w:color="auto"/>
                <w:left w:val="none" w:sz="0" w:space="0" w:color="auto"/>
                <w:bottom w:val="none" w:sz="0" w:space="0" w:color="auto"/>
                <w:right w:val="none" w:sz="0" w:space="0" w:color="auto"/>
              </w:divBdr>
            </w:div>
            <w:div w:id="1685478882">
              <w:marLeft w:val="0"/>
              <w:marRight w:val="0"/>
              <w:marTop w:val="0"/>
              <w:marBottom w:val="0"/>
              <w:divBdr>
                <w:top w:val="none" w:sz="0" w:space="0" w:color="auto"/>
                <w:left w:val="none" w:sz="0" w:space="0" w:color="auto"/>
                <w:bottom w:val="none" w:sz="0" w:space="0" w:color="auto"/>
                <w:right w:val="none" w:sz="0" w:space="0" w:color="auto"/>
              </w:divBdr>
            </w:div>
            <w:div w:id="1690987736">
              <w:marLeft w:val="0"/>
              <w:marRight w:val="0"/>
              <w:marTop w:val="0"/>
              <w:marBottom w:val="0"/>
              <w:divBdr>
                <w:top w:val="none" w:sz="0" w:space="0" w:color="auto"/>
                <w:left w:val="none" w:sz="0" w:space="0" w:color="auto"/>
                <w:bottom w:val="none" w:sz="0" w:space="0" w:color="auto"/>
                <w:right w:val="none" w:sz="0" w:space="0" w:color="auto"/>
              </w:divBdr>
            </w:div>
            <w:div w:id="1711607924">
              <w:marLeft w:val="0"/>
              <w:marRight w:val="0"/>
              <w:marTop w:val="0"/>
              <w:marBottom w:val="0"/>
              <w:divBdr>
                <w:top w:val="none" w:sz="0" w:space="0" w:color="auto"/>
                <w:left w:val="none" w:sz="0" w:space="0" w:color="auto"/>
                <w:bottom w:val="none" w:sz="0" w:space="0" w:color="auto"/>
                <w:right w:val="none" w:sz="0" w:space="0" w:color="auto"/>
              </w:divBdr>
            </w:div>
            <w:div w:id="1813517096">
              <w:marLeft w:val="0"/>
              <w:marRight w:val="0"/>
              <w:marTop w:val="0"/>
              <w:marBottom w:val="0"/>
              <w:divBdr>
                <w:top w:val="none" w:sz="0" w:space="0" w:color="auto"/>
                <w:left w:val="none" w:sz="0" w:space="0" w:color="auto"/>
                <w:bottom w:val="none" w:sz="0" w:space="0" w:color="auto"/>
                <w:right w:val="none" w:sz="0" w:space="0" w:color="auto"/>
              </w:divBdr>
            </w:div>
            <w:div w:id="1903714247">
              <w:marLeft w:val="0"/>
              <w:marRight w:val="0"/>
              <w:marTop w:val="0"/>
              <w:marBottom w:val="0"/>
              <w:divBdr>
                <w:top w:val="none" w:sz="0" w:space="0" w:color="auto"/>
                <w:left w:val="none" w:sz="0" w:space="0" w:color="auto"/>
                <w:bottom w:val="none" w:sz="0" w:space="0" w:color="auto"/>
                <w:right w:val="none" w:sz="0" w:space="0" w:color="auto"/>
              </w:divBdr>
            </w:div>
            <w:div w:id="1928465263">
              <w:marLeft w:val="0"/>
              <w:marRight w:val="0"/>
              <w:marTop w:val="0"/>
              <w:marBottom w:val="0"/>
              <w:divBdr>
                <w:top w:val="none" w:sz="0" w:space="0" w:color="auto"/>
                <w:left w:val="none" w:sz="0" w:space="0" w:color="auto"/>
                <w:bottom w:val="none" w:sz="0" w:space="0" w:color="auto"/>
                <w:right w:val="none" w:sz="0" w:space="0" w:color="auto"/>
              </w:divBdr>
            </w:div>
            <w:div w:id="1928727575">
              <w:marLeft w:val="0"/>
              <w:marRight w:val="0"/>
              <w:marTop w:val="0"/>
              <w:marBottom w:val="0"/>
              <w:divBdr>
                <w:top w:val="none" w:sz="0" w:space="0" w:color="auto"/>
                <w:left w:val="none" w:sz="0" w:space="0" w:color="auto"/>
                <w:bottom w:val="none" w:sz="0" w:space="0" w:color="auto"/>
                <w:right w:val="none" w:sz="0" w:space="0" w:color="auto"/>
              </w:divBdr>
            </w:div>
            <w:div w:id="1951425763">
              <w:marLeft w:val="0"/>
              <w:marRight w:val="0"/>
              <w:marTop w:val="0"/>
              <w:marBottom w:val="0"/>
              <w:divBdr>
                <w:top w:val="none" w:sz="0" w:space="0" w:color="auto"/>
                <w:left w:val="none" w:sz="0" w:space="0" w:color="auto"/>
                <w:bottom w:val="none" w:sz="0" w:space="0" w:color="auto"/>
                <w:right w:val="none" w:sz="0" w:space="0" w:color="auto"/>
              </w:divBdr>
            </w:div>
            <w:div w:id="1980258178">
              <w:marLeft w:val="0"/>
              <w:marRight w:val="0"/>
              <w:marTop w:val="0"/>
              <w:marBottom w:val="0"/>
              <w:divBdr>
                <w:top w:val="none" w:sz="0" w:space="0" w:color="auto"/>
                <w:left w:val="none" w:sz="0" w:space="0" w:color="auto"/>
                <w:bottom w:val="none" w:sz="0" w:space="0" w:color="auto"/>
                <w:right w:val="none" w:sz="0" w:space="0" w:color="auto"/>
              </w:divBdr>
            </w:div>
            <w:div w:id="2071346841">
              <w:marLeft w:val="0"/>
              <w:marRight w:val="0"/>
              <w:marTop w:val="0"/>
              <w:marBottom w:val="0"/>
              <w:divBdr>
                <w:top w:val="none" w:sz="0" w:space="0" w:color="auto"/>
                <w:left w:val="none" w:sz="0" w:space="0" w:color="auto"/>
                <w:bottom w:val="none" w:sz="0" w:space="0" w:color="auto"/>
                <w:right w:val="none" w:sz="0" w:space="0" w:color="auto"/>
              </w:divBdr>
            </w:div>
            <w:div w:id="2101638759">
              <w:marLeft w:val="0"/>
              <w:marRight w:val="0"/>
              <w:marTop w:val="0"/>
              <w:marBottom w:val="0"/>
              <w:divBdr>
                <w:top w:val="none" w:sz="0" w:space="0" w:color="auto"/>
                <w:left w:val="none" w:sz="0" w:space="0" w:color="auto"/>
                <w:bottom w:val="none" w:sz="0" w:space="0" w:color="auto"/>
                <w:right w:val="none" w:sz="0" w:space="0" w:color="auto"/>
              </w:divBdr>
            </w:div>
            <w:div w:id="214665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46953606">
      <w:bodyDiv w:val="1"/>
      <w:marLeft w:val="0"/>
      <w:marRight w:val="0"/>
      <w:marTop w:val="0"/>
      <w:marBottom w:val="0"/>
      <w:divBdr>
        <w:top w:val="none" w:sz="0" w:space="0" w:color="auto"/>
        <w:left w:val="none" w:sz="0" w:space="0" w:color="auto"/>
        <w:bottom w:val="none" w:sz="0" w:space="0" w:color="auto"/>
        <w:right w:val="none" w:sz="0" w:space="0" w:color="auto"/>
      </w:divBdr>
      <w:divsChild>
        <w:div w:id="48725459">
          <w:marLeft w:val="0"/>
          <w:marRight w:val="0"/>
          <w:marTop w:val="0"/>
          <w:marBottom w:val="0"/>
          <w:divBdr>
            <w:top w:val="none" w:sz="0" w:space="0" w:color="auto"/>
            <w:left w:val="none" w:sz="0" w:space="0" w:color="auto"/>
            <w:bottom w:val="none" w:sz="0" w:space="0" w:color="auto"/>
            <w:right w:val="none" w:sz="0" w:space="0" w:color="auto"/>
          </w:divBdr>
          <w:divsChild>
            <w:div w:id="29111310">
              <w:marLeft w:val="0"/>
              <w:marRight w:val="0"/>
              <w:marTop w:val="0"/>
              <w:marBottom w:val="0"/>
              <w:divBdr>
                <w:top w:val="none" w:sz="0" w:space="0" w:color="auto"/>
                <w:left w:val="none" w:sz="0" w:space="0" w:color="auto"/>
                <w:bottom w:val="none" w:sz="0" w:space="0" w:color="auto"/>
                <w:right w:val="none" w:sz="0" w:space="0" w:color="auto"/>
              </w:divBdr>
            </w:div>
            <w:div w:id="67660147">
              <w:marLeft w:val="0"/>
              <w:marRight w:val="0"/>
              <w:marTop w:val="0"/>
              <w:marBottom w:val="0"/>
              <w:divBdr>
                <w:top w:val="none" w:sz="0" w:space="0" w:color="auto"/>
                <w:left w:val="none" w:sz="0" w:space="0" w:color="auto"/>
                <w:bottom w:val="none" w:sz="0" w:space="0" w:color="auto"/>
                <w:right w:val="none" w:sz="0" w:space="0" w:color="auto"/>
              </w:divBdr>
            </w:div>
            <w:div w:id="118258640">
              <w:marLeft w:val="0"/>
              <w:marRight w:val="0"/>
              <w:marTop w:val="0"/>
              <w:marBottom w:val="0"/>
              <w:divBdr>
                <w:top w:val="none" w:sz="0" w:space="0" w:color="auto"/>
                <w:left w:val="none" w:sz="0" w:space="0" w:color="auto"/>
                <w:bottom w:val="none" w:sz="0" w:space="0" w:color="auto"/>
                <w:right w:val="none" w:sz="0" w:space="0" w:color="auto"/>
              </w:divBdr>
            </w:div>
            <w:div w:id="123278126">
              <w:marLeft w:val="0"/>
              <w:marRight w:val="0"/>
              <w:marTop w:val="0"/>
              <w:marBottom w:val="0"/>
              <w:divBdr>
                <w:top w:val="none" w:sz="0" w:space="0" w:color="auto"/>
                <w:left w:val="none" w:sz="0" w:space="0" w:color="auto"/>
                <w:bottom w:val="none" w:sz="0" w:space="0" w:color="auto"/>
                <w:right w:val="none" w:sz="0" w:space="0" w:color="auto"/>
              </w:divBdr>
            </w:div>
            <w:div w:id="160126008">
              <w:marLeft w:val="0"/>
              <w:marRight w:val="0"/>
              <w:marTop w:val="0"/>
              <w:marBottom w:val="0"/>
              <w:divBdr>
                <w:top w:val="none" w:sz="0" w:space="0" w:color="auto"/>
                <w:left w:val="none" w:sz="0" w:space="0" w:color="auto"/>
                <w:bottom w:val="none" w:sz="0" w:space="0" w:color="auto"/>
                <w:right w:val="none" w:sz="0" w:space="0" w:color="auto"/>
              </w:divBdr>
            </w:div>
            <w:div w:id="173109991">
              <w:marLeft w:val="0"/>
              <w:marRight w:val="0"/>
              <w:marTop w:val="0"/>
              <w:marBottom w:val="0"/>
              <w:divBdr>
                <w:top w:val="none" w:sz="0" w:space="0" w:color="auto"/>
                <w:left w:val="none" w:sz="0" w:space="0" w:color="auto"/>
                <w:bottom w:val="none" w:sz="0" w:space="0" w:color="auto"/>
                <w:right w:val="none" w:sz="0" w:space="0" w:color="auto"/>
              </w:divBdr>
            </w:div>
            <w:div w:id="185336405">
              <w:marLeft w:val="0"/>
              <w:marRight w:val="0"/>
              <w:marTop w:val="0"/>
              <w:marBottom w:val="0"/>
              <w:divBdr>
                <w:top w:val="none" w:sz="0" w:space="0" w:color="auto"/>
                <w:left w:val="none" w:sz="0" w:space="0" w:color="auto"/>
                <w:bottom w:val="none" w:sz="0" w:space="0" w:color="auto"/>
                <w:right w:val="none" w:sz="0" w:space="0" w:color="auto"/>
              </w:divBdr>
            </w:div>
            <w:div w:id="194001116">
              <w:marLeft w:val="0"/>
              <w:marRight w:val="0"/>
              <w:marTop w:val="0"/>
              <w:marBottom w:val="0"/>
              <w:divBdr>
                <w:top w:val="none" w:sz="0" w:space="0" w:color="auto"/>
                <w:left w:val="none" w:sz="0" w:space="0" w:color="auto"/>
                <w:bottom w:val="none" w:sz="0" w:space="0" w:color="auto"/>
                <w:right w:val="none" w:sz="0" w:space="0" w:color="auto"/>
              </w:divBdr>
            </w:div>
            <w:div w:id="291791511">
              <w:marLeft w:val="0"/>
              <w:marRight w:val="0"/>
              <w:marTop w:val="0"/>
              <w:marBottom w:val="0"/>
              <w:divBdr>
                <w:top w:val="none" w:sz="0" w:space="0" w:color="auto"/>
                <w:left w:val="none" w:sz="0" w:space="0" w:color="auto"/>
                <w:bottom w:val="none" w:sz="0" w:space="0" w:color="auto"/>
                <w:right w:val="none" w:sz="0" w:space="0" w:color="auto"/>
              </w:divBdr>
            </w:div>
            <w:div w:id="368646868">
              <w:marLeft w:val="0"/>
              <w:marRight w:val="0"/>
              <w:marTop w:val="0"/>
              <w:marBottom w:val="0"/>
              <w:divBdr>
                <w:top w:val="none" w:sz="0" w:space="0" w:color="auto"/>
                <w:left w:val="none" w:sz="0" w:space="0" w:color="auto"/>
                <w:bottom w:val="none" w:sz="0" w:space="0" w:color="auto"/>
                <w:right w:val="none" w:sz="0" w:space="0" w:color="auto"/>
              </w:divBdr>
            </w:div>
            <w:div w:id="369765427">
              <w:marLeft w:val="0"/>
              <w:marRight w:val="0"/>
              <w:marTop w:val="0"/>
              <w:marBottom w:val="0"/>
              <w:divBdr>
                <w:top w:val="none" w:sz="0" w:space="0" w:color="auto"/>
                <w:left w:val="none" w:sz="0" w:space="0" w:color="auto"/>
                <w:bottom w:val="none" w:sz="0" w:space="0" w:color="auto"/>
                <w:right w:val="none" w:sz="0" w:space="0" w:color="auto"/>
              </w:divBdr>
            </w:div>
            <w:div w:id="429349044">
              <w:marLeft w:val="0"/>
              <w:marRight w:val="0"/>
              <w:marTop w:val="0"/>
              <w:marBottom w:val="0"/>
              <w:divBdr>
                <w:top w:val="none" w:sz="0" w:space="0" w:color="auto"/>
                <w:left w:val="none" w:sz="0" w:space="0" w:color="auto"/>
                <w:bottom w:val="none" w:sz="0" w:space="0" w:color="auto"/>
                <w:right w:val="none" w:sz="0" w:space="0" w:color="auto"/>
              </w:divBdr>
            </w:div>
            <w:div w:id="434399925">
              <w:marLeft w:val="0"/>
              <w:marRight w:val="0"/>
              <w:marTop w:val="0"/>
              <w:marBottom w:val="0"/>
              <w:divBdr>
                <w:top w:val="none" w:sz="0" w:space="0" w:color="auto"/>
                <w:left w:val="none" w:sz="0" w:space="0" w:color="auto"/>
                <w:bottom w:val="none" w:sz="0" w:space="0" w:color="auto"/>
                <w:right w:val="none" w:sz="0" w:space="0" w:color="auto"/>
              </w:divBdr>
            </w:div>
            <w:div w:id="451479174">
              <w:marLeft w:val="0"/>
              <w:marRight w:val="0"/>
              <w:marTop w:val="0"/>
              <w:marBottom w:val="0"/>
              <w:divBdr>
                <w:top w:val="none" w:sz="0" w:space="0" w:color="auto"/>
                <w:left w:val="none" w:sz="0" w:space="0" w:color="auto"/>
                <w:bottom w:val="none" w:sz="0" w:space="0" w:color="auto"/>
                <w:right w:val="none" w:sz="0" w:space="0" w:color="auto"/>
              </w:divBdr>
            </w:div>
            <w:div w:id="461197242">
              <w:marLeft w:val="0"/>
              <w:marRight w:val="0"/>
              <w:marTop w:val="0"/>
              <w:marBottom w:val="0"/>
              <w:divBdr>
                <w:top w:val="none" w:sz="0" w:space="0" w:color="auto"/>
                <w:left w:val="none" w:sz="0" w:space="0" w:color="auto"/>
                <w:bottom w:val="none" w:sz="0" w:space="0" w:color="auto"/>
                <w:right w:val="none" w:sz="0" w:space="0" w:color="auto"/>
              </w:divBdr>
            </w:div>
            <w:div w:id="534464783">
              <w:marLeft w:val="0"/>
              <w:marRight w:val="0"/>
              <w:marTop w:val="0"/>
              <w:marBottom w:val="0"/>
              <w:divBdr>
                <w:top w:val="none" w:sz="0" w:space="0" w:color="auto"/>
                <w:left w:val="none" w:sz="0" w:space="0" w:color="auto"/>
                <w:bottom w:val="none" w:sz="0" w:space="0" w:color="auto"/>
                <w:right w:val="none" w:sz="0" w:space="0" w:color="auto"/>
              </w:divBdr>
            </w:div>
            <w:div w:id="598607939">
              <w:marLeft w:val="0"/>
              <w:marRight w:val="0"/>
              <w:marTop w:val="0"/>
              <w:marBottom w:val="0"/>
              <w:divBdr>
                <w:top w:val="none" w:sz="0" w:space="0" w:color="auto"/>
                <w:left w:val="none" w:sz="0" w:space="0" w:color="auto"/>
                <w:bottom w:val="none" w:sz="0" w:space="0" w:color="auto"/>
                <w:right w:val="none" w:sz="0" w:space="0" w:color="auto"/>
              </w:divBdr>
            </w:div>
            <w:div w:id="635572327">
              <w:marLeft w:val="0"/>
              <w:marRight w:val="0"/>
              <w:marTop w:val="0"/>
              <w:marBottom w:val="0"/>
              <w:divBdr>
                <w:top w:val="none" w:sz="0" w:space="0" w:color="auto"/>
                <w:left w:val="none" w:sz="0" w:space="0" w:color="auto"/>
                <w:bottom w:val="none" w:sz="0" w:space="0" w:color="auto"/>
                <w:right w:val="none" w:sz="0" w:space="0" w:color="auto"/>
              </w:divBdr>
            </w:div>
            <w:div w:id="643698066">
              <w:marLeft w:val="0"/>
              <w:marRight w:val="0"/>
              <w:marTop w:val="0"/>
              <w:marBottom w:val="0"/>
              <w:divBdr>
                <w:top w:val="none" w:sz="0" w:space="0" w:color="auto"/>
                <w:left w:val="none" w:sz="0" w:space="0" w:color="auto"/>
                <w:bottom w:val="none" w:sz="0" w:space="0" w:color="auto"/>
                <w:right w:val="none" w:sz="0" w:space="0" w:color="auto"/>
              </w:divBdr>
            </w:div>
            <w:div w:id="686711609">
              <w:marLeft w:val="0"/>
              <w:marRight w:val="0"/>
              <w:marTop w:val="0"/>
              <w:marBottom w:val="0"/>
              <w:divBdr>
                <w:top w:val="none" w:sz="0" w:space="0" w:color="auto"/>
                <w:left w:val="none" w:sz="0" w:space="0" w:color="auto"/>
                <w:bottom w:val="none" w:sz="0" w:space="0" w:color="auto"/>
                <w:right w:val="none" w:sz="0" w:space="0" w:color="auto"/>
              </w:divBdr>
            </w:div>
            <w:div w:id="721825781">
              <w:marLeft w:val="0"/>
              <w:marRight w:val="0"/>
              <w:marTop w:val="0"/>
              <w:marBottom w:val="0"/>
              <w:divBdr>
                <w:top w:val="none" w:sz="0" w:space="0" w:color="auto"/>
                <w:left w:val="none" w:sz="0" w:space="0" w:color="auto"/>
                <w:bottom w:val="none" w:sz="0" w:space="0" w:color="auto"/>
                <w:right w:val="none" w:sz="0" w:space="0" w:color="auto"/>
              </w:divBdr>
            </w:div>
            <w:div w:id="734013070">
              <w:marLeft w:val="0"/>
              <w:marRight w:val="0"/>
              <w:marTop w:val="0"/>
              <w:marBottom w:val="0"/>
              <w:divBdr>
                <w:top w:val="none" w:sz="0" w:space="0" w:color="auto"/>
                <w:left w:val="none" w:sz="0" w:space="0" w:color="auto"/>
                <w:bottom w:val="none" w:sz="0" w:space="0" w:color="auto"/>
                <w:right w:val="none" w:sz="0" w:space="0" w:color="auto"/>
              </w:divBdr>
            </w:div>
            <w:div w:id="758331723">
              <w:marLeft w:val="0"/>
              <w:marRight w:val="0"/>
              <w:marTop w:val="0"/>
              <w:marBottom w:val="0"/>
              <w:divBdr>
                <w:top w:val="none" w:sz="0" w:space="0" w:color="auto"/>
                <w:left w:val="none" w:sz="0" w:space="0" w:color="auto"/>
                <w:bottom w:val="none" w:sz="0" w:space="0" w:color="auto"/>
                <w:right w:val="none" w:sz="0" w:space="0" w:color="auto"/>
              </w:divBdr>
            </w:div>
            <w:div w:id="788550270">
              <w:marLeft w:val="0"/>
              <w:marRight w:val="0"/>
              <w:marTop w:val="0"/>
              <w:marBottom w:val="0"/>
              <w:divBdr>
                <w:top w:val="none" w:sz="0" w:space="0" w:color="auto"/>
                <w:left w:val="none" w:sz="0" w:space="0" w:color="auto"/>
                <w:bottom w:val="none" w:sz="0" w:space="0" w:color="auto"/>
                <w:right w:val="none" w:sz="0" w:space="0" w:color="auto"/>
              </w:divBdr>
            </w:div>
            <w:div w:id="962005353">
              <w:marLeft w:val="0"/>
              <w:marRight w:val="0"/>
              <w:marTop w:val="0"/>
              <w:marBottom w:val="0"/>
              <w:divBdr>
                <w:top w:val="none" w:sz="0" w:space="0" w:color="auto"/>
                <w:left w:val="none" w:sz="0" w:space="0" w:color="auto"/>
                <w:bottom w:val="none" w:sz="0" w:space="0" w:color="auto"/>
                <w:right w:val="none" w:sz="0" w:space="0" w:color="auto"/>
              </w:divBdr>
            </w:div>
            <w:div w:id="968708370">
              <w:marLeft w:val="0"/>
              <w:marRight w:val="0"/>
              <w:marTop w:val="0"/>
              <w:marBottom w:val="0"/>
              <w:divBdr>
                <w:top w:val="none" w:sz="0" w:space="0" w:color="auto"/>
                <w:left w:val="none" w:sz="0" w:space="0" w:color="auto"/>
                <w:bottom w:val="none" w:sz="0" w:space="0" w:color="auto"/>
                <w:right w:val="none" w:sz="0" w:space="0" w:color="auto"/>
              </w:divBdr>
            </w:div>
            <w:div w:id="1052534326">
              <w:marLeft w:val="0"/>
              <w:marRight w:val="0"/>
              <w:marTop w:val="0"/>
              <w:marBottom w:val="0"/>
              <w:divBdr>
                <w:top w:val="none" w:sz="0" w:space="0" w:color="auto"/>
                <w:left w:val="none" w:sz="0" w:space="0" w:color="auto"/>
                <w:bottom w:val="none" w:sz="0" w:space="0" w:color="auto"/>
                <w:right w:val="none" w:sz="0" w:space="0" w:color="auto"/>
              </w:divBdr>
            </w:div>
            <w:div w:id="1081638101">
              <w:marLeft w:val="0"/>
              <w:marRight w:val="0"/>
              <w:marTop w:val="0"/>
              <w:marBottom w:val="0"/>
              <w:divBdr>
                <w:top w:val="none" w:sz="0" w:space="0" w:color="auto"/>
                <w:left w:val="none" w:sz="0" w:space="0" w:color="auto"/>
                <w:bottom w:val="none" w:sz="0" w:space="0" w:color="auto"/>
                <w:right w:val="none" w:sz="0" w:space="0" w:color="auto"/>
              </w:divBdr>
            </w:div>
            <w:div w:id="1099788283">
              <w:marLeft w:val="0"/>
              <w:marRight w:val="0"/>
              <w:marTop w:val="0"/>
              <w:marBottom w:val="0"/>
              <w:divBdr>
                <w:top w:val="none" w:sz="0" w:space="0" w:color="auto"/>
                <w:left w:val="none" w:sz="0" w:space="0" w:color="auto"/>
                <w:bottom w:val="none" w:sz="0" w:space="0" w:color="auto"/>
                <w:right w:val="none" w:sz="0" w:space="0" w:color="auto"/>
              </w:divBdr>
            </w:div>
            <w:div w:id="1102529733">
              <w:marLeft w:val="0"/>
              <w:marRight w:val="0"/>
              <w:marTop w:val="0"/>
              <w:marBottom w:val="0"/>
              <w:divBdr>
                <w:top w:val="none" w:sz="0" w:space="0" w:color="auto"/>
                <w:left w:val="none" w:sz="0" w:space="0" w:color="auto"/>
                <w:bottom w:val="none" w:sz="0" w:space="0" w:color="auto"/>
                <w:right w:val="none" w:sz="0" w:space="0" w:color="auto"/>
              </w:divBdr>
            </w:div>
            <w:div w:id="1133059274">
              <w:marLeft w:val="0"/>
              <w:marRight w:val="0"/>
              <w:marTop w:val="0"/>
              <w:marBottom w:val="0"/>
              <w:divBdr>
                <w:top w:val="none" w:sz="0" w:space="0" w:color="auto"/>
                <w:left w:val="none" w:sz="0" w:space="0" w:color="auto"/>
                <w:bottom w:val="none" w:sz="0" w:space="0" w:color="auto"/>
                <w:right w:val="none" w:sz="0" w:space="0" w:color="auto"/>
              </w:divBdr>
            </w:div>
            <w:div w:id="1200509324">
              <w:marLeft w:val="0"/>
              <w:marRight w:val="0"/>
              <w:marTop w:val="0"/>
              <w:marBottom w:val="0"/>
              <w:divBdr>
                <w:top w:val="none" w:sz="0" w:space="0" w:color="auto"/>
                <w:left w:val="none" w:sz="0" w:space="0" w:color="auto"/>
                <w:bottom w:val="none" w:sz="0" w:space="0" w:color="auto"/>
                <w:right w:val="none" w:sz="0" w:space="0" w:color="auto"/>
              </w:divBdr>
            </w:div>
            <w:div w:id="1277058392">
              <w:marLeft w:val="0"/>
              <w:marRight w:val="0"/>
              <w:marTop w:val="0"/>
              <w:marBottom w:val="0"/>
              <w:divBdr>
                <w:top w:val="none" w:sz="0" w:space="0" w:color="auto"/>
                <w:left w:val="none" w:sz="0" w:space="0" w:color="auto"/>
                <w:bottom w:val="none" w:sz="0" w:space="0" w:color="auto"/>
                <w:right w:val="none" w:sz="0" w:space="0" w:color="auto"/>
              </w:divBdr>
            </w:div>
            <w:div w:id="1313144918">
              <w:marLeft w:val="0"/>
              <w:marRight w:val="0"/>
              <w:marTop w:val="0"/>
              <w:marBottom w:val="0"/>
              <w:divBdr>
                <w:top w:val="none" w:sz="0" w:space="0" w:color="auto"/>
                <w:left w:val="none" w:sz="0" w:space="0" w:color="auto"/>
                <w:bottom w:val="none" w:sz="0" w:space="0" w:color="auto"/>
                <w:right w:val="none" w:sz="0" w:space="0" w:color="auto"/>
              </w:divBdr>
            </w:div>
            <w:div w:id="1349722166">
              <w:marLeft w:val="0"/>
              <w:marRight w:val="0"/>
              <w:marTop w:val="0"/>
              <w:marBottom w:val="0"/>
              <w:divBdr>
                <w:top w:val="none" w:sz="0" w:space="0" w:color="auto"/>
                <w:left w:val="none" w:sz="0" w:space="0" w:color="auto"/>
                <w:bottom w:val="none" w:sz="0" w:space="0" w:color="auto"/>
                <w:right w:val="none" w:sz="0" w:space="0" w:color="auto"/>
              </w:divBdr>
            </w:div>
            <w:div w:id="1352998123">
              <w:marLeft w:val="0"/>
              <w:marRight w:val="0"/>
              <w:marTop w:val="0"/>
              <w:marBottom w:val="0"/>
              <w:divBdr>
                <w:top w:val="none" w:sz="0" w:space="0" w:color="auto"/>
                <w:left w:val="none" w:sz="0" w:space="0" w:color="auto"/>
                <w:bottom w:val="none" w:sz="0" w:space="0" w:color="auto"/>
                <w:right w:val="none" w:sz="0" w:space="0" w:color="auto"/>
              </w:divBdr>
            </w:div>
            <w:div w:id="1364021393">
              <w:marLeft w:val="0"/>
              <w:marRight w:val="0"/>
              <w:marTop w:val="0"/>
              <w:marBottom w:val="0"/>
              <w:divBdr>
                <w:top w:val="none" w:sz="0" w:space="0" w:color="auto"/>
                <w:left w:val="none" w:sz="0" w:space="0" w:color="auto"/>
                <w:bottom w:val="none" w:sz="0" w:space="0" w:color="auto"/>
                <w:right w:val="none" w:sz="0" w:space="0" w:color="auto"/>
              </w:divBdr>
            </w:div>
            <w:div w:id="1365902350">
              <w:marLeft w:val="0"/>
              <w:marRight w:val="0"/>
              <w:marTop w:val="0"/>
              <w:marBottom w:val="0"/>
              <w:divBdr>
                <w:top w:val="none" w:sz="0" w:space="0" w:color="auto"/>
                <w:left w:val="none" w:sz="0" w:space="0" w:color="auto"/>
                <w:bottom w:val="none" w:sz="0" w:space="0" w:color="auto"/>
                <w:right w:val="none" w:sz="0" w:space="0" w:color="auto"/>
              </w:divBdr>
            </w:div>
            <w:div w:id="1384325890">
              <w:marLeft w:val="0"/>
              <w:marRight w:val="0"/>
              <w:marTop w:val="0"/>
              <w:marBottom w:val="0"/>
              <w:divBdr>
                <w:top w:val="none" w:sz="0" w:space="0" w:color="auto"/>
                <w:left w:val="none" w:sz="0" w:space="0" w:color="auto"/>
                <w:bottom w:val="none" w:sz="0" w:space="0" w:color="auto"/>
                <w:right w:val="none" w:sz="0" w:space="0" w:color="auto"/>
              </w:divBdr>
            </w:div>
            <w:div w:id="1435516521">
              <w:marLeft w:val="0"/>
              <w:marRight w:val="0"/>
              <w:marTop w:val="0"/>
              <w:marBottom w:val="0"/>
              <w:divBdr>
                <w:top w:val="none" w:sz="0" w:space="0" w:color="auto"/>
                <w:left w:val="none" w:sz="0" w:space="0" w:color="auto"/>
                <w:bottom w:val="none" w:sz="0" w:space="0" w:color="auto"/>
                <w:right w:val="none" w:sz="0" w:space="0" w:color="auto"/>
              </w:divBdr>
            </w:div>
            <w:div w:id="1459030874">
              <w:marLeft w:val="0"/>
              <w:marRight w:val="0"/>
              <w:marTop w:val="0"/>
              <w:marBottom w:val="0"/>
              <w:divBdr>
                <w:top w:val="none" w:sz="0" w:space="0" w:color="auto"/>
                <w:left w:val="none" w:sz="0" w:space="0" w:color="auto"/>
                <w:bottom w:val="none" w:sz="0" w:space="0" w:color="auto"/>
                <w:right w:val="none" w:sz="0" w:space="0" w:color="auto"/>
              </w:divBdr>
            </w:div>
            <w:div w:id="1461723417">
              <w:marLeft w:val="0"/>
              <w:marRight w:val="0"/>
              <w:marTop w:val="0"/>
              <w:marBottom w:val="0"/>
              <w:divBdr>
                <w:top w:val="none" w:sz="0" w:space="0" w:color="auto"/>
                <w:left w:val="none" w:sz="0" w:space="0" w:color="auto"/>
                <w:bottom w:val="none" w:sz="0" w:space="0" w:color="auto"/>
                <w:right w:val="none" w:sz="0" w:space="0" w:color="auto"/>
              </w:divBdr>
            </w:div>
            <w:div w:id="1467813679">
              <w:marLeft w:val="0"/>
              <w:marRight w:val="0"/>
              <w:marTop w:val="0"/>
              <w:marBottom w:val="0"/>
              <w:divBdr>
                <w:top w:val="none" w:sz="0" w:space="0" w:color="auto"/>
                <w:left w:val="none" w:sz="0" w:space="0" w:color="auto"/>
                <w:bottom w:val="none" w:sz="0" w:space="0" w:color="auto"/>
                <w:right w:val="none" w:sz="0" w:space="0" w:color="auto"/>
              </w:divBdr>
            </w:div>
            <w:div w:id="1477450099">
              <w:marLeft w:val="0"/>
              <w:marRight w:val="0"/>
              <w:marTop w:val="0"/>
              <w:marBottom w:val="0"/>
              <w:divBdr>
                <w:top w:val="none" w:sz="0" w:space="0" w:color="auto"/>
                <w:left w:val="none" w:sz="0" w:space="0" w:color="auto"/>
                <w:bottom w:val="none" w:sz="0" w:space="0" w:color="auto"/>
                <w:right w:val="none" w:sz="0" w:space="0" w:color="auto"/>
              </w:divBdr>
            </w:div>
            <w:div w:id="1577205989">
              <w:marLeft w:val="0"/>
              <w:marRight w:val="0"/>
              <w:marTop w:val="0"/>
              <w:marBottom w:val="0"/>
              <w:divBdr>
                <w:top w:val="none" w:sz="0" w:space="0" w:color="auto"/>
                <w:left w:val="none" w:sz="0" w:space="0" w:color="auto"/>
                <w:bottom w:val="none" w:sz="0" w:space="0" w:color="auto"/>
                <w:right w:val="none" w:sz="0" w:space="0" w:color="auto"/>
              </w:divBdr>
            </w:div>
            <w:div w:id="1622027777">
              <w:marLeft w:val="0"/>
              <w:marRight w:val="0"/>
              <w:marTop w:val="0"/>
              <w:marBottom w:val="0"/>
              <w:divBdr>
                <w:top w:val="none" w:sz="0" w:space="0" w:color="auto"/>
                <w:left w:val="none" w:sz="0" w:space="0" w:color="auto"/>
                <w:bottom w:val="none" w:sz="0" w:space="0" w:color="auto"/>
                <w:right w:val="none" w:sz="0" w:space="0" w:color="auto"/>
              </w:divBdr>
            </w:div>
            <w:div w:id="1626735857">
              <w:marLeft w:val="0"/>
              <w:marRight w:val="0"/>
              <w:marTop w:val="0"/>
              <w:marBottom w:val="0"/>
              <w:divBdr>
                <w:top w:val="none" w:sz="0" w:space="0" w:color="auto"/>
                <w:left w:val="none" w:sz="0" w:space="0" w:color="auto"/>
                <w:bottom w:val="none" w:sz="0" w:space="0" w:color="auto"/>
                <w:right w:val="none" w:sz="0" w:space="0" w:color="auto"/>
              </w:divBdr>
            </w:div>
            <w:div w:id="1630938430">
              <w:marLeft w:val="0"/>
              <w:marRight w:val="0"/>
              <w:marTop w:val="0"/>
              <w:marBottom w:val="0"/>
              <w:divBdr>
                <w:top w:val="none" w:sz="0" w:space="0" w:color="auto"/>
                <w:left w:val="none" w:sz="0" w:space="0" w:color="auto"/>
                <w:bottom w:val="none" w:sz="0" w:space="0" w:color="auto"/>
                <w:right w:val="none" w:sz="0" w:space="0" w:color="auto"/>
              </w:divBdr>
            </w:div>
            <w:div w:id="1669287655">
              <w:marLeft w:val="0"/>
              <w:marRight w:val="0"/>
              <w:marTop w:val="0"/>
              <w:marBottom w:val="0"/>
              <w:divBdr>
                <w:top w:val="none" w:sz="0" w:space="0" w:color="auto"/>
                <w:left w:val="none" w:sz="0" w:space="0" w:color="auto"/>
                <w:bottom w:val="none" w:sz="0" w:space="0" w:color="auto"/>
                <w:right w:val="none" w:sz="0" w:space="0" w:color="auto"/>
              </w:divBdr>
            </w:div>
            <w:div w:id="1742555405">
              <w:marLeft w:val="0"/>
              <w:marRight w:val="0"/>
              <w:marTop w:val="0"/>
              <w:marBottom w:val="0"/>
              <w:divBdr>
                <w:top w:val="none" w:sz="0" w:space="0" w:color="auto"/>
                <w:left w:val="none" w:sz="0" w:space="0" w:color="auto"/>
                <w:bottom w:val="none" w:sz="0" w:space="0" w:color="auto"/>
                <w:right w:val="none" w:sz="0" w:space="0" w:color="auto"/>
              </w:divBdr>
            </w:div>
            <w:div w:id="1860924953">
              <w:marLeft w:val="0"/>
              <w:marRight w:val="0"/>
              <w:marTop w:val="0"/>
              <w:marBottom w:val="0"/>
              <w:divBdr>
                <w:top w:val="none" w:sz="0" w:space="0" w:color="auto"/>
                <w:left w:val="none" w:sz="0" w:space="0" w:color="auto"/>
                <w:bottom w:val="none" w:sz="0" w:space="0" w:color="auto"/>
                <w:right w:val="none" w:sz="0" w:space="0" w:color="auto"/>
              </w:divBdr>
            </w:div>
            <w:div w:id="1878858422">
              <w:marLeft w:val="0"/>
              <w:marRight w:val="0"/>
              <w:marTop w:val="0"/>
              <w:marBottom w:val="0"/>
              <w:divBdr>
                <w:top w:val="none" w:sz="0" w:space="0" w:color="auto"/>
                <w:left w:val="none" w:sz="0" w:space="0" w:color="auto"/>
                <w:bottom w:val="none" w:sz="0" w:space="0" w:color="auto"/>
                <w:right w:val="none" w:sz="0" w:space="0" w:color="auto"/>
              </w:divBdr>
            </w:div>
            <w:div w:id="1994792629">
              <w:marLeft w:val="0"/>
              <w:marRight w:val="0"/>
              <w:marTop w:val="0"/>
              <w:marBottom w:val="0"/>
              <w:divBdr>
                <w:top w:val="none" w:sz="0" w:space="0" w:color="auto"/>
                <w:left w:val="none" w:sz="0" w:space="0" w:color="auto"/>
                <w:bottom w:val="none" w:sz="0" w:space="0" w:color="auto"/>
                <w:right w:val="none" w:sz="0" w:space="0" w:color="auto"/>
              </w:divBdr>
            </w:div>
            <w:div w:id="2059475762">
              <w:marLeft w:val="0"/>
              <w:marRight w:val="0"/>
              <w:marTop w:val="0"/>
              <w:marBottom w:val="0"/>
              <w:divBdr>
                <w:top w:val="none" w:sz="0" w:space="0" w:color="auto"/>
                <w:left w:val="none" w:sz="0" w:space="0" w:color="auto"/>
                <w:bottom w:val="none" w:sz="0" w:space="0" w:color="auto"/>
                <w:right w:val="none" w:sz="0" w:space="0" w:color="auto"/>
              </w:divBdr>
            </w:div>
            <w:div w:id="210071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74707739">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0055">
      <w:bodyDiv w:val="1"/>
      <w:marLeft w:val="0"/>
      <w:marRight w:val="0"/>
      <w:marTop w:val="0"/>
      <w:marBottom w:val="0"/>
      <w:divBdr>
        <w:top w:val="none" w:sz="0" w:space="0" w:color="auto"/>
        <w:left w:val="none" w:sz="0" w:space="0" w:color="auto"/>
        <w:bottom w:val="none" w:sz="0" w:space="0" w:color="auto"/>
        <w:right w:val="none" w:sz="0" w:space="0" w:color="auto"/>
      </w:divBdr>
      <w:divsChild>
        <w:div w:id="824321212">
          <w:marLeft w:val="0"/>
          <w:marRight w:val="0"/>
          <w:marTop w:val="0"/>
          <w:marBottom w:val="0"/>
          <w:divBdr>
            <w:top w:val="none" w:sz="0" w:space="0" w:color="auto"/>
            <w:left w:val="none" w:sz="0" w:space="0" w:color="auto"/>
            <w:bottom w:val="none" w:sz="0" w:space="0" w:color="auto"/>
            <w:right w:val="none" w:sz="0" w:space="0" w:color="auto"/>
          </w:divBdr>
          <w:divsChild>
            <w:div w:id="11793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5100">
      <w:bodyDiv w:val="1"/>
      <w:marLeft w:val="0"/>
      <w:marRight w:val="0"/>
      <w:marTop w:val="0"/>
      <w:marBottom w:val="0"/>
      <w:divBdr>
        <w:top w:val="none" w:sz="0" w:space="0" w:color="auto"/>
        <w:left w:val="none" w:sz="0" w:space="0" w:color="auto"/>
        <w:bottom w:val="none" w:sz="0" w:space="0" w:color="auto"/>
        <w:right w:val="none" w:sz="0" w:space="0" w:color="auto"/>
      </w:divBdr>
      <w:divsChild>
        <w:div w:id="1498957307">
          <w:marLeft w:val="0"/>
          <w:marRight w:val="0"/>
          <w:marTop w:val="0"/>
          <w:marBottom w:val="0"/>
          <w:divBdr>
            <w:top w:val="none" w:sz="0" w:space="0" w:color="auto"/>
            <w:left w:val="none" w:sz="0" w:space="0" w:color="auto"/>
            <w:bottom w:val="none" w:sz="0" w:space="0" w:color="auto"/>
            <w:right w:val="none" w:sz="0" w:space="0" w:color="auto"/>
          </w:divBdr>
          <w:divsChild>
            <w:div w:id="1321871">
              <w:marLeft w:val="0"/>
              <w:marRight w:val="0"/>
              <w:marTop w:val="0"/>
              <w:marBottom w:val="0"/>
              <w:divBdr>
                <w:top w:val="none" w:sz="0" w:space="0" w:color="auto"/>
                <w:left w:val="none" w:sz="0" w:space="0" w:color="auto"/>
                <w:bottom w:val="none" w:sz="0" w:space="0" w:color="auto"/>
                <w:right w:val="none" w:sz="0" w:space="0" w:color="auto"/>
              </w:divBdr>
            </w:div>
            <w:div w:id="31272610">
              <w:marLeft w:val="0"/>
              <w:marRight w:val="0"/>
              <w:marTop w:val="0"/>
              <w:marBottom w:val="0"/>
              <w:divBdr>
                <w:top w:val="none" w:sz="0" w:space="0" w:color="auto"/>
                <w:left w:val="none" w:sz="0" w:space="0" w:color="auto"/>
                <w:bottom w:val="none" w:sz="0" w:space="0" w:color="auto"/>
                <w:right w:val="none" w:sz="0" w:space="0" w:color="auto"/>
              </w:divBdr>
            </w:div>
            <w:div w:id="149827993">
              <w:marLeft w:val="0"/>
              <w:marRight w:val="0"/>
              <w:marTop w:val="0"/>
              <w:marBottom w:val="0"/>
              <w:divBdr>
                <w:top w:val="none" w:sz="0" w:space="0" w:color="auto"/>
                <w:left w:val="none" w:sz="0" w:space="0" w:color="auto"/>
                <w:bottom w:val="none" w:sz="0" w:space="0" w:color="auto"/>
                <w:right w:val="none" w:sz="0" w:space="0" w:color="auto"/>
              </w:divBdr>
            </w:div>
            <w:div w:id="188422082">
              <w:marLeft w:val="0"/>
              <w:marRight w:val="0"/>
              <w:marTop w:val="0"/>
              <w:marBottom w:val="0"/>
              <w:divBdr>
                <w:top w:val="none" w:sz="0" w:space="0" w:color="auto"/>
                <w:left w:val="none" w:sz="0" w:space="0" w:color="auto"/>
                <w:bottom w:val="none" w:sz="0" w:space="0" w:color="auto"/>
                <w:right w:val="none" w:sz="0" w:space="0" w:color="auto"/>
              </w:divBdr>
            </w:div>
            <w:div w:id="266621926">
              <w:marLeft w:val="0"/>
              <w:marRight w:val="0"/>
              <w:marTop w:val="0"/>
              <w:marBottom w:val="0"/>
              <w:divBdr>
                <w:top w:val="none" w:sz="0" w:space="0" w:color="auto"/>
                <w:left w:val="none" w:sz="0" w:space="0" w:color="auto"/>
                <w:bottom w:val="none" w:sz="0" w:space="0" w:color="auto"/>
                <w:right w:val="none" w:sz="0" w:space="0" w:color="auto"/>
              </w:divBdr>
            </w:div>
            <w:div w:id="277027661">
              <w:marLeft w:val="0"/>
              <w:marRight w:val="0"/>
              <w:marTop w:val="0"/>
              <w:marBottom w:val="0"/>
              <w:divBdr>
                <w:top w:val="none" w:sz="0" w:space="0" w:color="auto"/>
                <w:left w:val="none" w:sz="0" w:space="0" w:color="auto"/>
                <w:bottom w:val="none" w:sz="0" w:space="0" w:color="auto"/>
                <w:right w:val="none" w:sz="0" w:space="0" w:color="auto"/>
              </w:divBdr>
            </w:div>
            <w:div w:id="301270609">
              <w:marLeft w:val="0"/>
              <w:marRight w:val="0"/>
              <w:marTop w:val="0"/>
              <w:marBottom w:val="0"/>
              <w:divBdr>
                <w:top w:val="none" w:sz="0" w:space="0" w:color="auto"/>
                <w:left w:val="none" w:sz="0" w:space="0" w:color="auto"/>
                <w:bottom w:val="none" w:sz="0" w:space="0" w:color="auto"/>
                <w:right w:val="none" w:sz="0" w:space="0" w:color="auto"/>
              </w:divBdr>
            </w:div>
            <w:div w:id="329456126">
              <w:marLeft w:val="0"/>
              <w:marRight w:val="0"/>
              <w:marTop w:val="0"/>
              <w:marBottom w:val="0"/>
              <w:divBdr>
                <w:top w:val="none" w:sz="0" w:space="0" w:color="auto"/>
                <w:left w:val="none" w:sz="0" w:space="0" w:color="auto"/>
                <w:bottom w:val="none" w:sz="0" w:space="0" w:color="auto"/>
                <w:right w:val="none" w:sz="0" w:space="0" w:color="auto"/>
              </w:divBdr>
            </w:div>
            <w:div w:id="458231018">
              <w:marLeft w:val="0"/>
              <w:marRight w:val="0"/>
              <w:marTop w:val="0"/>
              <w:marBottom w:val="0"/>
              <w:divBdr>
                <w:top w:val="none" w:sz="0" w:space="0" w:color="auto"/>
                <w:left w:val="none" w:sz="0" w:space="0" w:color="auto"/>
                <w:bottom w:val="none" w:sz="0" w:space="0" w:color="auto"/>
                <w:right w:val="none" w:sz="0" w:space="0" w:color="auto"/>
              </w:divBdr>
            </w:div>
            <w:div w:id="513807780">
              <w:marLeft w:val="0"/>
              <w:marRight w:val="0"/>
              <w:marTop w:val="0"/>
              <w:marBottom w:val="0"/>
              <w:divBdr>
                <w:top w:val="none" w:sz="0" w:space="0" w:color="auto"/>
                <w:left w:val="none" w:sz="0" w:space="0" w:color="auto"/>
                <w:bottom w:val="none" w:sz="0" w:space="0" w:color="auto"/>
                <w:right w:val="none" w:sz="0" w:space="0" w:color="auto"/>
              </w:divBdr>
            </w:div>
            <w:div w:id="518928644">
              <w:marLeft w:val="0"/>
              <w:marRight w:val="0"/>
              <w:marTop w:val="0"/>
              <w:marBottom w:val="0"/>
              <w:divBdr>
                <w:top w:val="none" w:sz="0" w:space="0" w:color="auto"/>
                <w:left w:val="none" w:sz="0" w:space="0" w:color="auto"/>
                <w:bottom w:val="none" w:sz="0" w:space="0" w:color="auto"/>
                <w:right w:val="none" w:sz="0" w:space="0" w:color="auto"/>
              </w:divBdr>
            </w:div>
            <w:div w:id="599526506">
              <w:marLeft w:val="0"/>
              <w:marRight w:val="0"/>
              <w:marTop w:val="0"/>
              <w:marBottom w:val="0"/>
              <w:divBdr>
                <w:top w:val="none" w:sz="0" w:space="0" w:color="auto"/>
                <w:left w:val="none" w:sz="0" w:space="0" w:color="auto"/>
                <w:bottom w:val="none" w:sz="0" w:space="0" w:color="auto"/>
                <w:right w:val="none" w:sz="0" w:space="0" w:color="auto"/>
              </w:divBdr>
            </w:div>
            <w:div w:id="607277469">
              <w:marLeft w:val="0"/>
              <w:marRight w:val="0"/>
              <w:marTop w:val="0"/>
              <w:marBottom w:val="0"/>
              <w:divBdr>
                <w:top w:val="none" w:sz="0" w:space="0" w:color="auto"/>
                <w:left w:val="none" w:sz="0" w:space="0" w:color="auto"/>
                <w:bottom w:val="none" w:sz="0" w:space="0" w:color="auto"/>
                <w:right w:val="none" w:sz="0" w:space="0" w:color="auto"/>
              </w:divBdr>
            </w:div>
            <w:div w:id="715546558">
              <w:marLeft w:val="0"/>
              <w:marRight w:val="0"/>
              <w:marTop w:val="0"/>
              <w:marBottom w:val="0"/>
              <w:divBdr>
                <w:top w:val="none" w:sz="0" w:space="0" w:color="auto"/>
                <w:left w:val="none" w:sz="0" w:space="0" w:color="auto"/>
                <w:bottom w:val="none" w:sz="0" w:space="0" w:color="auto"/>
                <w:right w:val="none" w:sz="0" w:space="0" w:color="auto"/>
              </w:divBdr>
            </w:div>
            <w:div w:id="721708069">
              <w:marLeft w:val="0"/>
              <w:marRight w:val="0"/>
              <w:marTop w:val="0"/>
              <w:marBottom w:val="0"/>
              <w:divBdr>
                <w:top w:val="none" w:sz="0" w:space="0" w:color="auto"/>
                <w:left w:val="none" w:sz="0" w:space="0" w:color="auto"/>
                <w:bottom w:val="none" w:sz="0" w:space="0" w:color="auto"/>
                <w:right w:val="none" w:sz="0" w:space="0" w:color="auto"/>
              </w:divBdr>
            </w:div>
            <w:div w:id="755974761">
              <w:marLeft w:val="0"/>
              <w:marRight w:val="0"/>
              <w:marTop w:val="0"/>
              <w:marBottom w:val="0"/>
              <w:divBdr>
                <w:top w:val="none" w:sz="0" w:space="0" w:color="auto"/>
                <w:left w:val="none" w:sz="0" w:space="0" w:color="auto"/>
                <w:bottom w:val="none" w:sz="0" w:space="0" w:color="auto"/>
                <w:right w:val="none" w:sz="0" w:space="0" w:color="auto"/>
              </w:divBdr>
            </w:div>
            <w:div w:id="762800226">
              <w:marLeft w:val="0"/>
              <w:marRight w:val="0"/>
              <w:marTop w:val="0"/>
              <w:marBottom w:val="0"/>
              <w:divBdr>
                <w:top w:val="none" w:sz="0" w:space="0" w:color="auto"/>
                <w:left w:val="none" w:sz="0" w:space="0" w:color="auto"/>
                <w:bottom w:val="none" w:sz="0" w:space="0" w:color="auto"/>
                <w:right w:val="none" w:sz="0" w:space="0" w:color="auto"/>
              </w:divBdr>
            </w:div>
            <w:div w:id="806820341">
              <w:marLeft w:val="0"/>
              <w:marRight w:val="0"/>
              <w:marTop w:val="0"/>
              <w:marBottom w:val="0"/>
              <w:divBdr>
                <w:top w:val="none" w:sz="0" w:space="0" w:color="auto"/>
                <w:left w:val="none" w:sz="0" w:space="0" w:color="auto"/>
                <w:bottom w:val="none" w:sz="0" w:space="0" w:color="auto"/>
                <w:right w:val="none" w:sz="0" w:space="0" w:color="auto"/>
              </w:divBdr>
            </w:div>
            <w:div w:id="956596153">
              <w:marLeft w:val="0"/>
              <w:marRight w:val="0"/>
              <w:marTop w:val="0"/>
              <w:marBottom w:val="0"/>
              <w:divBdr>
                <w:top w:val="none" w:sz="0" w:space="0" w:color="auto"/>
                <w:left w:val="none" w:sz="0" w:space="0" w:color="auto"/>
                <w:bottom w:val="none" w:sz="0" w:space="0" w:color="auto"/>
                <w:right w:val="none" w:sz="0" w:space="0" w:color="auto"/>
              </w:divBdr>
            </w:div>
            <w:div w:id="1035079599">
              <w:marLeft w:val="0"/>
              <w:marRight w:val="0"/>
              <w:marTop w:val="0"/>
              <w:marBottom w:val="0"/>
              <w:divBdr>
                <w:top w:val="none" w:sz="0" w:space="0" w:color="auto"/>
                <w:left w:val="none" w:sz="0" w:space="0" w:color="auto"/>
                <w:bottom w:val="none" w:sz="0" w:space="0" w:color="auto"/>
                <w:right w:val="none" w:sz="0" w:space="0" w:color="auto"/>
              </w:divBdr>
            </w:div>
            <w:div w:id="1046178474">
              <w:marLeft w:val="0"/>
              <w:marRight w:val="0"/>
              <w:marTop w:val="0"/>
              <w:marBottom w:val="0"/>
              <w:divBdr>
                <w:top w:val="none" w:sz="0" w:space="0" w:color="auto"/>
                <w:left w:val="none" w:sz="0" w:space="0" w:color="auto"/>
                <w:bottom w:val="none" w:sz="0" w:space="0" w:color="auto"/>
                <w:right w:val="none" w:sz="0" w:space="0" w:color="auto"/>
              </w:divBdr>
            </w:div>
            <w:div w:id="1051342790">
              <w:marLeft w:val="0"/>
              <w:marRight w:val="0"/>
              <w:marTop w:val="0"/>
              <w:marBottom w:val="0"/>
              <w:divBdr>
                <w:top w:val="none" w:sz="0" w:space="0" w:color="auto"/>
                <w:left w:val="none" w:sz="0" w:space="0" w:color="auto"/>
                <w:bottom w:val="none" w:sz="0" w:space="0" w:color="auto"/>
                <w:right w:val="none" w:sz="0" w:space="0" w:color="auto"/>
              </w:divBdr>
            </w:div>
            <w:div w:id="1101610513">
              <w:marLeft w:val="0"/>
              <w:marRight w:val="0"/>
              <w:marTop w:val="0"/>
              <w:marBottom w:val="0"/>
              <w:divBdr>
                <w:top w:val="none" w:sz="0" w:space="0" w:color="auto"/>
                <w:left w:val="none" w:sz="0" w:space="0" w:color="auto"/>
                <w:bottom w:val="none" w:sz="0" w:space="0" w:color="auto"/>
                <w:right w:val="none" w:sz="0" w:space="0" w:color="auto"/>
              </w:divBdr>
            </w:div>
            <w:div w:id="1122726024">
              <w:marLeft w:val="0"/>
              <w:marRight w:val="0"/>
              <w:marTop w:val="0"/>
              <w:marBottom w:val="0"/>
              <w:divBdr>
                <w:top w:val="none" w:sz="0" w:space="0" w:color="auto"/>
                <w:left w:val="none" w:sz="0" w:space="0" w:color="auto"/>
                <w:bottom w:val="none" w:sz="0" w:space="0" w:color="auto"/>
                <w:right w:val="none" w:sz="0" w:space="0" w:color="auto"/>
              </w:divBdr>
            </w:div>
            <w:div w:id="1124930441">
              <w:marLeft w:val="0"/>
              <w:marRight w:val="0"/>
              <w:marTop w:val="0"/>
              <w:marBottom w:val="0"/>
              <w:divBdr>
                <w:top w:val="none" w:sz="0" w:space="0" w:color="auto"/>
                <w:left w:val="none" w:sz="0" w:space="0" w:color="auto"/>
                <w:bottom w:val="none" w:sz="0" w:space="0" w:color="auto"/>
                <w:right w:val="none" w:sz="0" w:space="0" w:color="auto"/>
              </w:divBdr>
            </w:div>
            <w:div w:id="1126243741">
              <w:marLeft w:val="0"/>
              <w:marRight w:val="0"/>
              <w:marTop w:val="0"/>
              <w:marBottom w:val="0"/>
              <w:divBdr>
                <w:top w:val="none" w:sz="0" w:space="0" w:color="auto"/>
                <w:left w:val="none" w:sz="0" w:space="0" w:color="auto"/>
                <w:bottom w:val="none" w:sz="0" w:space="0" w:color="auto"/>
                <w:right w:val="none" w:sz="0" w:space="0" w:color="auto"/>
              </w:divBdr>
            </w:div>
            <w:div w:id="1175996555">
              <w:marLeft w:val="0"/>
              <w:marRight w:val="0"/>
              <w:marTop w:val="0"/>
              <w:marBottom w:val="0"/>
              <w:divBdr>
                <w:top w:val="none" w:sz="0" w:space="0" w:color="auto"/>
                <w:left w:val="none" w:sz="0" w:space="0" w:color="auto"/>
                <w:bottom w:val="none" w:sz="0" w:space="0" w:color="auto"/>
                <w:right w:val="none" w:sz="0" w:space="0" w:color="auto"/>
              </w:divBdr>
            </w:div>
            <w:div w:id="1180580863">
              <w:marLeft w:val="0"/>
              <w:marRight w:val="0"/>
              <w:marTop w:val="0"/>
              <w:marBottom w:val="0"/>
              <w:divBdr>
                <w:top w:val="none" w:sz="0" w:space="0" w:color="auto"/>
                <w:left w:val="none" w:sz="0" w:space="0" w:color="auto"/>
                <w:bottom w:val="none" w:sz="0" w:space="0" w:color="auto"/>
                <w:right w:val="none" w:sz="0" w:space="0" w:color="auto"/>
              </w:divBdr>
            </w:div>
            <w:div w:id="1183663401">
              <w:marLeft w:val="0"/>
              <w:marRight w:val="0"/>
              <w:marTop w:val="0"/>
              <w:marBottom w:val="0"/>
              <w:divBdr>
                <w:top w:val="none" w:sz="0" w:space="0" w:color="auto"/>
                <w:left w:val="none" w:sz="0" w:space="0" w:color="auto"/>
                <w:bottom w:val="none" w:sz="0" w:space="0" w:color="auto"/>
                <w:right w:val="none" w:sz="0" w:space="0" w:color="auto"/>
              </w:divBdr>
            </w:div>
            <w:div w:id="1202934955">
              <w:marLeft w:val="0"/>
              <w:marRight w:val="0"/>
              <w:marTop w:val="0"/>
              <w:marBottom w:val="0"/>
              <w:divBdr>
                <w:top w:val="none" w:sz="0" w:space="0" w:color="auto"/>
                <w:left w:val="none" w:sz="0" w:space="0" w:color="auto"/>
                <w:bottom w:val="none" w:sz="0" w:space="0" w:color="auto"/>
                <w:right w:val="none" w:sz="0" w:space="0" w:color="auto"/>
              </w:divBdr>
            </w:div>
            <w:div w:id="1291743740">
              <w:marLeft w:val="0"/>
              <w:marRight w:val="0"/>
              <w:marTop w:val="0"/>
              <w:marBottom w:val="0"/>
              <w:divBdr>
                <w:top w:val="none" w:sz="0" w:space="0" w:color="auto"/>
                <w:left w:val="none" w:sz="0" w:space="0" w:color="auto"/>
                <w:bottom w:val="none" w:sz="0" w:space="0" w:color="auto"/>
                <w:right w:val="none" w:sz="0" w:space="0" w:color="auto"/>
              </w:divBdr>
            </w:div>
            <w:div w:id="1310209248">
              <w:marLeft w:val="0"/>
              <w:marRight w:val="0"/>
              <w:marTop w:val="0"/>
              <w:marBottom w:val="0"/>
              <w:divBdr>
                <w:top w:val="none" w:sz="0" w:space="0" w:color="auto"/>
                <w:left w:val="none" w:sz="0" w:space="0" w:color="auto"/>
                <w:bottom w:val="none" w:sz="0" w:space="0" w:color="auto"/>
                <w:right w:val="none" w:sz="0" w:space="0" w:color="auto"/>
              </w:divBdr>
            </w:div>
            <w:div w:id="1346589527">
              <w:marLeft w:val="0"/>
              <w:marRight w:val="0"/>
              <w:marTop w:val="0"/>
              <w:marBottom w:val="0"/>
              <w:divBdr>
                <w:top w:val="none" w:sz="0" w:space="0" w:color="auto"/>
                <w:left w:val="none" w:sz="0" w:space="0" w:color="auto"/>
                <w:bottom w:val="none" w:sz="0" w:space="0" w:color="auto"/>
                <w:right w:val="none" w:sz="0" w:space="0" w:color="auto"/>
              </w:divBdr>
            </w:div>
            <w:div w:id="1356543332">
              <w:marLeft w:val="0"/>
              <w:marRight w:val="0"/>
              <w:marTop w:val="0"/>
              <w:marBottom w:val="0"/>
              <w:divBdr>
                <w:top w:val="none" w:sz="0" w:space="0" w:color="auto"/>
                <w:left w:val="none" w:sz="0" w:space="0" w:color="auto"/>
                <w:bottom w:val="none" w:sz="0" w:space="0" w:color="auto"/>
                <w:right w:val="none" w:sz="0" w:space="0" w:color="auto"/>
              </w:divBdr>
            </w:div>
            <w:div w:id="1358236762">
              <w:marLeft w:val="0"/>
              <w:marRight w:val="0"/>
              <w:marTop w:val="0"/>
              <w:marBottom w:val="0"/>
              <w:divBdr>
                <w:top w:val="none" w:sz="0" w:space="0" w:color="auto"/>
                <w:left w:val="none" w:sz="0" w:space="0" w:color="auto"/>
                <w:bottom w:val="none" w:sz="0" w:space="0" w:color="auto"/>
                <w:right w:val="none" w:sz="0" w:space="0" w:color="auto"/>
              </w:divBdr>
            </w:div>
            <w:div w:id="1517649209">
              <w:marLeft w:val="0"/>
              <w:marRight w:val="0"/>
              <w:marTop w:val="0"/>
              <w:marBottom w:val="0"/>
              <w:divBdr>
                <w:top w:val="none" w:sz="0" w:space="0" w:color="auto"/>
                <w:left w:val="none" w:sz="0" w:space="0" w:color="auto"/>
                <w:bottom w:val="none" w:sz="0" w:space="0" w:color="auto"/>
                <w:right w:val="none" w:sz="0" w:space="0" w:color="auto"/>
              </w:divBdr>
            </w:div>
            <w:div w:id="1547837456">
              <w:marLeft w:val="0"/>
              <w:marRight w:val="0"/>
              <w:marTop w:val="0"/>
              <w:marBottom w:val="0"/>
              <w:divBdr>
                <w:top w:val="none" w:sz="0" w:space="0" w:color="auto"/>
                <w:left w:val="none" w:sz="0" w:space="0" w:color="auto"/>
                <w:bottom w:val="none" w:sz="0" w:space="0" w:color="auto"/>
                <w:right w:val="none" w:sz="0" w:space="0" w:color="auto"/>
              </w:divBdr>
            </w:div>
            <w:div w:id="1550386314">
              <w:marLeft w:val="0"/>
              <w:marRight w:val="0"/>
              <w:marTop w:val="0"/>
              <w:marBottom w:val="0"/>
              <w:divBdr>
                <w:top w:val="none" w:sz="0" w:space="0" w:color="auto"/>
                <w:left w:val="none" w:sz="0" w:space="0" w:color="auto"/>
                <w:bottom w:val="none" w:sz="0" w:space="0" w:color="auto"/>
                <w:right w:val="none" w:sz="0" w:space="0" w:color="auto"/>
              </w:divBdr>
            </w:div>
            <w:div w:id="1590850201">
              <w:marLeft w:val="0"/>
              <w:marRight w:val="0"/>
              <w:marTop w:val="0"/>
              <w:marBottom w:val="0"/>
              <w:divBdr>
                <w:top w:val="none" w:sz="0" w:space="0" w:color="auto"/>
                <w:left w:val="none" w:sz="0" w:space="0" w:color="auto"/>
                <w:bottom w:val="none" w:sz="0" w:space="0" w:color="auto"/>
                <w:right w:val="none" w:sz="0" w:space="0" w:color="auto"/>
              </w:divBdr>
            </w:div>
            <w:div w:id="1615399115">
              <w:marLeft w:val="0"/>
              <w:marRight w:val="0"/>
              <w:marTop w:val="0"/>
              <w:marBottom w:val="0"/>
              <w:divBdr>
                <w:top w:val="none" w:sz="0" w:space="0" w:color="auto"/>
                <w:left w:val="none" w:sz="0" w:space="0" w:color="auto"/>
                <w:bottom w:val="none" w:sz="0" w:space="0" w:color="auto"/>
                <w:right w:val="none" w:sz="0" w:space="0" w:color="auto"/>
              </w:divBdr>
            </w:div>
            <w:div w:id="1643195324">
              <w:marLeft w:val="0"/>
              <w:marRight w:val="0"/>
              <w:marTop w:val="0"/>
              <w:marBottom w:val="0"/>
              <w:divBdr>
                <w:top w:val="none" w:sz="0" w:space="0" w:color="auto"/>
                <w:left w:val="none" w:sz="0" w:space="0" w:color="auto"/>
                <w:bottom w:val="none" w:sz="0" w:space="0" w:color="auto"/>
                <w:right w:val="none" w:sz="0" w:space="0" w:color="auto"/>
              </w:divBdr>
            </w:div>
            <w:div w:id="1663661267">
              <w:marLeft w:val="0"/>
              <w:marRight w:val="0"/>
              <w:marTop w:val="0"/>
              <w:marBottom w:val="0"/>
              <w:divBdr>
                <w:top w:val="none" w:sz="0" w:space="0" w:color="auto"/>
                <w:left w:val="none" w:sz="0" w:space="0" w:color="auto"/>
                <w:bottom w:val="none" w:sz="0" w:space="0" w:color="auto"/>
                <w:right w:val="none" w:sz="0" w:space="0" w:color="auto"/>
              </w:divBdr>
            </w:div>
            <w:div w:id="1674721886">
              <w:marLeft w:val="0"/>
              <w:marRight w:val="0"/>
              <w:marTop w:val="0"/>
              <w:marBottom w:val="0"/>
              <w:divBdr>
                <w:top w:val="none" w:sz="0" w:space="0" w:color="auto"/>
                <w:left w:val="none" w:sz="0" w:space="0" w:color="auto"/>
                <w:bottom w:val="none" w:sz="0" w:space="0" w:color="auto"/>
                <w:right w:val="none" w:sz="0" w:space="0" w:color="auto"/>
              </w:divBdr>
            </w:div>
            <w:div w:id="1691491152">
              <w:marLeft w:val="0"/>
              <w:marRight w:val="0"/>
              <w:marTop w:val="0"/>
              <w:marBottom w:val="0"/>
              <w:divBdr>
                <w:top w:val="none" w:sz="0" w:space="0" w:color="auto"/>
                <w:left w:val="none" w:sz="0" w:space="0" w:color="auto"/>
                <w:bottom w:val="none" w:sz="0" w:space="0" w:color="auto"/>
                <w:right w:val="none" w:sz="0" w:space="0" w:color="auto"/>
              </w:divBdr>
            </w:div>
            <w:div w:id="1712145768">
              <w:marLeft w:val="0"/>
              <w:marRight w:val="0"/>
              <w:marTop w:val="0"/>
              <w:marBottom w:val="0"/>
              <w:divBdr>
                <w:top w:val="none" w:sz="0" w:space="0" w:color="auto"/>
                <w:left w:val="none" w:sz="0" w:space="0" w:color="auto"/>
                <w:bottom w:val="none" w:sz="0" w:space="0" w:color="auto"/>
                <w:right w:val="none" w:sz="0" w:space="0" w:color="auto"/>
              </w:divBdr>
            </w:div>
            <w:div w:id="1716612069">
              <w:marLeft w:val="0"/>
              <w:marRight w:val="0"/>
              <w:marTop w:val="0"/>
              <w:marBottom w:val="0"/>
              <w:divBdr>
                <w:top w:val="none" w:sz="0" w:space="0" w:color="auto"/>
                <w:left w:val="none" w:sz="0" w:space="0" w:color="auto"/>
                <w:bottom w:val="none" w:sz="0" w:space="0" w:color="auto"/>
                <w:right w:val="none" w:sz="0" w:space="0" w:color="auto"/>
              </w:divBdr>
            </w:div>
            <w:div w:id="1745490041">
              <w:marLeft w:val="0"/>
              <w:marRight w:val="0"/>
              <w:marTop w:val="0"/>
              <w:marBottom w:val="0"/>
              <w:divBdr>
                <w:top w:val="none" w:sz="0" w:space="0" w:color="auto"/>
                <w:left w:val="none" w:sz="0" w:space="0" w:color="auto"/>
                <w:bottom w:val="none" w:sz="0" w:space="0" w:color="auto"/>
                <w:right w:val="none" w:sz="0" w:space="0" w:color="auto"/>
              </w:divBdr>
            </w:div>
            <w:div w:id="1797287306">
              <w:marLeft w:val="0"/>
              <w:marRight w:val="0"/>
              <w:marTop w:val="0"/>
              <w:marBottom w:val="0"/>
              <w:divBdr>
                <w:top w:val="none" w:sz="0" w:space="0" w:color="auto"/>
                <w:left w:val="none" w:sz="0" w:space="0" w:color="auto"/>
                <w:bottom w:val="none" w:sz="0" w:space="0" w:color="auto"/>
                <w:right w:val="none" w:sz="0" w:space="0" w:color="auto"/>
              </w:divBdr>
            </w:div>
            <w:div w:id="1834032557">
              <w:marLeft w:val="0"/>
              <w:marRight w:val="0"/>
              <w:marTop w:val="0"/>
              <w:marBottom w:val="0"/>
              <w:divBdr>
                <w:top w:val="none" w:sz="0" w:space="0" w:color="auto"/>
                <w:left w:val="none" w:sz="0" w:space="0" w:color="auto"/>
                <w:bottom w:val="none" w:sz="0" w:space="0" w:color="auto"/>
                <w:right w:val="none" w:sz="0" w:space="0" w:color="auto"/>
              </w:divBdr>
            </w:div>
            <w:div w:id="1852914660">
              <w:marLeft w:val="0"/>
              <w:marRight w:val="0"/>
              <w:marTop w:val="0"/>
              <w:marBottom w:val="0"/>
              <w:divBdr>
                <w:top w:val="none" w:sz="0" w:space="0" w:color="auto"/>
                <w:left w:val="none" w:sz="0" w:space="0" w:color="auto"/>
                <w:bottom w:val="none" w:sz="0" w:space="0" w:color="auto"/>
                <w:right w:val="none" w:sz="0" w:space="0" w:color="auto"/>
              </w:divBdr>
            </w:div>
            <w:div w:id="1858037977">
              <w:marLeft w:val="0"/>
              <w:marRight w:val="0"/>
              <w:marTop w:val="0"/>
              <w:marBottom w:val="0"/>
              <w:divBdr>
                <w:top w:val="none" w:sz="0" w:space="0" w:color="auto"/>
                <w:left w:val="none" w:sz="0" w:space="0" w:color="auto"/>
                <w:bottom w:val="none" w:sz="0" w:space="0" w:color="auto"/>
                <w:right w:val="none" w:sz="0" w:space="0" w:color="auto"/>
              </w:divBdr>
            </w:div>
            <w:div w:id="1879052041">
              <w:marLeft w:val="0"/>
              <w:marRight w:val="0"/>
              <w:marTop w:val="0"/>
              <w:marBottom w:val="0"/>
              <w:divBdr>
                <w:top w:val="none" w:sz="0" w:space="0" w:color="auto"/>
                <w:left w:val="none" w:sz="0" w:space="0" w:color="auto"/>
                <w:bottom w:val="none" w:sz="0" w:space="0" w:color="auto"/>
                <w:right w:val="none" w:sz="0" w:space="0" w:color="auto"/>
              </w:divBdr>
            </w:div>
            <w:div w:id="1915897930">
              <w:marLeft w:val="0"/>
              <w:marRight w:val="0"/>
              <w:marTop w:val="0"/>
              <w:marBottom w:val="0"/>
              <w:divBdr>
                <w:top w:val="none" w:sz="0" w:space="0" w:color="auto"/>
                <w:left w:val="none" w:sz="0" w:space="0" w:color="auto"/>
                <w:bottom w:val="none" w:sz="0" w:space="0" w:color="auto"/>
                <w:right w:val="none" w:sz="0" w:space="0" w:color="auto"/>
              </w:divBdr>
            </w:div>
            <w:div w:id="1929263224">
              <w:marLeft w:val="0"/>
              <w:marRight w:val="0"/>
              <w:marTop w:val="0"/>
              <w:marBottom w:val="0"/>
              <w:divBdr>
                <w:top w:val="none" w:sz="0" w:space="0" w:color="auto"/>
                <w:left w:val="none" w:sz="0" w:space="0" w:color="auto"/>
                <w:bottom w:val="none" w:sz="0" w:space="0" w:color="auto"/>
                <w:right w:val="none" w:sz="0" w:space="0" w:color="auto"/>
              </w:divBdr>
            </w:div>
            <w:div w:id="2024356330">
              <w:marLeft w:val="0"/>
              <w:marRight w:val="0"/>
              <w:marTop w:val="0"/>
              <w:marBottom w:val="0"/>
              <w:divBdr>
                <w:top w:val="none" w:sz="0" w:space="0" w:color="auto"/>
                <w:left w:val="none" w:sz="0" w:space="0" w:color="auto"/>
                <w:bottom w:val="none" w:sz="0" w:space="0" w:color="auto"/>
                <w:right w:val="none" w:sz="0" w:space="0" w:color="auto"/>
              </w:divBdr>
            </w:div>
            <w:div w:id="2091348826">
              <w:marLeft w:val="0"/>
              <w:marRight w:val="0"/>
              <w:marTop w:val="0"/>
              <w:marBottom w:val="0"/>
              <w:divBdr>
                <w:top w:val="none" w:sz="0" w:space="0" w:color="auto"/>
                <w:left w:val="none" w:sz="0" w:space="0" w:color="auto"/>
                <w:bottom w:val="none" w:sz="0" w:space="0" w:color="auto"/>
                <w:right w:val="none" w:sz="0" w:space="0" w:color="auto"/>
              </w:divBdr>
            </w:div>
            <w:div w:id="209639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9360">
      <w:bodyDiv w:val="1"/>
      <w:marLeft w:val="0"/>
      <w:marRight w:val="0"/>
      <w:marTop w:val="0"/>
      <w:marBottom w:val="0"/>
      <w:divBdr>
        <w:top w:val="none" w:sz="0" w:space="0" w:color="auto"/>
        <w:left w:val="none" w:sz="0" w:space="0" w:color="auto"/>
        <w:bottom w:val="none" w:sz="0" w:space="0" w:color="auto"/>
        <w:right w:val="none" w:sz="0" w:space="0" w:color="auto"/>
      </w:divBdr>
      <w:divsChild>
        <w:div w:id="192891448">
          <w:marLeft w:val="0"/>
          <w:marRight w:val="0"/>
          <w:marTop w:val="0"/>
          <w:marBottom w:val="0"/>
          <w:divBdr>
            <w:top w:val="none" w:sz="0" w:space="0" w:color="auto"/>
            <w:left w:val="none" w:sz="0" w:space="0" w:color="auto"/>
            <w:bottom w:val="none" w:sz="0" w:space="0" w:color="auto"/>
            <w:right w:val="none" w:sz="0" w:space="0" w:color="auto"/>
          </w:divBdr>
          <w:divsChild>
            <w:div w:id="52236216">
              <w:marLeft w:val="0"/>
              <w:marRight w:val="0"/>
              <w:marTop w:val="0"/>
              <w:marBottom w:val="0"/>
              <w:divBdr>
                <w:top w:val="none" w:sz="0" w:space="0" w:color="auto"/>
                <w:left w:val="none" w:sz="0" w:space="0" w:color="auto"/>
                <w:bottom w:val="none" w:sz="0" w:space="0" w:color="auto"/>
                <w:right w:val="none" w:sz="0" w:space="0" w:color="auto"/>
              </w:divBdr>
            </w:div>
            <w:div w:id="52430460">
              <w:marLeft w:val="0"/>
              <w:marRight w:val="0"/>
              <w:marTop w:val="0"/>
              <w:marBottom w:val="0"/>
              <w:divBdr>
                <w:top w:val="none" w:sz="0" w:space="0" w:color="auto"/>
                <w:left w:val="none" w:sz="0" w:space="0" w:color="auto"/>
                <w:bottom w:val="none" w:sz="0" w:space="0" w:color="auto"/>
                <w:right w:val="none" w:sz="0" w:space="0" w:color="auto"/>
              </w:divBdr>
            </w:div>
            <w:div w:id="74133291">
              <w:marLeft w:val="0"/>
              <w:marRight w:val="0"/>
              <w:marTop w:val="0"/>
              <w:marBottom w:val="0"/>
              <w:divBdr>
                <w:top w:val="none" w:sz="0" w:space="0" w:color="auto"/>
                <w:left w:val="none" w:sz="0" w:space="0" w:color="auto"/>
                <w:bottom w:val="none" w:sz="0" w:space="0" w:color="auto"/>
                <w:right w:val="none" w:sz="0" w:space="0" w:color="auto"/>
              </w:divBdr>
            </w:div>
            <w:div w:id="86267023">
              <w:marLeft w:val="0"/>
              <w:marRight w:val="0"/>
              <w:marTop w:val="0"/>
              <w:marBottom w:val="0"/>
              <w:divBdr>
                <w:top w:val="none" w:sz="0" w:space="0" w:color="auto"/>
                <w:left w:val="none" w:sz="0" w:space="0" w:color="auto"/>
                <w:bottom w:val="none" w:sz="0" w:space="0" w:color="auto"/>
                <w:right w:val="none" w:sz="0" w:space="0" w:color="auto"/>
              </w:divBdr>
            </w:div>
            <w:div w:id="158928874">
              <w:marLeft w:val="0"/>
              <w:marRight w:val="0"/>
              <w:marTop w:val="0"/>
              <w:marBottom w:val="0"/>
              <w:divBdr>
                <w:top w:val="none" w:sz="0" w:space="0" w:color="auto"/>
                <w:left w:val="none" w:sz="0" w:space="0" w:color="auto"/>
                <w:bottom w:val="none" w:sz="0" w:space="0" w:color="auto"/>
                <w:right w:val="none" w:sz="0" w:space="0" w:color="auto"/>
              </w:divBdr>
            </w:div>
            <w:div w:id="161943246">
              <w:marLeft w:val="0"/>
              <w:marRight w:val="0"/>
              <w:marTop w:val="0"/>
              <w:marBottom w:val="0"/>
              <w:divBdr>
                <w:top w:val="none" w:sz="0" w:space="0" w:color="auto"/>
                <w:left w:val="none" w:sz="0" w:space="0" w:color="auto"/>
                <w:bottom w:val="none" w:sz="0" w:space="0" w:color="auto"/>
                <w:right w:val="none" w:sz="0" w:space="0" w:color="auto"/>
              </w:divBdr>
            </w:div>
            <w:div w:id="193202466">
              <w:marLeft w:val="0"/>
              <w:marRight w:val="0"/>
              <w:marTop w:val="0"/>
              <w:marBottom w:val="0"/>
              <w:divBdr>
                <w:top w:val="none" w:sz="0" w:space="0" w:color="auto"/>
                <w:left w:val="none" w:sz="0" w:space="0" w:color="auto"/>
                <w:bottom w:val="none" w:sz="0" w:space="0" w:color="auto"/>
                <w:right w:val="none" w:sz="0" w:space="0" w:color="auto"/>
              </w:divBdr>
            </w:div>
            <w:div w:id="207185079">
              <w:marLeft w:val="0"/>
              <w:marRight w:val="0"/>
              <w:marTop w:val="0"/>
              <w:marBottom w:val="0"/>
              <w:divBdr>
                <w:top w:val="none" w:sz="0" w:space="0" w:color="auto"/>
                <w:left w:val="none" w:sz="0" w:space="0" w:color="auto"/>
                <w:bottom w:val="none" w:sz="0" w:space="0" w:color="auto"/>
                <w:right w:val="none" w:sz="0" w:space="0" w:color="auto"/>
              </w:divBdr>
            </w:div>
            <w:div w:id="253515736">
              <w:marLeft w:val="0"/>
              <w:marRight w:val="0"/>
              <w:marTop w:val="0"/>
              <w:marBottom w:val="0"/>
              <w:divBdr>
                <w:top w:val="none" w:sz="0" w:space="0" w:color="auto"/>
                <w:left w:val="none" w:sz="0" w:space="0" w:color="auto"/>
                <w:bottom w:val="none" w:sz="0" w:space="0" w:color="auto"/>
                <w:right w:val="none" w:sz="0" w:space="0" w:color="auto"/>
              </w:divBdr>
            </w:div>
            <w:div w:id="321662780">
              <w:marLeft w:val="0"/>
              <w:marRight w:val="0"/>
              <w:marTop w:val="0"/>
              <w:marBottom w:val="0"/>
              <w:divBdr>
                <w:top w:val="none" w:sz="0" w:space="0" w:color="auto"/>
                <w:left w:val="none" w:sz="0" w:space="0" w:color="auto"/>
                <w:bottom w:val="none" w:sz="0" w:space="0" w:color="auto"/>
                <w:right w:val="none" w:sz="0" w:space="0" w:color="auto"/>
              </w:divBdr>
            </w:div>
            <w:div w:id="362676975">
              <w:marLeft w:val="0"/>
              <w:marRight w:val="0"/>
              <w:marTop w:val="0"/>
              <w:marBottom w:val="0"/>
              <w:divBdr>
                <w:top w:val="none" w:sz="0" w:space="0" w:color="auto"/>
                <w:left w:val="none" w:sz="0" w:space="0" w:color="auto"/>
                <w:bottom w:val="none" w:sz="0" w:space="0" w:color="auto"/>
                <w:right w:val="none" w:sz="0" w:space="0" w:color="auto"/>
              </w:divBdr>
            </w:div>
            <w:div w:id="363213427">
              <w:marLeft w:val="0"/>
              <w:marRight w:val="0"/>
              <w:marTop w:val="0"/>
              <w:marBottom w:val="0"/>
              <w:divBdr>
                <w:top w:val="none" w:sz="0" w:space="0" w:color="auto"/>
                <w:left w:val="none" w:sz="0" w:space="0" w:color="auto"/>
                <w:bottom w:val="none" w:sz="0" w:space="0" w:color="auto"/>
                <w:right w:val="none" w:sz="0" w:space="0" w:color="auto"/>
              </w:divBdr>
            </w:div>
            <w:div w:id="374043523">
              <w:marLeft w:val="0"/>
              <w:marRight w:val="0"/>
              <w:marTop w:val="0"/>
              <w:marBottom w:val="0"/>
              <w:divBdr>
                <w:top w:val="none" w:sz="0" w:space="0" w:color="auto"/>
                <w:left w:val="none" w:sz="0" w:space="0" w:color="auto"/>
                <w:bottom w:val="none" w:sz="0" w:space="0" w:color="auto"/>
                <w:right w:val="none" w:sz="0" w:space="0" w:color="auto"/>
              </w:divBdr>
            </w:div>
            <w:div w:id="396590921">
              <w:marLeft w:val="0"/>
              <w:marRight w:val="0"/>
              <w:marTop w:val="0"/>
              <w:marBottom w:val="0"/>
              <w:divBdr>
                <w:top w:val="none" w:sz="0" w:space="0" w:color="auto"/>
                <w:left w:val="none" w:sz="0" w:space="0" w:color="auto"/>
                <w:bottom w:val="none" w:sz="0" w:space="0" w:color="auto"/>
                <w:right w:val="none" w:sz="0" w:space="0" w:color="auto"/>
              </w:divBdr>
            </w:div>
            <w:div w:id="400908360">
              <w:marLeft w:val="0"/>
              <w:marRight w:val="0"/>
              <w:marTop w:val="0"/>
              <w:marBottom w:val="0"/>
              <w:divBdr>
                <w:top w:val="none" w:sz="0" w:space="0" w:color="auto"/>
                <w:left w:val="none" w:sz="0" w:space="0" w:color="auto"/>
                <w:bottom w:val="none" w:sz="0" w:space="0" w:color="auto"/>
                <w:right w:val="none" w:sz="0" w:space="0" w:color="auto"/>
              </w:divBdr>
            </w:div>
            <w:div w:id="406194058">
              <w:marLeft w:val="0"/>
              <w:marRight w:val="0"/>
              <w:marTop w:val="0"/>
              <w:marBottom w:val="0"/>
              <w:divBdr>
                <w:top w:val="none" w:sz="0" w:space="0" w:color="auto"/>
                <w:left w:val="none" w:sz="0" w:space="0" w:color="auto"/>
                <w:bottom w:val="none" w:sz="0" w:space="0" w:color="auto"/>
                <w:right w:val="none" w:sz="0" w:space="0" w:color="auto"/>
              </w:divBdr>
            </w:div>
            <w:div w:id="418142428">
              <w:marLeft w:val="0"/>
              <w:marRight w:val="0"/>
              <w:marTop w:val="0"/>
              <w:marBottom w:val="0"/>
              <w:divBdr>
                <w:top w:val="none" w:sz="0" w:space="0" w:color="auto"/>
                <w:left w:val="none" w:sz="0" w:space="0" w:color="auto"/>
                <w:bottom w:val="none" w:sz="0" w:space="0" w:color="auto"/>
                <w:right w:val="none" w:sz="0" w:space="0" w:color="auto"/>
              </w:divBdr>
            </w:div>
            <w:div w:id="453014579">
              <w:marLeft w:val="0"/>
              <w:marRight w:val="0"/>
              <w:marTop w:val="0"/>
              <w:marBottom w:val="0"/>
              <w:divBdr>
                <w:top w:val="none" w:sz="0" w:space="0" w:color="auto"/>
                <w:left w:val="none" w:sz="0" w:space="0" w:color="auto"/>
                <w:bottom w:val="none" w:sz="0" w:space="0" w:color="auto"/>
                <w:right w:val="none" w:sz="0" w:space="0" w:color="auto"/>
              </w:divBdr>
            </w:div>
            <w:div w:id="487865157">
              <w:marLeft w:val="0"/>
              <w:marRight w:val="0"/>
              <w:marTop w:val="0"/>
              <w:marBottom w:val="0"/>
              <w:divBdr>
                <w:top w:val="none" w:sz="0" w:space="0" w:color="auto"/>
                <w:left w:val="none" w:sz="0" w:space="0" w:color="auto"/>
                <w:bottom w:val="none" w:sz="0" w:space="0" w:color="auto"/>
                <w:right w:val="none" w:sz="0" w:space="0" w:color="auto"/>
              </w:divBdr>
            </w:div>
            <w:div w:id="487865774">
              <w:marLeft w:val="0"/>
              <w:marRight w:val="0"/>
              <w:marTop w:val="0"/>
              <w:marBottom w:val="0"/>
              <w:divBdr>
                <w:top w:val="none" w:sz="0" w:space="0" w:color="auto"/>
                <w:left w:val="none" w:sz="0" w:space="0" w:color="auto"/>
                <w:bottom w:val="none" w:sz="0" w:space="0" w:color="auto"/>
                <w:right w:val="none" w:sz="0" w:space="0" w:color="auto"/>
              </w:divBdr>
            </w:div>
            <w:div w:id="500774494">
              <w:marLeft w:val="0"/>
              <w:marRight w:val="0"/>
              <w:marTop w:val="0"/>
              <w:marBottom w:val="0"/>
              <w:divBdr>
                <w:top w:val="none" w:sz="0" w:space="0" w:color="auto"/>
                <w:left w:val="none" w:sz="0" w:space="0" w:color="auto"/>
                <w:bottom w:val="none" w:sz="0" w:space="0" w:color="auto"/>
                <w:right w:val="none" w:sz="0" w:space="0" w:color="auto"/>
              </w:divBdr>
            </w:div>
            <w:div w:id="505822980">
              <w:marLeft w:val="0"/>
              <w:marRight w:val="0"/>
              <w:marTop w:val="0"/>
              <w:marBottom w:val="0"/>
              <w:divBdr>
                <w:top w:val="none" w:sz="0" w:space="0" w:color="auto"/>
                <w:left w:val="none" w:sz="0" w:space="0" w:color="auto"/>
                <w:bottom w:val="none" w:sz="0" w:space="0" w:color="auto"/>
                <w:right w:val="none" w:sz="0" w:space="0" w:color="auto"/>
              </w:divBdr>
            </w:div>
            <w:div w:id="519903167">
              <w:marLeft w:val="0"/>
              <w:marRight w:val="0"/>
              <w:marTop w:val="0"/>
              <w:marBottom w:val="0"/>
              <w:divBdr>
                <w:top w:val="none" w:sz="0" w:space="0" w:color="auto"/>
                <w:left w:val="none" w:sz="0" w:space="0" w:color="auto"/>
                <w:bottom w:val="none" w:sz="0" w:space="0" w:color="auto"/>
                <w:right w:val="none" w:sz="0" w:space="0" w:color="auto"/>
              </w:divBdr>
            </w:div>
            <w:div w:id="544561879">
              <w:marLeft w:val="0"/>
              <w:marRight w:val="0"/>
              <w:marTop w:val="0"/>
              <w:marBottom w:val="0"/>
              <w:divBdr>
                <w:top w:val="none" w:sz="0" w:space="0" w:color="auto"/>
                <w:left w:val="none" w:sz="0" w:space="0" w:color="auto"/>
                <w:bottom w:val="none" w:sz="0" w:space="0" w:color="auto"/>
                <w:right w:val="none" w:sz="0" w:space="0" w:color="auto"/>
              </w:divBdr>
            </w:div>
            <w:div w:id="552545926">
              <w:marLeft w:val="0"/>
              <w:marRight w:val="0"/>
              <w:marTop w:val="0"/>
              <w:marBottom w:val="0"/>
              <w:divBdr>
                <w:top w:val="none" w:sz="0" w:space="0" w:color="auto"/>
                <w:left w:val="none" w:sz="0" w:space="0" w:color="auto"/>
                <w:bottom w:val="none" w:sz="0" w:space="0" w:color="auto"/>
                <w:right w:val="none" w:sz="0" w:space="0" w:color="auto"/>
              </w:divBdr>
            </w:div>
            <w:div w:id="672533180">
              <w:marLeft w:val="0"/>
              <w:marRight w:val="0"/>
              <w:marTop w:val="0"/>
              <w:marBottom w:val="0"/>
              <w:divBdr>
                <w:top w:val="none" w:sz="0" w:space="0" w:color="auto"/>
                <w:left w:val="none" w:sz="0" w:space="0" w:color="auto"/>
                <w:bottom w:val="none" w:sz="0" w:space="0" w:color="auto"/>
                <w:right w:val="none" w:sz="0" w:space="0" w:color="auto"/>
              </w:divBdr>
            </w:div>
            <w:div w:id="690028764">
              <w:marLeft w:val="0"/>
              <w:marRight w:val="0"/>
              <w:marTop w:val="0"/>
              <w:marBottom w:val="0"/>
              <w:divBdr>
                <w:top w:val="none" w:sz="0" w:space="0" w:color="auto"/>
                <w:left w:val="none" w:sz="0" w:space="0" w:color="auto"/>
                <w:bottom w:val="none" w:sz="0" w:space="0" w:color="auto"/>
                <w:right w:val="none" w:sz="0" w:space="0" w:color="auto"/>
              </w:divBdr>
            </w:div>
            <w:div w:id="719521364">
              <w:marLeft w:val="0"/>
              <w:marRight w:val="0"/>
              <w:marTop w:val="0"/>
              <w:marBottom w:val="0"/>
              <w:divBdr>
                <w:top w:val="none" w:sz="0" w:space="0" w:color="auto"/>
                <w:left w:val="none" w:sz="0" w:space="0" w:color="auto"/>
                <w:bottom w:val="none" w:sz="0" w:space="0" w:color="auto"/>
                <w:right w:val="none" w:sz="0" w:space="0" w:color="auto"/>
              </w:divBdr>
            </w:div>
            <w:div w:id="821460612">
              <w:marLeft w:val="0"/>
              <w:marRight w:val="0"/>
              <w:marTop w:val="0"/>
              <w:marBottom w:val="0"/>
              <w:divBdr>
                <w:top w:val="none" w:sz="0" w:space="0" w:color="auto"/>
                <w:left w:val="none" w:sz="0" w:space="0" w:color="auto"/>
                <w:bottom w:val="none" w:sz="0" w:space="0" w:color="auto"/>
                <w:right w:val="none" w:sz="0" w:space="0" w:color="auto"/>
              </w:divBdr>
            </w:div>
            <w:div w:id="937173940">
              <w:marLeft w:val="0"/>
              <w:marRight w:val="0"/>
              <w:marTop w:val="0"/>
              <w:marBottom w:val="0"/>
              <w:divBdr>
                <w:top w:val="none" w:sz="0" w:space="0" w:color="auto"/>
                <w:left w:val="none" w:sz="0" w:space="0" w:color="auto"/>
                <w:bottom w:val="none" w:sz="0" w:space="0" w:color="auto"/>
                <w:right w:val="none" w:sz="0" w:space="0" w:color="auto"/>
              </w:divBdr>
            </w:div>
            <w:div w:id="950673159">
              <w:marLeft w:val="0"/>
              <w:marRight w:val="0"/>
              <w:marTop w:val="0"/>
              <w:marBottom w:val="0"/>
              <w:divBdr>
                <w:top w:val="none" w:sz="0" w:space="0" w:color="auto"/>
                <w:left w:val="none" w:sz="0" w:space="0" w:color="auto"/>
                <w:bottom w:val="none" w:sz="0" w:space="0" w:color="auto"/>
                <w:right w:val="none" w:sz="0" w:space="0" w:color="auto"/>
              </w:divBdr>
            </w:div>
            <w:div w:id="953946849">
              <w:marLeft w:val="0"/>
              <w:marRight w:val="0"/>
              <w:marTop w:val="0"/>
              <w:marBottom w:val="0"/>
              <w:divBdr>
                <w:top w:val="none" w:sz="0" w:space="0" w:color="auto"/>
                <w:left w:val="none" w:sz="0" w:space="0" w:color="auto"/>
                <w:bottom w:val="none" w:sz="0" w:space="0" w:color="auto"/>
                <w:right w:val="none" w:sz="0" w:space="0" w:color="auto"/>
              </w:divBdr>
            </w:div>
            <w:div w:id="967081612">
              <w:marLeft w:val="0"/>
              <w:marRight w:val="0"/>
              <w:marTop w:val="0"/>
              <w:marBottom w:val="0"/>
              <w:divBdr>
                <w:top w:val="none" w:sz="0" w:space="0" w:color="auto"/>
                <w:left w:val="none" w:sz="0" w:space="0" w:color="auto"/>
                <w:bottom w:val="none" w:sz="0" w:space="0" w:color="auto"/>
                <w:right w:val="none" w:sz="0" w:space="0" w:color="auto"/>
              </w:divBdr>
            </w:div>
            <w:div w:id="981885478">
              <w:marLeft w:val="0"/>
              <w:marRight w:val="0"/>
              <w:marTop w:val="0"/>
              <w:marBottom w:val="0"/>
              <w:divBdr>
                <w:top w:val="none" w:sz="0" w:space="0" w:color="auto"/>
                <w:left w:val="none" w:sz="0" w:space="0" w:color="auto"/>
                <w:bottom w:val="none" w:sz="0" w:space="0" w:color="auto"/>
                <w:right w:val="none" w:sz="0" w:space="0" w:color="auto"/>
              </w:divBdr>
            </w:div>
            <w:div w:id="1014694979">
              <w:marLeft w:val="0"/>
              <w:marRight w:val="0"/>
              <w:marTop w:val="0"/>
              <w:marBottom w:val="0"/>
              <w:divBdr>
                <w:top w:val="none" w:sz="0" w:space="0" w:color="auto"/>
                <w:left w:val="none" w:sz="0" w:space="0" w:color="auto"/>
                <w:bottom w:val="none" w:sz="0" w:space="0" w:color="auto"/>
                <w:right w:val="none" w:sz="0" w:space="0" w:color="auto"/>
              </w:divBdr>
            </w:div>
            <w:div w:id="1060247776">
              <w:marLeft w:val="0"/>
              <w:marRight w:val="0"/>
              <w:marTop w:val="0"/>
              <w:marBottom w:val="0"/>
              <w:divBdr>
                <w:top w:val="none" w:sz="0" w:space="0" w:color="auto"/>
                <w:left w:val="none" w:sz="0" w:space="0" w:color="auto"/>
                <w:bottom w:val="none" w:sz="0" w:space="0" w:color="auto"/>
                <w:right w:val="none" w:sz="0" w:space="0" w:color="auto"/>
              </w:divBdr>
            </w:div>
            <w:div w:id="1080099554">
              <w:marLeft w:val="0"/>
              <w:marRight w:val="0"/>
              <w:marTop w:val="0"/>
              <w:marBottom w:val="0"/>
              <w:divBdr>
                <w:top w:val="none" w:sz="0" w:space="0" w:color="auto"/>
                <w:left w:val="none" w:sz="0" w:space="0" w:color="auto"/>
                <w:bottom w:val="none" w:sz="0" w:space="0" w:color="auto"/>
                <w:right w:val="none" w:sz="0" w:space="0" w:color="auto"/>
              </w:divBdr>
            </w:div>
            <w:div w:id="1086145583">
              <w:marLeft w:val="0"/>
              <w:marRight w:val="0"/>
              <w:marTop w:val="0"/>
              <w:marBottom w:val="0"/>
              <w:divBdr>
                <w:top w:val="none" w:sz="0" w:space="0" w:color="auto"/>
                <w:left w:val="none" w:sz="0" w:space="0" w:color="auto"/>
                <w:bottom w:val="none" w:sz="0" w:space="0" w:color="auto"/>
                <w:right w:val="none" w:sz="0" w:space="0" w:color="auto"/>
              </w:divBdr>
            </w:div>
            <w:div w:id="1162695214">
              <w:marLeft w:val="0"/>
              <w:marRight w:val="0"/>
              <w:marTop w:val="0"/>
              <w:marBottom w:val="0"/>
              <w:divBdr>
                <w:top w:val="none" w:sz="0" w:space="0" w:color="auto"/>
                <w:left w:val="none" w:sz="0" w:space="0" w:color="auto"/>
                <w:bottom w:val="none" w:sz="0" w:space="0" w:color="auto"/>
                <w:right w:val="none" w:sz="0" w:space="0" w:color="auto"/>
              </w:divBdr>
            </w:div>
            <w:div w:id="1237012746">
              <w:marLeft w:val="0"/>
              <w:marRight w:val="0"/>
              <w:marTop w:val="0"/>
              <w:marBottom w:val="0"/>
              <w:divBdr>
                <w:top w:val="none" w:sz="0" w:space="0" w:color="auto"/>
                <w:left w:val="none" w:sz="0" w:space="0" w:color="auto"/>
                <w:bottom w:val="none" w:sz="0" w:space="0" w:color="auto"/>
                <w:right w:val="none" w:sz="0" w:space="0" w:color="auto"/>
              </w:divBdr>
            </w:div>
            <w:div w:id="1237593447">
              <w:marLeft w:val="0"/>
              <w:marRight w:val="0"/>
              <w:marTop w:val="0"/>
              <w:marBottom w:val="0"/>
              <w:divBdr>
                <w:top w:val="none" w:sz="0" w:space="0" w:color="auto"/>
                <w:left w:val="none" w:sz="0" w:space="0" w:color="auto"/>
                <w:bottom w:val="none" w:sz="0" w:space="0" w:color="auto"/>
                <w:right w:val="none" w:sz="0" w:space="0" w:color="auto"/>
              </w:divBdr>
            </w:div>
            <w:div w:id="1299188666">
              <w:marLeft w:val="0"/>
              <w:marRight w:val="0"/>
              <w:marTop w:val="0"/>
              <w:marBottom w:val="0"/>
              <w:divBdr>
                <w:top w:val="none" w:sz="0" w:space="0" w:color="auto"/>
                <w:left w:val="none" w:sz="0" w:space="0" w:color="auto"/>
                <w:bottom w:val="none" w:sz="0" w:space="0" w:color="auto"/>
                <w:right w:val="none" w:sz="0" w:space="0" w:color="auto"/>
              </w:divBdr>
            </w:div>
            <w:div w:id="1304509059">
              <w:marLeft w:val="0"/>
              <w:marRight w:val="0"/>
              <w:marTop w:val="0"/>
              <w:marBottom w:val="0"/>
              <w:divBdr>
                <w:top w:val="none" w:sz="0" w:space="0" w:color="auto"/>
                <w:left w:val="none" w:sz="0" w:space="0" w:color="auto"/>
                <w:bottom w:val="none" w:sz="0" w:space="0" w:color="auto"/>
                <w:right w:val="none" w:sz="0" w:space="0" w:color="auto"/>
              </w:divBdr>
            </w:div>
            <w:div w:id="1305355356">
              <w:marLeft w:val="0"/>
              <w:marRight w:val="0"/>
              <w:marTop w:val="0"/>
              <w:marBottom w:val="0"/>
              <w:divBdr>
                <w:top w:val="none" w:sz="0" w:space="0" w:color="auto"/>
                <w:left w:val="none" w:sz="0" w:space="0" w:color="auto"/>
                <w:bottom w:val="none" w:sz="0" w:space="0" w:color="auto"/>
                <w:right w:val="none" w:sz="0" w:space="0" w:color="auto"/>
              </w:divBdr>
            </w:div>
            <w:div w:id="1347100200">
              <w:marLeft w:val="0"/>
              <w:marRight w:val="0"/>
              <w:marTop w:val="0"/>
              <w:marBottom w:val="0"/>
              <w:divBdr>
                <w:top w:val="none" w:sz="0" w:space="0" w:color="auto"/>
                <w:left w:val="none" w:sz="0" w:space="0" w:color="auto"/>
                <w:bottom w:val="none" w:sz="0" w:space="0" w:color="auto"/>
                <w:right w:val="none" w:sz="0" w:space="0" w:color="auto"/>
              </w:divBdr>
            </w:div>
            <w:div w:id="1380517742">
              <w:marLeft w:val="0"/>
              <w:marRight w:val="0"/>
              <w:marTop w:val="0"/>
              <w:marBottom w:val="0"/>
              <w:divBdr>
                <w:top w:val="none" w:sz="0" w:space="0" w:color="auto"/>
                <w:left w:val="none" w:sz="0" w:space="0" w:color="auto"/>
                <w:bottom w:val="none" w:sz="0" w:space="0" w:color="auto"/>
                <w:right w:val="none" w:sz="0" w:space="0" w:color="auto"/>
              </w:divBdr>
            </w:div>
            <w:div w:id="1382055547">
              <w:marLeft w:val="0"/>
              <w:marRight w:val="0"/>
              <w:marTop w:val="0"/>
              <w:marBottom w:val="0"/>
              <w:divBdr>
                <w:top w:val="none" w:sz="0" w:space="0" w:color="auto"/>
                <w:left w:val="none" w:sz="0" w:space="0" w:color="auto"/>
                <w:bottom w:val="none" w:sz="0" w:space="0" w:color="auto"/>
                <w:right w:val="none" w:sz="0" w:space="0" w:color="auto"/>
              </w:divBdr>
            </w:div>
            <w:div w:id="1429152643">
              <w:marLeft w:val="0"/>
              <w:marRight w:val="0"/>
              <w:marTop w:val="0"/>
              <w:marBottom w:val="0"/>
              <w:divBdr>
                <w:top w:val="none" w:sz="0" w:space="0" w:color="auto"/>
                <w:left w:val="none" w:sz="0" w:space="0" w:color="auto"/>
                <w:bottom w:val="none" w:sz="0" w:space="0" w:color="auto"/>
                <w:right w:val="none" w:sz="0" w:space="0" w:color="auto"/>
              </w:divBdr>
            </w:div>
            <w:div w:id="1433207236">
              <w:marLeft w:val="0"/>
              <w:marRight w:val="0"/>
              <w:marTop w:val="0"/>
              <w:marBottom w:val="0"/>
              <w:divBdr>
                <w:top w:val="none" w:sz="0" w:space="0" w:color="auto"/>
                <w:left w:val="none" w:sz="0" w:space="0" w:color="auto"/>
                <w:bottom w:val="none" w:sz="0" w:space="0" w:color="auto"/>
                <w:right w:val="none" w:sz="0" w:space="0" w:color="auto"/>
              </w:divBdr>
            </w:div>
            <w:div w:id="1435437068">
              <w:marLeft w:val="0"/>
              <w:marRight w:val="0"/>
              <w:marTop w:val="0"/>
              <w:marBottom w:val="0"/>
              <w:divBdr>
                <w:top w:val="none" w:sz="0" w:space="0" w:color="auto"/>
                <w:left w:val="none" w:sz="0" w:space="0" w:color="auto"/>
                <w:bottom w:val="none" w:sz="0" w:space="0" w:color="auto"/>
                <w:right w:val="none" w:sz="0" w:space="0" w:color="auto"/>
              </w:divBdr>
            </w:div>
            <w:div w:id="1527138360">
              <w:marLeft w:val="0"/>
              <w:marRight w:val="0"/>
              <w:marTop w:val="0"/>
              <w:marBottom w:val="0"/>
              <w:divBdr>
                <w:top w:val="none" w:sz="0" w:space="0" w:color="auto"/>
                <w:left w:val="none" w:sz="0" w:space="0" w:color="auto"/>
                <w:bottom w:val="none" w:sz="0" w:space="0" w:color="auto"/>
                <w:right w:val="none" w:sz="0" w:space="0" w:color="auto"/>
              </w:divBdr>
            </w:div>
            <w:div w:id="1535313804">
              <w:marLeft w:val="0"/>
              <w:marRight w:val="0"/>
              <w:marTop w:val="0"/>
              <w:marBottom w:val="0"/>
              <w:divBdr>
                <w:top w:val="none" w:sz="0" w:space="0" w:color="auto"/>
                <w:left w:val="none" w:sz="0" w:space="0" w:color="auto"/>
                <w:bottom w:val="none" w:sz="0" w:space="0" w:color="auto"/>
                <w:right w:val="none" w:sz="0" w:space="0" w:color="auto"/>
              </w:divBdr>
            </w:div>
            <w:div w:id="1551572734">
              <w:marLeft w:val="0"/>
              <w:marRight w:val="0"/>
              <w:marTop w:val="0"/>
              <w:marBottom w:val="0"/>
              <w:divBdr>
                <w:top w:val="none" w:sz="0" w:space="0" w:color="auto"/>
                <w:left w:val="none" w:sz="0" w:space="0" w:color="auto"/>
                <w:bottom w:val="none" w:sz="0" w:space="0" w:color="auto"/>
                <w:right w:val="none" w:sz="0" w:space="0" w:color="auto"/>
              </w:divBdr>
            </w:div>
            <w:div w:id="1609658751">
              <w:marLeft w:val="0"/>
              <w:marRight w:val="0"/>
              <w:marTop w:val="0"/>
              <w:marBottom w:val="0"/>
              <w:divBdr>
                <w:top w:val="none" w:sz="0" w:space="0" w:color="auto"/>
                <w:left w:val="none" w:sz="0" w:space="0" w:color="auto"/>
                <w:bottom w:val="none" w:sz="0" w:space="0" w:color="auto"/>
                <w:right w:val="none" w:sz="0" w:space="0" w:color="auto"/>
              </w:divBdr>
            </w:div>
            <w:div w:id="1618681328">
              <w:marLeft w:val="0"/>
              <w:marRight w:val="0"/>
              <w:marTop w:val="0"/>
              <w:marBottom w:val="0"/>
              <w:divBdr>
                <w:top w:val="none" w:sz="0" w:space="0" w:color="auto"/>
                <w:left w:val="none" w:sz="0" w:space="0" w:color="auto"/>
                <w:bottom w:val="none" w:sz="0" w:space="0" w:color="auto"/>
                <w:right w:val="none" w:sz="0" w:space="0" w:color="auto"/>
              </w:divBdr>
            </w:div>
            <w:div w:id="1626420783">
              <w:marLeft w:val="0"/>
              <w:marRight w:val="0"/>
              <w:marTop w:val="0"/>
              <w:marBottom w:val="0"/>
              <w:divBdr>
                <w:top w:val="none" w:sz="0" w:space="0" w:color="auto"/>
                <w:left w:val="none" w:sz="0" w:space="0" w:color="auto"/>
                <w:bottom w:val="none" w:sz="0" w:space="0" w:color="auto"/>
                <w:right w:val="none" w:sz="0" w:space="0" w:color="auto"/>
              </w:divBdr>
            </w:div>
            <w:div w:id="1631666506">
              <w:marLeft w:val="0"/>
              <w:marRight w:val="0"/>
              <w:marTop w:val="0"/>
              <w:marBottom w:val="0"/>
              <w:divBdr>
                <w:top w:val="none" w:sz="0" w:space="0" w:color="auto"/>
                <w:left w:val="none" w:sz="0" w:space="0" w:color="auto"/>
                <w:bottom w:val="none" w:sz="0" w:space="0" w:color="auto"/>
                <w:right w:val="none" w:sz="0" w:space="0" w:color="auto"/>
              </w:divBdr>
            </w:div>
            <w:div w:id="1706054351">
              <w:marLeft w:val="0"/>
              <w:marRight w:val="0"/>
              <w:marTop w:val="0"/>
              <w:marBottom w:val="0"/>
              <w:divBdr>
                <w:top w:val="none" w:sz="0" w:space="0" w:color="auto"/>
                <w:left w:val="none" w:sz="0" w:space="0" w:color="auto"/>
                <w:bottom w:val="none" w:sz="0" w:space="0" w:color="auto"/>
                <w:right w:val="none" w:sz="0" w:space="0" w:color="auto"/>
              </w:divBdr>
            </w:div>
            <w:div w:id="1713650496">
              <w:marLeft w:val="0"/>
              <w:marRight w:val="0"/>
              <w:marTop w:val="0"/>
              <w:marBottom w:val="0"/>
              <w:divBdr>
                <w:top w:val="none" w:sz="0" w:space="0" w:color="auto"/>
                <w:left w:val="none" w:sz="0" w:space="0" w:color="auto"/>
                <w:bottom w:val="none" w:sz="0" w:space="0" w:color="auto"/>
                <w:right w:val="none" w:sz="0" w:space="0" w:color="auto"/>
              </w:divBdr>
            </w:div>
            <w:div w:id="1742024720">
              <w:marLeft w:val="0"/>
              <w:marRight w:val="0"/>
              <w:marTop w:val="0"/>
              <w:marBottom w:val="0"/>
              <w:divBdr>
                <w:top w:val="none" w:sz="0" w:space="0" w:color="auto"/>
                <w:left w:val="none" w:sz="0" w:space="0" w:color="auto"/>
                <w:bottom w:val="none" w:sz="0" w:space="0" w:color="auto"/>
                <w:right w:val="none" w:sz="0" w:space="0" w:color="auto"/>
              </w:divBdr>
            </w:div>
            <w:div w:id="1746108072">
              <w:marLeft w:val="0"/>
              <w:marRight w:val="0"/>
              <w:marTop w:val="0"/>
              <w:marBottom w:val="0"/>
              <w:divBdr>
                <w:top w:val="none" w:sz="0" w:space="0" w:color="auto"/>
                <w:left w:val="none" w:sz="0" w:space="0" w:color="auto"/>
                <w:bottom w:val="none" w:sz="0" w:space="0" w:color="auto"/>
                <w:right w:val="none" w:sz="0" w:space="0" w:color="auto"/>
              </w:divBdr>
            </w:div>
            <w:div w:id="1791312801">
              <w:marLeft w:val="0"/>
              <w:marRight w:val="0"/>
              <w:marTop w:val="0"/>
              <w:marBottom w:val="0"/>
              <w:divBdr>
                <w:top w:val="none" w:sz="0" w:space="0" w:color="auto"/>
                <w:left w:val="none" w:sz="0" w:space="0" w:color="auto"/>
                <w:bottom w:val="none" w:sz="0" w:space="0" w:color="auto"/>
                <w:right w:val="none" w:sz="0" w:space="0" w:color="auto"/>
              </w:divBdr>
            </w:div>
            <w:div w:id="1809204299">
              <w:marLeft w:val="0"/>
              <w:marRight w:val="0"/>
              <w:marTop w:val="0"/>
              <w:marBottom w:val="0"/>
              <w:divBdr>
                <w:top w:val="none" w:sz="0" w:space="0" w:color="auto"/>
                <w:left w:val="none" w:sz="0" w:space="0" w:color="auto"/>
                <w:bottom w:val="none" w:sz="0" w:space="0" w:color="auto"/>
                <w:right w:val="none" w:sz="0" w:space="0" w:color="auto"/>
              </w:divBdr>
            </w:div>
            <w:div w:id="1864591246">
              <w:marLeft w:val="0"/>
              <w:marRight w:val="0"/>
              <w:marTop w:val="0"/>
              <w:marBottom w:val="0"/>
              <w:divBdr>
                <w:top w:val="none" w:sz="0" w:space="0" w:color="auto"/>
                <w:left w:val="none" w:sz="0" w:space="0" w:color="auto"/>
                <w:bottom w:val="none" w:sz="0" w:space="0" w:color="auto"/>
                <w:right w:val="none" w:sz="0" w:space="0" w:color="auto"/>
              </w:divBdr>
            </w:div>
            <w:div w:id="1870297763">
              <w:marLeft w:val="0"/>
              <w:marRight w:val="0"/>
              <w:marTop w:val="0"/>
              <w:marBottom w:val="0"/>
              <w:divBdr>
                <w:top w:val="none" w:sz="0" w:space="0" w:color="auto"/>
                <w:left w:val="none" w:sz="0" w:space="0" w:color="auto"/>
                <w:bottom w:val="none" w:sz="0" w:space="0" w:color="auto"/>
                <w:right w:val="none" w:sz="0" w:space="0" w:color="auto"/>
              </w:divBdr>
            </w:div>
            <w:div w:id="1875843036">
              <w:marLeft w:val="0"/>
              <w:marRight w:val="0"/>
              <w:marTop w:val="0"/>
              <w:marBottom w:val="0"/>
              <w:divBdr>
                <w:top w:val="none" w:sz="0" w:space="0" w:color="auto"/>
                <w:left w:val="none" w:sz="0" w:space="0" w:color="auto"/>
                <w:bottom w:val="none" w:sz="0" w:space="0" w:color="auto"/>
                <w:right w:val="none" w:sz="0" w:space="0" w:color="auto"/>
              </w:divBdr>
            </w:div>
            <w:div w:id="1963076019">
              <w:marLeft w:val="0"/>
              <w:marRight w:val="0"/>
              <w:marTop w:val="0"/>
              <w:marBottom w:val="0"/>
              <w:divBdr>
                <w:top w:val="none" w:sz="0" w:space="0" w:color="auto"/>
                <w:left w:val="none" w:sz="0" w:space="0" w:color="auto"/>
                <w:bottom w:val="none" w:sz="0" w:space="0" w:color="auto"/>
                <w:right w:val="none" w:sz="0" w:space="0" w:color="auto"/>
              </w:divBdr>
            </w:div>
            <w:div w:id="1968006771">
              <w:marLeft w:val="0"/>
              <w:marRight w:val="0"/>
              <w:marTop w:val="0"/>
              <w:marBottom w:val="0"/>
              <w:divBdr>
                <w:top w:val="none" w:sz="0" w:space="0" w:color="auto"/>
                <w:left w:val="none" w:sz="0" w:space="0" w:color="auto"/>
                <w:bottom w:val="none" w:sz="0" w:space="0" w:color="auto"/>
                <w:right w:val="none" w:sz="0" w:space="0" w:color="auto"/>
              </w:divBdr>
            </w:div>
            <w:div w:id="1975212335">
              <w:marLeft w:val="0"/>
              <w:marRight w:val="0"/>
              <w:marTop w:val="0"/>
              <w:marBottom w:val="0"/>
              <w:divBdr>
                <w:top w:val="none" w:sz="0" w:space="0" w:color="auto"/>
                <w:left w:val="none" w:sz="0" w:space="0" w:color="auto"/>
                <w:bottom w:val="none" w:sz="0" w:space="0" w:color="auto"/>
                <w:right w:val="none" w:sz="0" w:space="0" w:color="auto"/>
              </w:divBdr>
            </w:div>
            <w:div w:id="1984042462">
              <w:marLeft w:val="0"/>
              <w:marRight w:val="0"/>
              <w:marTop w:val="0"/>
              <w:marBottom w:val="0"/>
              <w:divBdr>
                <w:top w:val="none" w:sz="0" w:space="0" w:color="auto"/>
                <w:left w:val="none" w:sz="0" w:space="0" w:color="auto"/>
                <w:bottom w:val="none" w:sz="0" w:space="0" w:color="auto"/>
                <w:right w:val="none" w:sz="0" w:space="0" w:color="auto"/>
              </w:divBdr>
            </w:div>
            <w:div w:id="2012755527">
              <w:marLeft w:val="0"/>
              <w:marRight w:val="0"/>
              <w:marTop w:val="0"/>
              <w:marBottom w:val="0"/>
              <w:divBdr>
                <w:top w:val="none" w:sz="0" w:space="0" w:color="auto"/>
                <w:left w:val="none" w:sz="0" w:space="0" w:color="auto"/>
                <w:bottom w:val="none" w:sz="0" w:space="0" w:color="auto"/>
                <w:right w:val="none" w:sz="0" w:space="0" w:color="auto"/>
              </w:divBdr>
            </w:div>
            <w:div w:id="204328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3063">
      <w:bodyDiv w:val="1"/>
      <w:marLeft w:val="0"/>
      <w:marRight w:val="0"/>
      <w:marTop w:val="0"/>
      <w:marBottom w:val="0"/>
      <w:divBdr>
        <w:top w:val="none" w:sz="0" w:space="0" w:color="auto"/>
        <w:left w:val="none" w:sz="0" w:space="0" w:color="auto"/>
        <w:bottom w:val="none" w:sz="0" w:space="0" w:color="auto"/>
        <w:right w:val="none" w:sz="0" w:space="0" w:color="auto"/>
      </w:divBdr>
      <w:divsChild>
        <w:div w:id="811824272">
          <w:marLeft w:val="0"/>
          <w:marRight w:val="0"/>
          <w:marTop w:val="0"/>
          <w:marBottom w:val="0"/>
          <w:divBdr>
            <w:top w:val="none" w:sz="0" w:space="0" w:color="auto"/>
            <w:left w:val="none" w:sz="0" w:space="0" w:color="auto"/>
            <w:bottom w:val="none" w:sz="0" w:space="0" w:color="auto"/>
            <w:right w:val="none" w:sz="0" w:space="0" w:color="auto"/>
          </w:divBdr>
          <w:divsChild>
            <w:div w:id="18362049">
              <w:marLeft w:val="0"/>
              <w:marRight w:val="0"/>
              <w:marTop w:val="0"/>
              <w:marBottom w:val="0"/>
              <w:divBdr>
                <w:top w:val="none" w:sz="0" w:space="0" w:color="auto"/>
                <w:left w:val="none" w:sz="0" w:space="0" w:color="auto"/>
                <w:bottom w:val="none" w:sz="0" w:space="0" w:color="auto"/>
                <w:right w:val="none" w:sz="0" w:space="0" w:color="auto"/>
              </w:divBdr>
            </w:div>
            <w:div w:id="99182764">
              <w:marLeft w:val="0"/>
              <w:marRight w:val="0"/>
              <w:marTop w:val="0"/>
              <w:marBottom w:val="0"/>
              <w:divBdr>
                <w:top w:val="none" w:sz="0" w:space="0" w:color="auto"/>
                <w:left w:val="none" w:sz="0" w:space="0" w:color="auto"/>
                <w:bottom w:val="none" w:sz="0" w:space="0" w:color="auto"/>
                <w:right w:val="none" w:sz="0" w:space="0" w:color="auto"/>
              </w:divBdr>
            </w:div>
            <w:div w:id="282351116">
              <w:marLeft w:val="0"/>
              <w:marRight w:val="0"/>
              <w:marTop w:val="0"/>
              <w:marBottom w:val="0"/>
              <w:divBdr>
                <w:top w:val="none" w:sz="0" w:space="0" w:color="auto"/>
                <w:left w:val="none" w:sz="0" w:space="0" w:color="auto"/>
                <w:bottom w:val="none" w:sz="0" w:space="0" w:color="auto"/>
                <w:right w:val="none" w:sz="0" w:space="0" w:color="auto"/>
              </w:divBdr>
            </w:div>
            <w:div w:id="314573832">
              <w:marLeft w:val="0"/>
              <w:marRight w:val="0"/>
              <w:marTop w:val="0"/>
              <w:marBottom w:val="0"/>
              <w:divBdr>
                <w:top w:val="none" w:sz="0" w:space="0" w:color="auto"/>
                <w:left w:val="none" w:sz="0" w:space="0" w:color="auto"/>
                <w:bottom w:val="none" w:sz="0" w:space="0" w:color="auto"/>
                <w:right w:val="none" w:sz="0" w:space="0" w:color="auto"/>
              </w:divBdr>
            </w:div>
            <w:div w:id="452094211">
              <w:marLeft w:val="0"/>
              <w:marRight w:val="0"/>
              <w:marTop w:val="0"/>
              <w:marBottom w:val="0"/>
              <w:divBdr>
                <w:top w:val="none" w:sz="0" w:space="0" w:color="auto"/>
                <w:left w:val="none" w:sz="0" w:space="0" w:color="auto"/>
                <w:bottom w:val="none" w:sz="0" w:space="0" w:color="auto"/>
                <w:right w:val="none" w:sz="0" w:space="0" w:color="auto"/>
              </w:divBdr>
            </w:div>
            <w:div w:id="484473860">
              <w:marLeft w:val="0"/>
              <w:marRight w:val="0"/>
              <w:marTop w:val="0"/>
              <w:marBottom w:val="0"/>
              <w:divBdr>
                <w:top w:val="none" w:sz="0" w:space="0" w:color="auto"/>
                <w:left w:val="none" w:sz="0" w:space="0" w:color="auto"/>
                <w:bottom w:val="none" w:sz="0" w:space="0" w:color="auto"/>
                <w:right w:val="none" w:sz="0" w:space="0" w:color="auto"/>
              </w:divBdr>
            </w:div>
            <w:div w:id="668752164">
              <w:marLeft w:val="0"/>
              <w:marRight w:val="0"/>
              <w:marTop w:val="0"/>
              <w:marBottom w:val="0"/>
              <w:divBdr>
                <w:top w:val="none" w:sz="0" w:space="0" w:color="auto"/>
                <w:left w:val="none" w:sz="0" w:space="0" w:color="auto"/>
                <w:bottom w:val="none" w:sz="0" w:space="0" w:color="auto"/>
                <w:right w:val="none" w:sz="0" w:space="0" w:color="auto"/>
              </w:divBdr>
            </w:div>
            <w:div w:id="722949821">
              <w:marLeft w:val="0"/>
              <w:marRight w:val="0"/>
              <w:marTop w:val="0"/>
              <w:marBottom w:val="0"/>
              <w:divBdr>
                <w:top w:val="none" w:sz="0" w:space="0" w:color="auto"/>
                <w:left w:val="none" w:sz="0" w:space="0" w:color="auto"/>
                <w:bottom w:val="none" w:sz="0" w:space="0" w:color="auto"/>
                <w:right w:val="none" w:sz="0" w:space="0" w:color="auto"/>
              </w:divBdr>
            </w:div>
            <w:div w:id="738792755">
              <w:marLeft w:val="0"/>
              <w:marRight w:val="0"/>
              <w:marTop w:val="0"/>
              <w:marBottom w:val="0"/>
              <w:divBdr>
                <w:top w:val="none" w:sz="0" w:space="0" w:color="auto"/>
                <w:left w:val="none" w:sz="0" w:space="0" w:color="auto"/>
                <w:bottom w:val="none" w:sz="0" w:space="0" w:color="auto"/>
                <w:right w:val="none" w:sz="0" w:space="0" w:color="auto"/>
              </w:divBdr>
            </w:div>
            <w:div w:id="834298690">
              <w:marLeft w:val="0"/>
              <w:marRight w:val="0"/>
              <w:marTop w:val="0"/>
              <w:marBottom w:val="0"/>
              <w:divBdr>
                <w:top w:val="none" w:sz="0" w:space="0" w:color="auto"/>
                <w:left w:val="none" w:sz="0" w:space="0" w:color="auto"/>
                <w:bottom w:val="none" w:sz="0" w:space="0" w:color="auto"/>
                <w:right w:val="none" w:sz="0" w:space="0" w:color="auto"/>
              </w:divBdr>
            </w:div>
            <w:div w:id="902132575">
              <w:marLeft w:val="0"/>
              <w:marRight w:val="0"/>
              <w:marTop w:val="0"/>
              <w:marBottom w:val="0"/>
              <w:divBdr>
                <w:top w:val="none" w:sz="0" w:space="0" w:color="auto"/>
                <w:left w:val="none" w:sz="0" w:space="0" w:color="auto"/>
                <w:bottom w:val="none" w:sz="0" w:space="0" w:color="auto"/>
                <w:right w:val="none" w:sz="0" w:space="0" w:color="auto"/>
              </w:divBdr>
            </w:div>
            <w:div w:id="925505090">
              <w:marLeft w:val="0"/>
              <w:marRight w:val="0"/>
              <w:marTop w:val="0"/>
              <w:marBottom w:val="0"/>
              <w:divBdr>
                <w:top w:val="none" w:sz="0" w:space="0" w:color="auto"/>
                <w:left w:val="none" w:sz="0" w:space="0" w:color="auto"/>
                <w:bottom w:val="none" w:sz="0" w:space="0" w:color="auto"/>
                <w:right w:val="none" w:sz="0" w:space="0" w:color="auto"/>
              </w:divBdr>
            </w:div>
            <w:div w:id="933436864">
              <w:marLeft w:val="0"/>
              <w:marRight w:val="0"/>
              <w:marTop w:val="0"/>
              <w:marBottom w:val="0"/>
              <w:divBdr>
                <w:top w:val="none" w:sz="0" w:space="0" w:color="auto"/>
                <w:left w:val="none" w:sz="0" w:space="0" w:color="auto"/>
                <w:bottom w:val="none" w:sz="0" w:space="0" w:color="auto"/>
                <w:right w:val="none" w:sz="0" w:space="0" w:color="auto"/>
              </w:divBdr>
            </w:div>
            <w:div w:id="1020012121">
              <w:marLeft w:val="0"/>
              <w:marRight w:val="0"/>
              <w:marTop w:val="0"/>
              <w:marBottom w:val="0"/>
              <w:divBdr>
                <w:top w:val="none" w:sz="0" w:space="0" w:color="auto"/>
                <w:left w:val="none" w:sz="0" w:space="0" w:color="auto"/>
                <w:bottom w:val="none" w:sz="0" w:space="0" w:color="auto"/>
                <w:right w:val="none" w:sz="0" w:space="0" w:color="auto"/>
              </w:divBdr>
            </w:div>
            <w:div w:id="1037631784">
              <w:marLeft w:val="0"/>
              <w:marRight w:val="0"/>
              <w:marTop w:val="0"/>
              <w:marBottom w:val="0"/>
              <w:divBdr>
                <w:top w:val="none" w:sz="0" w:space="0" w:color="auto"/>
                <w:left w:val="none" w:sz="0" w:space="0" w:color="auto"/>
                <w:bottom w:val="none" w:sz="0" w:space="0" w:color="auto"/>
                <w:right w:val="none" w:sz="0" w:space="0" w:color="auto"/>
              </w:divBdr>
            </w:div>
            <w:div w:id="1059017403">
              <w:marLeft w:val="0"/>
              <w:marRight w:val="0"/>
              <w:marTop w:val="0"/>
              <w:marBottom w:val="0"/>
              <w:divBdr>
                <w:top w:val="none" w:sz="0" w:space="0" w:color="auto"/>
                <w:left w:val="none" w:sz="0" w:space="0" w:color="auto"/>
                <w:bottom w:val="none" w:sz="0" w:space="0" w:color="auto"/>
                <w:right w:val="none" w:sz="0" w:space="0" w:color="auto"/>
              </w:divBdr>
            </w:div>
            <w:div w:id="1071580331">
              <w:marLeft w:val="0"/>
              <w:marRight w:val="0"/>
              <w:marTop w:val="0"/>
              <w:marBottom w:val="0"/>
              <w:divBdr>
                <w:top w:val="none" w:sz="0" w:space="0" w:color="auto"/>
                <w:left w:val="none" w:sz="0" w:space="0" w:color="auto"/>
                <w:bottom w:val="none" w:sz="0" w:space="0" w:color="auto"/>
                <w:right w:val="none" w:sz="0" w:space="0" w:color="auto"/>
              </w:divBdr>
            </w:div>
            <w:div w:id="1077286357">
              <w:marLeft w:val="0"/>
              <w:marRight w:val="0"/>
              <w:marTop w:val="0"/>
              <w:marBottom w:val="0"/>
              <w:divBdr>
                <w:top w:val="none" w:sz="0" w:space="0" w:color="auto"/>
                <w:left w:val="none" w:sz="0" w:space="0" w:color="auto"/>
                <w:bottom w:val="none" w:sz="0" w:space="0" w:color="auto"/>
                <w:right w:val="none" w:sz="0" w:space="0" w:color="auto"/>
              </w:divBdr>
            </w:div>
            <w:div w:id="1176727024">
              <w:marLeft w:val="0"/>
              <w:marRight w:val="0"/>
              <w:marTop w:val="0"/>
              <w:marBottom w:val="0"/>
              <w:divBdr>
                <w:top w:val="none" w:sz="0" w:space="0" w:color="auto"/>
                <w:left w:val="none" w:sz="0" w:space="0" w:color="auto"/>
                <w:bottom w:val="none" w:sz="0" w:space="0" w:color="auto"/>
                <w:right w:val="none" w:sz="0" w:space="0" w:color="auto"/>
              </w:divBdr>
            </w:div>
            <w:div w:id="1325935094">
              <w:marLeft w:val="0"/>
              <w:marRight w:val="0"/>
              <w:marTop w:val="0"/>
              <w:marBottom w:val="0"/>
              <w:divBdr>
                <w:top w:val="none" w:sz="0" w:space="0" w:color="auto"/>
                <w:left w:val="none" w:sz="0" w:space="0" w:color="auto"/>
                <w:bottom w:val="none" w:sz="0" w:space="0" w:color="auto"/>
                <w:right w:val="none" w:sz="0" w:space="0" w:color="auto"/>
              </w:divBdr>
            </w:div>
            <w:div w:id="1357655320">
              <w:marLeft w:val="0"/>
              <w:marRight w:val="0"/>
              <w:marTop w:val="0"/>
              <w:marBottom w:val="0"/>
              <w:divBdr>
                <w:top w:val="none" w:sz="0" w:space="0" w:color="auto"/>
                <w:left w:val="none" w:sz="0" w:space="0" w:color="auto"/>
                <w:bottom w:val="none" w:sz="0" w:space="0" w:color="auto"/>
                <w:right w:val="none" w:sz="0" w:space="0" w:color="auto"/>
              </w:divBdr>
            </w:div>
            <w:div w:id="1420638328">
              <w:marLeft w:val="0"/>
              <w:marRight w:val="0"/>
              <w:marTop w:val="0"/>
              <w:marBottom w:val="0"/>
              <w:divBdr>
                <w:top w:val="none" w:sz="0" w:space="0" w:color="auto"/>
                <w:left w:val="none" w:sz="0" w:space="0" w:color="auto"/>
                <w:bottom w:val="none" w:sz="0" w:space="0" w:color="auto"/>
                <w:right w:val="none" w:sz="0" w:space="0" w:color="auto"/>
              </w:divBdr>
            </w:div>
            <w:div w:id="1438019283">
              <w:marLeft w:val="0"/>
              <w:marRight w:val="0"/>
              <w:marTop w:val="0"/>
              <w:marBottom w:val="0"/>
              <w:divBdr>
                <w:top w:val="none" w:sz="0" w:space="0" w:color="auto"/>
                <w:left w:val="none" w:sz="0" w:space="0" w:color="auto"/>
                <w:bottom w:val="none" w:sz="0" w:space="0" w:color="auto"/>
                <w:right w:val="none" w:sz="0" w:space="0" w:color="auto"/>
              </w:divBdr>
            </w:div>
            <w:div w:id="1484086367">
              <w:marLeft w:val="0"/>
              <w:marRight w:val="0"/>
              <w:marTop w:val="0"/>
              <w:marBottom w:val="0"/>
              <w:divBdr>
                <w:top w:val="none" w:sz="0" w:space="0" w:color="auto"/>
                <w:left w:val="none" w:sz="0" w:space="0" w:color="auto"/>
                <w:bottom w:val="none" w:sz="0" w:space="0" w:color="auto"/>
                <w:right w:val="none" w:sz="0" w:space="0" w:color="auto"/>
              </w:divBdr>
            </w:div>
            <w:div w:id="1486824600">
              <w:marLeft w:val="0"/>
              <w:marRight w:val="0"/>
              <w:marTop w:val="0"/>
              <w:marBottom w:val="0"/>
              <w:divBdr>
                <w:top w:val="none" w:sz="0" w:space="0" w:color="auto"/>
                <w:left w:val="none" w:sz="0" w:space="0" w:color="auto"/>
                <w:bottom w:val="none" w:sz="0" w:space="0" w:color="auto"/>
                <w:right w:val="none" w:sz="0" w:space="0" w:color="auto"/>
              </w:divBdr>
            </w:div>
            <w:div w:id="1656714509">
              <w:marLeft w:val="0"/>
              <w:marRight w:val="0"/>
              <w:marTop w:val="0"/>
              <w:marBottom w:val="0"/>
              <w:divBdr>
                <w:top w:val="none" w:sz="0" w:space="0" w:color="auto"/>
                <w:left w:val="none" w:sz="0" w:space="0" w:color="auto"/>
                <w:bottom w:val="none" w:sz="0" w:space="0" w:color="auto"/>
                <w:right w:val="none" w:sz="0" w:space="0" w:color="auto"/>
              </w:divBdr>
            </w:div>
            <w:div w:id="1699238168">
              <w:marLeft w:val="0"/>
              <w:marRight w:val="0"/>
              <w:marTop w:val="0"/>
              <w:marBottom w:val="0"/>
              <w:divBdr>
                <w:top w:val="none" w:sz="0" w:space="0" w:color="auto"/>
                <w:left w:val="none" w:sz="0" w:space="0" w:color="auto"/>
                <w:bottom w:val="none" w:sz="0" w:space="0" w:color="auto"/>
                <w:right w:val="none" w:sz="0" w:space="0" w:color="auto"/>
              </w:divBdr>
            </w:div>
            <w:div w:id="1715697140">
              <w:marLeft w:val="0"/>
              <w:marRight w:val="0"/>
              <w:marTop w:val="0"/>
              <w:marBottom w:val="0"/>
              <w:divBdr>
                <w:top w:val="none" w:sz="0" w:space="0" w:color="auto"/>
                <w:left w:val="none" w:sz="0" w:space="0" w:color="auto"/>
                <w:bottom w:val="none" w:sz="0" w:space="0" w:color="auto"/>
                <w:right w:val="none" w:sz="0" w:space="0" w:color="auto"/>
              </w:divBdr>
            </w:div>
            <w:div w:id="1783302368">
              <w:marLeft w:val="0"/>
              <w:marRight w:val="0"/>
              <w:marTop w:val="0"/>
              <w:marBottom w:val="0"/>
              <w:divBdr>
                <w:top w:val="none" w:sz="0" w:space="0" w:color="auto"/>
                <w:left w:val="none" w:sz="0" w:space="0" w:color="auto"/>
                <w:bottom w:val="none" w:sz="0" w:space="0" w:color="auto"/>
                <w:right w:val="none" w:sz="0" w:space="0" w:color="auto"/>
              </w:divBdr>
            </w:div>
            <w:div w:id="1878001708">
              <w:marLeft w:val="0"/>
              <w:marRight w:val="0"/>
              <w:marTop w:val="0"/>
              <w:marBottom w:val="0"/>
              <w:divBdr>
                <w:top w:val="none" w:sz="0" w:space="0" w:color="auto"/>
                <w:left w:val="none" w:sz="0" w:space="0" w:color="auto"/>
                <w:bottom w:val="none" w:sz="0" w:space="0" w:color="auto"/>
                <w:right w:val="none" w:sz="0" w:space="0" w:color="auto"/>
              </w:divBdr>
            </w:div>
            <w:div w:id="1937209495">
              <w:marLeft w:val="0"/>
              <w:marRight w:val="0"/>
              <w:marTop w:val="0"/>
              <w:marBottom w:val="0"/>
              <w:divBdr>
                <w:top w:val="none" w:sz="0" w:space="0" w:color="auto"/>
                <w:left w:val="none" w:sz="0" w:space="0" w:color="auto"/>
                <w:bottom w:val="none" w:sz="0" w:space="0" w:color="auto"/>
                <w:right w:val="none" w:sz="0" w:space="0" w:color="auto"/>
              </w:divBdr>
            </w:div>
            <w:div w:id="1980720507">
              <w:marLeft w:val="0"/>
              <w:marRight w:val="0"/>
              <w:marTop w:val="0"/>
              <w:marBottom w:val="0"/>
              <w:divBdr>
                <w:top w:val="none" w:sz="0" w:space="0" w:color="auto"/>
                <w:left w:val="none" w:sz="0" w:space="0" w:color="auto"/>
                <w:bottom w:val="none" w:sz="0" w:space="0" w:color="auto"/>
                <w:right w:val="none" w:sz="0" w:space="0" w:color="auto"/>
              </w:divBdr>
            </w:div>
            <w:div w:id="2011643222">
              <w:marLeft w:val="0"/>
              <w:marRight w:val="0"/>
              <w:marTop w:val="0"/>
              <w:marBottom w:val="0"/>
              <w:divBdr>
                <w:top w:val="none" w:sz="0" w:space="0" w:color="auto"/>
                <w:left w:val="none" w:sz="0" w:space="0" w:color="auto"/>
                <w:bottom w:val="none" w:sz="0" w:space="0" w:color="auto"/>
                <w:right w:val="none" w:sz="0" w:space="0" w:color="auto"/>
              </w:divBdr>
            </w:div>
            <w:div w:id="2038966805">
              <w:marLeft w:val="0"/>
              <w:marRight w:val="0"/>
              <w:marTop w:val="0"/>
              <w:marBottom w:val="0"/>
              <w:divBdr>
                <w:top w:val="none" w:sz="0" w:space="0" w:color="auto"/>
                <w:left w:val="none" w:sz="0" w:space="0" w:color="auto"/>
                <w:bottom w:val="none" w:sz="0" w:space="0" w:color="auto"/>
                <w:right w:val="none" w:sz="0" w:space="0" w:color="auto"/>
              </w:divBdr>
            </w:div>
            <w:div w:id="20883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1409">
      <w:bodyDiv w:val="1"/>
      <w:marLeft w:val="0"/>
      <w:marRight w:val="0"/>
      <w:marTop w:val="0"/>
      <w:marBottom w:val="0"/>
      <w:divBdr>
        <w:top w:val="none" w:sz="0" w:space="0" w:color="auto"/>
        <w:left w:val="none" w:sz="0" w:space="0" w:color="auto"/>
        <w:bottom w:val="none" w:sz="0" w:space="0" w:color="auto"/>
        <w:right w:val="none" w:sz="0" w:space="0" w:color="auto"/>
      </w:divBdr>
      <w:divsChild>
        <w:div w:id="89736636">
          <w:marLeft w:val="0"/>
          <w:marRight w:val="0"/>
          <w:marTop w:val="0"/>
          <w:marBottom w:val="0"/>
          <w:divBdr>
            <w:top w:val="none" w:sz="0" w:space="0" w:color="auto"/>
            <w:left w:val="none" w:sz="0" w:space="0" w:color="auto"/>
            <w:bottom w:val="none" w:sz="0" w:space="0" w:color="auto"/>
            <w:right w:val="none" w:sz="0" w:space="0" w:color="auto"/>
          </w:divBdr>
          <w:divsChild>
            <w:div w:id="279722818">
              <w:marLeft w:val="0"/>
              <w:marRight w:val="0"/>
              <w:marTop w:val="0"/>
              <w:marBottom w:val="0"/>
              <w:divBdr>
                <w:top w:val="none" w:sz="0" w:space="0" w:color="auto"/>
                <w:left w:val="none" w:sz="0" w:space="0" w:color="auto"/>
                <w:bottom w:val="none" w:sz="0" w:space="0" w:color="auto"/>
                <w:right w:val="none" w:sz="0" w:space="0" w:color="auto"/>
              </w:divBdr>
            </w:div>
            <w:div w:id="420106367">
              <w:marLeft w:val="0"/>
              <w:marRight w:val="0"/>
              <w:marTop w:val="0"/>
              <w:marBottom w:val="0"/>
              <w:divBdr>
                <w:top w:val="none" w:sz="0" w:space="0" w:color="auto"/>
                <w:left w:val="none" w:sz="0" w:space="0" w:color="auto"/>
                <w:bottom w:val="none" w:sz="0" w:space="0" w:color="auto"/>
                <w:right w:val="none" w:sz="0" w:space="0" w:color="auto"/>
              </w:divBdr>
            </w:div>
            <w:div w:id="623777610">
              <w:marLeft w:val="0"/>
              <w:marRight w:val="0"/>
              <w:marTop w:val="0"/>
              <w:marBottom w:val="0"/>
              <w:divBdr>
                <w:top w:val="none" w:sz="0" w:space="0" w:color="auto"/>
                <w:left w:val="none" w:sz="0" w:space="0" w:color="auto"/>
                <w:bottom w:val="none" w:sz="0" w:space="0" w:color="auto"/>
                <w:right w:val="none" w:sz="0" w:space="0" w:color="auto"/>
              </w:divBdr>
            </w:div>
            <w:div w:id="1240747165">
              <w:marLeft w:val="0"/>
              <w:marRight w:val="0"/>
              <w:marTop w:val="0"/>
              <w:marBottom w:val="0"/>
              <w:divBdr>
                <w:top w:val="none" w:sz="0" w:space="0" w:color="auto"/>
                <w:left w:val="none" w:sz="0" w:space="0" w:color="auto"/>
                <w:bottom w:val="none" w:sz="0" w:space="0" w:color="auto"/>
                <w:right w:val="none" w:sz="0" w:space="0" w:color="auto"/>
              </w:divBdr>
            </w:div>
            <w:div w:id="1275408184">
              <w:marLeft w:val="0"/>
              <w:marRight w:val="0"/>
              <w:marTop w:val="0"/>
              <w:marBottom w:val="0"/>
              <w:divBdr>
                <w:top w:val="none" w:sz="0" w:space="0" w:color="auto"/>
                <w:left w:val="none" w:sz="0" w:space="0" w:color="auto"/>
                <w:bottom w:val="none" w:sz="0" w:space="0" w:color="auto"/>
                <w:right w:val="none" w:sz="0" w:space="0" w:color="auto"/>
              </w:divBdr>
            </w:div>
            <w:div w:id="1286734351">
              <w:marLeft w:val="0"/>
              <w:marRight w:val="0"/>
              <w:marTop w:val="0"/>
              <w:marBottom w:val="0"/>
              <w:divBdr>
                <w:top w:val="none" w:sz="0" w:space="0" w:color="auto"/>
                <w:left w:val="none" w:sz="0" w:space="0" w:color="auto"/>
                <w:bottom w:val="none" w:sz="0" w:space="0" w:color="auto"/>
                <w:right w:val="none" w:sz="0" w:space="0" w:color="auto"/>
              </w:divBdr>
            </w:div>
            <w:div w:id="1967079119">
              <w:marLeft w:val="0"/>
              <w:marRight w:val="0"/>
              <w:marTop w:val="0"/>
              <w:marBottom w:val="0"/>
              <w:divBdr>
                <w:top w:val="none" w:sz="0" w:space="0" w:color="auto"/>
                <w:left w:val="none" w:sz="0" w:space="0" w:color="auto"/>
                <w:bottom w:val="none" w:sz="0" w:space="0" w:color="auto"/>
                <w:right w:val="none" w:sz="0" w:space="0" w:color="auto"/>
              </w:divBdr>
            </w:div>
            <w:div w:id="20234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83346">
      <w:bodyDiv w:val="1"/>
      <w:marLeft w:val="0"/>
      <w:marRight w:val="0"/>
      <w:marTop w:val="0"/>
      <w:marBottom w:val="0"/>
      <w:divBdr>
        <w:top w:val="none" w:sz="0" w:space="0" w:color="auto"/>
        <w:left w:val="none" w:sz="0" w:space="0" w:color="auto"/>
        <w:bottom w:val="none" w:sz="0" w:space="0" w:color="auto"/>
        <w:right w:val="none" w:sz="0" w:space="0" w:color="auto"/>
      </w:divBdr>
      <w:divsChild>
        <w:div w:id="681669215">
          <w:marLeft w:val="0"/>
          <w:marRight w:val="0"/>
          <w:marTop w:val="0"/>
          <w:marBottom w:val="0"/>
          <w:divBdr>
            <w:top w:val="none" w:sz="0" w:space="0" w:color="auto"/>
            <w:left w:val="none" w:sz="0" w:space="0" w:color="auto"/>
            <w:bottom w:val="none" w:sz="0" w:space="0" w:color="auto"/>
            <w:right w:val="none" w:sz="0" w:space="0" w:color="auto"/>
          </w:divBdr>
          <w:divsChild>
            <w:div w:id="44284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0186">
      <w:bodyDiv w:val="1"/>
      <w:marLeft w:val="0"/>
      <w:marRight w:val="0"/>
      <w:marTop w:val="0"/>
      <w:marBottom w:val="0"/>
      <w:divBdr>
        <w:top w:val="none" w:sz="0" w:space="0" w:color="auto"/>
        <w:left w:val="none" w:sz="0" w:space="0" w:color="auto"/>
        <w:bottom w:val="none" w:sz="0" w:space="0" w:color="auto"/>
        <w:right w:val="none" w:sz="0" w:space="0" w:color="auto"/>
      </w:divBdr>
    </w:div>
    <w:div w:id="1665232970">
      <w:bodyDiv w:val="1"/>
      <w:marLeft w:val="0"/>
      <w:marRight w:val="0"/>
      <w:marTop w:val="0"/>
      <w:marBottom w:val="0"/>
      <w:divBdr>
        <w:top w:val="none" w:sz="0" w:space="0" w:color="auto"/>
        <w:left w:val="none" w:sz="0" w:space="0" w:color="auto"/>
        <w:bottom w:val="none" w:sz="0" w:space="0" w:color="auto"/>
        <w:right w:val="none" w:sz="0" w:space="0" w:color="auto"/>
      </w:divBdr>
      <w:divsChild>
        <w:div w:id="1970937814">
          <w:marLeft w:val="0"/>
          <w:marRight w:val="0"/>
          <w:marTop w:val="0"/>
          <w:marBottom w:val="0"/>
          <w:divBdr>
            <w:top w:val="none" w:sz="0" w:space="0" w:color="auto"/>
            <w:left w:val="none" w:sz="0" w:space="0" w:color="auto"/>
            <w:bottom w:val="none" w:sz="0" w:space="0" w:color="auto"/>
            <w:right w:val="none" w:sz="0" w:space="0" w:color="auto"/>
          </w:divBdr>
          <w:divsChild>
            <w:div w:id="82731289">
              <w:marLeft w:val="0"/>
              <w:marRight w:val="0"/>
              <w:marTop w:val="0"/>
              <w:marBottom w:val="0"/>
              <w:divBdr>
                <w:top w:val="none" w:sz="0" w:space="0" w:color="auto"/>
                <w:left w:val="none" w:sz="0" w:space="0" w:color="auto"/>
                <w:bottom w:val="none" w:sz="0" w:space="0" w:color="auto"/>
                <w:right w:val="none" w:sz="0" w:space="0" w:color="auto"/>
              </w:divBdr>
            </w:div>
            <w:div w:id="99838895">
              <w:marLeft w:val="0"/>
              <w:marRight w:val="0"/>
              <w:marTop w:val="0"/>
              <w:marBottom w:val="0"/>
              <w:divBdr>
                <w:top w:val="none" w:sz="0" w:space="0" w:color="auto"/>
                <w:left w:val="none" w:sz="0" w:space="0" w:color="auto"/>
                <w:bottom w:val="none" w:sz="0" w:space="0" w:color="auto"/>
                <w:right w:val="none" w:sz="0" w:space="0" w:color="auto"/>
              </w:divBdr>
            </w:div>
            <w:div w:id="101653982">
              <w:marLeft w:val="0"/>
              <w:marRight w:val="0"/>
              <w:marTop w:val="0"/>
              <w:marBottom w:val="0"/>
              <w:divBdr>
                <w:top w:val="none" w:sz="0" w:space="0" w:color="auto"/>
                <w:left w:val="none" w:sz="0" w:space="0" w:color="auto"/>
                <w:bottom w:val="none" w:sz="0" w:space="0" w:color="auto"/>
                <w:right w:val="none" w:sz="0" w:space="0" w:color="auto"/>
              </w:divBdr>
            </w:div>
            <w:div w:id="168759504">
              <w:marLeft w:val="0"/>
              <w:marRight w:val="0"/>
              <w:marTop w:val="0"/>
              <w:marBottom w:val="0"/>
              <w:divBdr>
                <w:top w:val="none" w:sz="0" w:space="0" w:color="auto"/>
                <w:left w:val="none" w:sz="0" w:space="0" w:color="auto"/>
                <w:bottom w:val="none" w:sz="0" w:space="0" w:color="auto"/>
                <w:right w:val="none" w:sz="0" w:space="0" w:color="auto"/>
              </w:divBdr>
            </w:div>
            <w:div w:id="306982600">
              <w:marLeft w:val="0"/>
              <w:marRight w:val="0"/>
              <w:marTop w:val="0"/>
              <w:marBottom w:val="0"/>
              <w:divBdr>
                <w:top w:val="none" w:sz="0" w:space="0" w:color="auto"/>
                <w:left w:val="none" w:sz="0" w:space="0" w:color="auto"/>
                <w:bottom w:val="none" w:sz="0" w:space="0" w:color="auto"/>
                <w:right w:val="none" w:sz="0" w:space="0" w:color="auto"/>
              </w:divBdr>
            </w:div>
            <w:div w:id="343363778">
              <w:marLeft w:val="0"/>
              <w:marRight w:val="0"/>
              <w:marTop w:val="0"/>
              <w:marBottom w:val="0"/>
              <w:divBdr>
                <w:top w:val="none" w:sz="0" w:space="0" w:color="auto"/>
                <w:left w:val="none" w:sz="0" w:space="0" w:color="auto"/>
                <w:bottom w:val="none" w:sz="0" w:space="0" w:color="auto"/>
                <w:right w:val="none" w:sz="0" w:space="0" w:color="auto"/>
              </w:divBdr>
            </w:div>
            <w:div w:id="346559813">
              <w:marLeft w:val="0"/>
              <w:marRight w:val="0"/>
              <w:marTop w:val="0"/>
              <w:marBottom w:val="0"/>
              <w:divBdr>
                <w:top w:val="none" w:sz="0" w:space="0" w:color="auto"/>
                <w:left w:val="none" w:sz="0" w:space="0" w:color="auto"/>
                <w:bottom w:val="none" w:sz="0" w:space="0" w:color="auto"/>
                <w:right w:val="none" w:sz="0" w:space="0" w:color="auto"/>
              </w:divBdr>
            </w:div>
            <w:div w:id="370496814">
              <w:marLeft w:val="0"/>
              <w:marRight w:val="0"/>
              <w:marTop w:val="0"/>
              <w:marBottom w:val="0"/>
              <w:divBdr>
                <w:top w:val="none" w:sz="0" w:space="0" w:color="auto"/>
                <w:left w:val="none" w:sz="0" w:space="0" w:color="auto"/>
                <w:bottom w:val="none" w:sz="0" w:space="0" w:color="auto"/>
                <w:right w:val="none" w:sz="0" w:space="0" w:color="auto"/>
              </w:divBdr>
            </w:div>
            <w:div w:id="427434181">
              <w:marLeft w:val="0"/>
              <w:marRight w:val="0"/>
              <w:marTop w:val="0"/>
              <w:marBottom w:val="0"/>
              <w:divBdr>
                <w:top w:val="none" w:sz="0" w:space="0" w:color="auto"/>
                <w:left w:val="none" w:sz="0" w:space="0" w:color="auto"/>
                <w:bottom w:val="none" w:sz="0" w:space="0" w:color="auto"/>
                <w:right w:val="none" w:sz="0" w:space="0" w:color="auto"/>
              </w:divBdr>
            </w:div>
            <w:div w:id="470825767">
              <w:marLeft w:val="0"/>
              <w:marRight w:val="0"/>
              <w:marTop w:val="0"/>
              <w:marBottom w:val="0"/>
              <w:divBdr>
                <w:top w:val="none" w:sz="0" w:space="0" w:color="auto"/>
                <w:left w:val="none" w:sz="0" w:space="0" w:color="auto"/>
                <w:bottom w:val="none" w:sz="0" w:space="0" w:color="auto"/>
                <w:right w:val="none" w:sz="0" w:space="0" w:color="auto"/>
              </w:divBdr>
            </w:div>
            <w:div w:id="471604310">
              <w:marLeft w:val="0"/>
              <w:marRight w:val="0"/>
              <w:marTop w:val="0"/>
              <w:marBottom w:val="0"/>
              <w:divBdr>
                <w:top w:val="none" w:sz="0" w:space="0" w:color="auto"/>
                <w:left w:val="none" w:sz="0" w:space="0" w:color="auto"/>
                <w:bottom w:val="none" w:sz="0" w:space="0" w:color="auto"/>
                <w:right w:val="none" w:sz="0" w:space="0" w:color="auto"/>
              </w:divBdr>
            </w:div>
            <w:div w:id="486361168">
              <w:marLeft w:val="0"/>
              <w:marRight w:val="0"/>
              <w:marTop w:val="0"/>
              <w:marBottom w:val="0"/>
              <w:divBdr>
                <w:top w:val="none" w:sz="0" w:space="0" w:color="auto"/>
                <w:left w:val="none" w:sz="0" w:space="0" w:color="auto"/>
                <w:bottom w:val="none" w:sz="0" w:space="0" w:color="auto"/>
                <w:right w:val="none" w:sz="0" w:space="0" w:color="auto"/>
              </w:divBdr>
            </w:div>
            <w:div w:id="557937348">
              <w:marLeft w:val="0"/>
              <w:marRight w:val="0"/>
              <w:marTop w:val="0"/>
              <w:marBottom w:val="0"/>
              <w:divBdr>
                <w:top w:val="none" w:sz="0" w:space="0" w:color="auto"/>
                <w:left w:val="none" w:sz="0" w:space="0" w:color="auto"/>
                <w:bottom w:val="none" w:sz="0" w:space="0" w:color="auto"/>
                <w:right w:val="none" w:sz="0" w:space="0" w:color="auto"/>
              </w:divBdr>
            </w:div>
            <w:div w:id="572200476">
              <w:marLeft w:val="0"/>
              <w:marRight w:val="0"/>
              <w:marTop w:val="0"/>
              <w:marBottom w:val="0"/>
              <w:divBdr>
                <w:top w:val="none" w:sz="0" w:space="0" w:color="auto"/>
                <w:left w:val="none" w:sz="0" w:space="0" w:color="auto"/>
                <w:bottom w:val="none" w:sz="0" w:space="0" w:color="auto"/>
                <w:right w:val="none" w:sz="0" w:space="0" w:color="auto"/>
              </w:divBdr>
            </w:div>
            <w:div w:id="640310353">
              <w:marLeft w:val="0"/>
              <w:marRight w:val="0"/>
              <w:marTop w:val="0"/>
              <w:marBottom w:val="0"/>
              <w:divBdr>
                <w:top w:val="none" w:sz="0" w:space="0" w:color="auto"/>
                <w:left w:val="none" w:sz="0" w:space="0" w:color="auto"/>
                <w:bottom w:val="none" w:sz="0" w:space="0" w:color="auto"/>
                <w:right w:val="none" w:sz="0" w:space="0" w:color="auto"/>
              </w:divBdr>
            </w:div>
            <w:div w:id="720518440">
              <w:marLeft w:val="0"/>
              <w:marRight w:val="0"/>
              <w:marTop w:val="0"/>
              <w:marBottom w:val="0"/>
              <w:divBdr>
                <w:top w:val="none" w:sz="0" w:space="0" w:color="auto"/>
                <w:left w:val="none" w:sz="0" w:space="0" w:color="auto"/>
                <w:bottom w:val="none" w:sz="0" w:space="0" w:color="auto"/>
                <w:right w:val="none" w:sz="0" w:space="0" w:color="auto"/>
              </w:divBdr>
            </w:div>
            <w:div w:id="722488506">
              <w:marLeft w:val="0"/>
              <w:marRight w:val="0"/>
              <w:marTop w:val="0"/>
              <w:marBottom w:val="0"/>
              <w:divBdr>
                <w:top w:val="none" w:sz="0" w:space="0" w:color="auto"/>
                <w:left w:val="none" w:sz="0" w:space="0" w:color="auto"/>
                <w:bottom w:val="none" w:sz="0" w:space="0" w:color="auto"/>
                <w:right w:val="none" w:sz="0" w:space="0" w:color="auto"/>
              </w:divBdr>
            </w:div>
            <w:div w:id="751271714">
              <w:marLeft w:val="0"/>
              <w:marRight w:val="0"/>
              <w:marTop w:val="0"/>
              <w:marBottom w:val="0"/>
              <w:divBdr>
                <w:top w:val="none" w:sz="0" w:space="0" w:color="auto"/>
                <w:left w:val="none" w:sz="0" w:space="0" w:color="auto"/>
                <w:bottom w:val="none" w:sz="0" w:space="0" w:color="auto"/>
                <w:right w:val="none" w:sz="0" w:space="0" w:color="auto"/>
              </w:divBdr>
            </w:div>
            <w:div w:id="794522487">
              <w:marLeft w:val="0"/>
              <w:marRight w:val="0"/>
              <w:marTop w:val="0"/>
              <w:marBottom w:val="0"/>
              <w:divBdr>
                <w:top w:val="none" w:sz="0" w:space="0" w:color="auto"/>
                <w:left w:val="none" w:sz="0" w:space="0" w:color="auto"/>
                <w:bottom w:val="none" w:sz="0" w:space="0" w:color="auto"/>
                <w:right w:val="none" w:sz="0" w:space="0" w:color="auto"/>
              </w:divBdr>
            </w:div>
            <w:div w:id="852691114">
              <w:marLeft w:val="0"/>
              <w:marRight w:val="0"/>
              <w:marTop w:val="0"/>
              <w:marBottom w:val="0"/>
              <w:divBdr>
                <w:top w:val="none" w:sz="0" w:space="0" w:color="auto"/>
                <w:left w:val="none" w:sz="0" w:space="0" w:color="auto"/>
                <w:bottom w:val="none" w:sz="0" w:space="0" w:color="auto"/>
                <w:right w:val="none" w:sz="0" w:space="0" w:color="auto"/>
              </w:divBdr>
            </w:div>
            <w:div w:id="982853669">
              <w:marLeft w:val="0"/>
              <w:marRight w:val="0"/>
              <w:marTop w:val="0"/>
              <w:marBottom w:val="0"/>
              <w:divBdr>
                <w:top w:val="none" w:sz="0" w:space="0" w:color="auto"/>
                <w:left w:val="none" w:sz="0" w:space="0" w:color="auto"/>
                <w:bottom w:val="none" w:sz="0" w:space="0" w:color="auto"/>
                <w:right w:val="none" w:sz="0" w:space="0" w:color="auto"/>
              </w:divBdr>
            </w:div>
            <w:div w:id="1006592918">
              <w:marLeft w:val="0"/>
              <w:marRight w:val="0"/>
              <w:marTop w:val="0"/>
              <w:marBottom w:val="0"/>
              <w:divBdr>
                <w:top w:val="none" w:sz="0" w:space="0" w:color="auto"/>
                <w:left w:val="none" w:sz="0" w:space="0" w:color="auto"/>
                <w:bottom w:val="none" w:sz="0" w:space="0" w:color="auto"/>
                <w:right w:val="none" w:sz="0" w:space="0" w:color="auto"/>
              </w:divBdr>
            </w:div>
            <w:div w:id="1098525863">
              <w:marLeft w:val="0"/>
              <w:marRight w:val="0"/>
              <w:marTop w:val="0"/>
              <w:marBottom w:val="0"/>
              <w:divBdr>
                <w:top w:val="none" w:sz="0" w:space="0" w:color="auto"/>
                <w:left w:val="none" w:sz="0" w:space="0" w:color="auto"/>
                <w:bottom w:val="none" w:sz="0" w:space="0" w:color="auto"/>
                <w:right w:val="none" w:sz="0" w:space="0" w:color="auto"/>
              </w:divBdr>
            </w:div>
            <w:div w:id="1166441432">
              <w:marLeft w:val="0"/>
              <w:marRight w:val="0"/>
              <w:marTop w:val="0"/>
              <w:marBottom w:val="0"/>
              <w:divBdr>
                <w:top w:val="none" w:sz="0" w:space="0" w:color="auto"/>
                <w:left w:val="none" w:sz="0" w:space="0" w:color="auto"/>
                <w:bottom w:val="none" w:sz="0" w:space="0" w:color="auto"/>
                <w:right w:val="none" w:sz="0" w:space="0" w:color="auto"/>
              </w:divBdr>
            </w:div>
            <w:div w:id="1206022846">
              <w:marLeft w:val="0"/>
              <w:marRight w:val="0"/>
              <w:marTop w:val="0"/>
              <w:marBottom w:val="0"/>
              <w:divBdr>
                <w:top w:val="none" w:sz="0" w:space="0" w:color="auto"/>
                <w:left w:val="none" w:sz="0" w:space="0" w:color="auto"/>
                <w:bottom w:val="none" w:sz="0" w:space="0" w:color="auto"/>
                <w:right w:val="none" w:sz="0" w:space="0" w:color="auto"/>
              </w:divBdr>
            </w:div>
            <w:div w:id="1220021196">
              <w:marLeft w:val="0"/>
              <w:marRight w:val="0"/>
              <w:marTop w:val="0"/>
              <w:marBottom w:val="0"/>
              <w:divBdr>
                <w:top w:val="none" w:sz="0" w:space="0" w:color="auto"/>
                <w:left w:val="none" w:sz="0" w:space="0" w:color="auto"/>
                <w:bottom w:val="none" w:sz="0" w:space="0" w:color="auto"/>
                <w:right w:val="none" w:sz="0" w:space="0" w:color="auto"/>
              </w:divBdr>
            </w:div>
            <w:div w:id="1228102952">
              <w:marLeft w:val="0"/>
              <w:marRight w:val="0"/>
              <w:marTop w:val="0"/>
              <w:marBottom w:val="0"/>
              <w:divBdr>
                <w:top w:val="none" w:sz="0" w:space="0" w:color="auto"/>
                <w:left w:val="none" w:sz="0" w:space="0" w:color="auto"/>
                <w:bottom w:val="none" w:sz="0" w:space="0" w:color="auto"/>
                <w:right w:val="none" w:sz="0" w:space="0" w:color="auto"/>
              </w:divBdr>
            </w:div>
            <w:div w:id="1257711392">
              <w:marLeft w:val="0"/>
              <w:marRight w:val="0"/>
              <w:marTop w:val="0"/>
              <w:marBottom w:val="0"/>
              <w:divBdr>
                <w:top w:val="none" w:sz="0" w:space="0" w:color="auto"/>
                <w:left w:val="none" w:sz="0" w:space="0" w:color="auto"/>
                <w:bottom w:val="none" w:sz="0" w:space="0" w:color="auto"/>
                <w:right w:val="none" w:sz="0" w:space="0" w:color="auto"/>
              </w:divBdr>
            </w:div>
            <w:div w:id="1275404634">
              <w:marLeft w:val="0"/>
              <w:marRight w:val="0"/>
              <w:marTop w:val="0"/>
              <w:marBottom w:val="0"/>
              <w:divBdr>
                <w:top w:val="none" w:sz="0" w:space="0" w:color="auto"/>
                <w:left w:val="none" w:sz="0" w:space="0" w:color="auto"/>
                <w:bottom w:val="none" w:sz="0" w:space="0" w:color="auto"/>
                <w:right w:val="none" w:sz="0" w:space="0" w:color="auto"/>
              </w:divBdr>
            </w:div>
            <w:div w:id="1290012550">
              <w:marLeft w:val="0"/>
              <w:marRight w:val="0"/>
              <w:marTop w:val="0"/>
              <w:marBottom w:val="0"/>
              <w:divBdr>
                <w:top w:val="none" w:sz="0" w:space="0" w:color="auto"/>
                <w:left w:val="none" w:sz="0" w:space="0" w:color="auto"/>
                <w:bottom w:val="none" w:sz="0" w:space="0" w:color="auto"/>
                <w:right w:val="none" w:sz="0" w:space="0" w:color="auto"/>
              </w:divBdr>
            </w:div>
            <w:div w:id="1488740378">
              <w:marLeft w:val="0"/>
              <w:marRight w:val="0"/>
              <w:marTop w:val="0"/>
              <w:marBottom w:val="0"/>
              <w:divBdr>
                <w:top w:val="none" w:sz="0" w:space="0" w:color="auto"/>
                <w:left w:val="none" w:sz="0" w:space="0" w:color="auto"/>
                <w:bottom w:val="none" w:sz="0" w:space="0" w:color="auto"/>
                <w:right w:val="none" w:sz="0" w:space="0" w:color="auto"/>
              </w:divBdr>
            </w:div>
            <w:div w:id="1554538378">
              <w:marLeft w:val="0"/>
              <w:marRight w:val="0"/>
              <w:marTop w:val="0"/>
              <w:marBottom w:val="0"/>
              <w:divBdr>
                <w:top w:val="none" w:sz="0" w:space="0" w:color="auto"/>
                <w:left w:val="none" w:sz="0" w:space="0" w:color="auto"/>
                <w:bottom w:val="none" w:sz="0" w:space="0" w:color="auto"/>
                <w:right w:val="none" w:sz="0" w:space="0" w:color="auto"/>
              </w:divBdr>
            </w:div>
            <w:div w:id="1591964567">
              <w:marLeft w:val="0"/>
              <w:marRight w:val="0"/>
              <w:marTop w:val="0"/>
              <w:marBottom w:val="0"/>
              <w:divBdr>
                <w:top w:val="none" w:sz="0" w:space="0" w:color="auto"/>
                <w:left w:val="none" w:sz="0" w:space="0" w:color="auto"/>
                <w:bottom w:val="none" w:sz="0" w:space="0" w:color="auto"/>
                <w:right w:val="none" w:sz="0" w:space="0" w:color="auto"/>
              </w:divBdr>
            </w:div>
            <w:div w:id="1632174282">
              <w:marLeft w:val="0"/>
              <w:marRight w:val="0"/>
              <w:marTop w:val="0"/>
              <w:marBottom w:val="0"/>
              <w:divBdr>
                <w:top w:val="none" w:sz="0" w:space="0" w:color="auto"/>
                <w:left w:val="none" w:sz="0" w:space="0" w:color="auto"/>
                <w:bottom w:val="none" w:sz="0" w:space="0" w:color="auto"/>
                <w:right w:val="none" w:sz="0" w:space="0" w:color="auto"/>
              </w:divBdr>
            </w:div>
            <w:div w:id="1677148904">
              <w:marLeft w:val="0"/>
              <w:marRight w:val="0"/>
              <w:marTop w:val="0"/>
              <w:marBottom w:val="0"/>
              <w:divBdr>
                <w:top w:val="none" w:sz="0" w:space="0" w:color="auto"/>
                <w:left w:val="none" w:sz="0" w:space="0" w:color="auto"/>
                <w:bottom w:val="none" w:sz="0" w:space="0" w:color="auto"/>
                <w:right w:val="none" w:sz="0" w:space="0" w:color="auto"/>
              </w:divBdr>
            </w:div>
            <w:div w:id="1704792990">
              <w:marLeft w:val="0"/>
              <w:marRight w:val="0"/>
              <w:marTop w:val="0"/>
              <w:marBottom w:val="0"/>
              <w:divBdr>
                <w:top w:val="none" w:sz="0" w:space="0" w:color="auto"/>
                <w:left w:val="none" w:sz="0" w:space="0" w:color="auto"/>
                <w:bottom w:val="none" w:sz="0" w:space="0" w:color="auto"/>
                <w:right w:val="none" w:sz="0" w:space="0" w:color="auto"/>
              </w:divBdr>
            </w:div>
            <w:div w:id="1790002981">
              <w:marLeft w:val="0"/>
              <w:marRight w:val="0"/>
              <w:marTop w:val="0"/>
              <w:marBottom w:val="0"/>
              <w:divBdr>
                <w:top w:val="none" w:sz="0" w:space="0" w:color="auto"/>
                <w:left w:val="none" w:sz="0" w:space="0" w:color="auto"/>
                <w:bottom w:val="none" w:sz="0" w:space="0" w:color="auto"/>
                <w:right w:val="none" w:sz="0" w:space="0" w:color="auto"/>
              </w:divBdr>
            </w:div>
            <w:div w:id="1838691880">
              <w:marLeft w:val="0"/>
              <w:marRight w:val="0"/>
              <w:marTop w:val="0"/>
              <w:marBottom w:val="0"/>
              <w:divBdr>
                <w:top w:val="none" w:sz="0" w:space="0" w:color="auto"/>
                <w:left w:val="none" w:sz="0" w:space="0" w:color="auto"/>
                <w:bottom w:val="none" w:sz="0" w:space="0" w:color="auto"/>
                <w:right w:val="none" w:sz="0" w:space="0" w:color="auto"/>
              </w:divBdr>
            </w:div>
            <w:div w:id="1877504057">
              <w:marLeft w:val="0"/>
              <w:marRight w:val="0"/>
              <w:marTop w:val="0"/>
              <w:marBottom w:val="0"/>
              <w:divBdr>
                <w:top w:val="none" w:sz="0" w:space="0" w:color="auto"/>
                <w:left w:val="none" w:sz="0" w:space="0" w:color="auto"/>
                <w:bottom w:val="none" w:sz="0" w:space="0" w:color="auto"/>
                <w:right w:val="none" w:sz="0" w:space="0" w:color="auto"/>
              </w:divBdr>
            </w:div>
            <w:div w:id="1886133725">
              <w:marLeft w:val="0"/>
              <w:marRight w:val="0"/>
              <w:marTop w:val="0"/>
              <w:marBottom w:val="0"/>
              <w:divBdr>
                <w:top w:val="none" w:sz="0" w:space="0" w:color="auto"/>
                <w:left w:val="none" w:sz="0" w:space="0" w:color="auto"/>
                <w:bottom w:val="none" w:sz="0" w:space="0" w:color="auto"/>
                <w:right w:val="none" w:sz="0" w:space="0" w:color="auto"/>
              </w:divBdr>
            </w:div>
            <w:div w:id="1977492562">
              <w:marLeft w:val="0"/>
              <w:marRight w:val="0"/>
              <w:marTop w:val="0"/>
              <w:marBottom w:val="0"/>
              <w:divBdr>
                <w:top w:val="none" w:sz="0" w:space="0" w:color="auto"/>
                <w:left w:val="none" w:sz="0" w:space="0" w:color="auto"/>
                <w:bottom w:val="none" w:sz="0" w:space="0" w:color="auto"/>
                <w:right w:val="none" w:sz="0" w:space="0" w:color="auto"/>
              </w:divBdr>
            </w:div>
            <w:div w:id="2079399318">
              <w:marLeft w:val="0"/>
              <w:marRight w:val="0"/>
              <w:marTop w:val="0"/>
              <w:marBottom w:val="0"/>
              <w:divBdr>
                <w:top w:val="none" w:sz="0" w:space="0" w:color="auto"/>
                <w:left w:val="none" w:sz="0" w:space="0" w:color="auto"/>
                <w:bottom w:val="none" w:sz="0" w:space="0" w:color="auto"/>
                <w:right w:val="none" w:sz="0" w:space="0" w:color="auto"/>
              </w:divBdr>
            </w:div>
            <w:div w:id="208425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25180192">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879510268">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08040">
      <w:bodyDiv w:val="1"/>
      <w:marLeft w:val="0"/>
      <w:marRight w:val="0"/>
      <w:marTop w:val="0"/>
      <w:marBottom w:val="0"/>
      <w:divBdr>
        <w:top w:val="none" w:sz="0" w:space="0" w:color="auto"/>
        <w:left w:val="none" w:sz="0" w:space="0" w:color="auto"/>
        <w:bottom w:val="none" w:sz="0" w:space="0" w:color="auto"/>
        <w:right w:val="none" w:sz="0" w:space="0" w:color="auto"/>
      </w:divBdr>
      <w:divsChild>
        <w:div w:id="795175719">
          <w:marLeft w:val="0"/>
          <w:marRight w:val="0"/>
          <w:marTop w:val="0"/>
          <w:marBottom w:val="0"/>
          <w:divBdr>
            <w:top w:val="none" w:sz="0" w:space="0" w:color="auto"/>
            <w:left w:val="none" w:sz="0" w:space="0" w:color="auto"/>
            <w:bottom w:val="none" w:sz="0" w:space="0" w:color="auto"/>
            <w:right w:val="none" w:sz="0" w:space="0" w:color="auto"/>
          </w:divBdr>
          <w:divsChild>
            <w:div w:id="24441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5470">
      <w:bodyDiv w:val="1"/>
      <w:marLeft w:val="0"/>
      <w:marRight w:val="0"/>
      <w:marTop w:val="0"/>
      <w:marBottom w:val="0"/>
      <w:divBdr>
        <w:top w:val="none" w:sz="0" w:space="0" w:color="auto"/>
        <w:left w:val="none" w:sz="0" w:space="0" w:color="auto"/>
        <w:bottom w:val="none" w:sz="0" w:space="0" w:color="auto"/>
        <w:right w:val="none" w:sz="0" w:space="0" w:color="auto"/>
      </w:divBdr>
      <w:divsChild>
        <w:div w:id="1709834256">
          <w:marLeft w:val="0"/>
          <w:marRight w:val="0"/>
          <w:marTop w:val="0"/>
          <w:marBottom w:val="0"/>
          <w:divBdr>
            <w:top w:val="none" w:sz="0" w:space="0" w:color="auto"/>
            <w:left w:val="none" w:sz="0" w:space="0" w:color="auto"/>
            <w:bottom w:val="none" w:sz="0" w:space="0" w:color="auto"/>
            <w:right w:val="none" w:sz="0" w:space="0" w:color="auto"/>
          </w:divBdr>
          <w:divsChild>
            <w:div w:id="121964969">
              <w:marLeft w:val="0"/>
              <w:marRight w:val="0"/>
              <w:marTop w:val="0"/>
              <w:marBottom w:val="0"/>
              <w:divBdr>
                <w:top w:val="none" w:sz="0" w:space="0" w:color="auto"/>
                <w:left w:val="none" w:sz="0" w:space="0" w:color="auto"/>
                <w:bottom w:val="none" w:sz="0" w:space="0" w:color="auto"/>
                <w:right w:val="none" w:sz="0" w:space="0" w:color="auto"/>
              </w:divBdr>
            </w:div>
            <w:div w:id="136187230">
              <w:marLeft w:val="0"/>
              <w:marRight w:val="0"/>
              <w:marTop w:val="0"/>
              <w:marBottom w:val="0"/>
              <w:divBdr>
                <w:top w:val="none" w:sz="0" w:space="0" w:color="auto"/>
                <w:left w:val="none" w:sz="0" w:space="0" w:color="auto"/>
                <w:bottom w:val="none" w:sz="0" w:space="0" w:color="auto"/>
                <w:right w:val="none" w:sz="0" w:space="0" w:color="auto"/>
              </w:divBdr>
            </w:div>
            <w:div w:id="185363506">
              <w:marLeft w:val="0"/>
              <w:marRight w:val="0"/>
              <w:marTop w:val="0"/>
              <w:marBottom w:val="0"/>
              <w:divBdr>
                <w:top w:val="none" w:sz="0" w:space="0" w:color="auto"/>
                <w:left w:val="none" w:sz="0" w:space="0" w:color="auto"/>
                <w:bottom w:val="none" w:sz="0" w:space="0" w:color="auto"/>
                <w:right w:val="none" w:sz="0" w:space="0" w:color="auto"/>
              </w:divBdr>
            </w:div>
            <w:div w:id="306983327">
              <w:marLeft w:val="0"/>
              <w:marRight w:val="0"/>
              <w:marTop w:val="0"/>
              <w:marBottom w:val="0"/>
              <w:divBdr>
                <w:top w:val="none" w:sz="0" w:space="0" w:color="auto"/>
                <w:left w:val="none" w:sz="0" w:space="0" w:color="auto"/>
                <w:bottom w:val="none" w:sz="0" w:space="0" w:color="auto"/>
                <w:right w:val="none" w:sz="0" w:space="0" w:color="auto"/>
              </w:divBdr>
            </w:div>
            <w:div w:id="426969575">
              <w:marLeft w:val="0"/>
              <w:marRight w:val="0"/>
              <w:marTop w:val="0"/>
              <w:marBottom w:val="0"/>
              <w:divBdr>
                <w:top w:val="none" w:sz="0" w:space="0" w:color="auto"/>
                <w:left w:val="none" w:sz="0" w:space="0" w:color="auto"/>
                <w:bottom w:val="none" w:sz="0" w:space="0" w:color="auto"/>
                <w:right w:val="none" w:sz="0" w:space="0" w:color="auto"/>
              </w:divBdr>
            </w:div>
            <w:div w:id="430468221">
              <w:marLeft w:val="0"/>
              <w:marRight w:val="0"/>
              <w:marTop w:val="0"/>
              <w:marBottom w:val="0"/>
              <w:divBdr>
                <w:top w:val="none" w:sz="0" w:space="0" w:color="auto"/>
                <w:left w:val="none" w:sz="0" w:space="0" w:color="auto"/>
                <w:bottom w:val="none" w:sz="0" w:space="0" w:color="auto"/>
                <w:right w:val="none" w:sz="0" w:space="0" w:color="auto"/>
              </w:divBdr>
            </w:div>
            <w:div w:id="475727660">
              <w:marLeft w:val="0"/>
              <w:marRight w:val="0"/>
              <w:marTop w:val="0"/>
              <w:marBottom w:val="0"/>
              <w:divBdr>
                <w:top w:val="none" w:sz="0" w:space="0" w:color="auto"/>
                <w:left w:val="none" w:sz="0" w:space="0" w:color="auto"/>
                <w:bottom w:val="none" w:sz="0" w:space="0" w:color="auto"/>
                <w:right w:val="none" w:sz="0" w:space="0" w:color="auto"/>
              </w:divBdr>
            </w:div>
            <w:div w:id="537593137">
              <w:marLeft w:val="0"/>
              <w:marRight w:val="0"/>
              <w:marTop w:val="0"/>
              <w:marBottom w:val="0"/>
              <w:divBdr>
                <w:top w:val="none" w:sz="0" w:space="0" w:color="auto"/>
                <w:left w:val="none" w:sz="0" w:space="0" w:color="auto"/>
                <w:bottom w:val="none" w:sz="0" w:space="0" w:color="auto"/>
                <w:right w:val="none" w:sz="0" w:space="0" w:color="auto"/>
              </w:divBdr>
            </w:div>
            <w:div w:id="544490438">
              <w:marLeft w:val="0"/>
              <w:marRight w:val="0"/>
              <w:marTop w:val="0"/>
              <w:marBottom w:val="0"/>
              <w:divBdr>
                <w:top w:val="none" w:sz="0" w:space="0" w:color="auto"/>
                <w:left w:val="none" w:sz="0" w:space="0" w:color="auto"/>
                <w:bottom w:val="none" w:sz="0" w:space="0" w:color="auto"/>
                <w:right w:val="none" w:sz="0" w:space="0" w:color="auto"/>
              </w:divBdr>
            </w:div>
            <w:div w:id="600066337">
              <w:marLeft w:val="0"/>
              <w:marRight w:val="0"/>
              <w:marTop w:val="0"/>
              <w:marBottom w:val="0"/>
              <w:divBdr>
                <w:top w:val="none" w:sz="0" w:space="0" w:color="auto"/>
                <w:left w:val="none" w:sz="0" w:space="0" w:color="auto"/>
                <w:bottom w:val="none" w:sz="0" w:space="0" w:color="auto"/>
                <w:right w:val="none" w:sz="0" w:space="0" w:color="auto"/>
              </w:divBdr>
            </w:div>
            <w:div w:id="613170196">
              <w:marLeft w:val="0"/>
              <w:marRight w:val="0"/>
              <w:marTop w:val="0"/>
              <w:marBottom w:val="0"/>
              <w:divBdr>
                <w:top w:val="none" w:sz="0" w:space="0" w:color="auto"/>
                <w:left w:val="none" w:sz="0" w:space="0" w:color="auto"/>
                <w:bottom w:val="none" w:sz="0" w:space="0" w:color="auto"/>
                <w:right w:val="none" w:sz="0" w:space="0" w:color="auto"/>
              </w:divBdr>
            </w:div>
            <w:div w:id="697975787">
              <w:marLeft w:val="0"/>
              <w:marRight w:val="0"/>
              <w:marTop w:val="0"/>
              <w:marBottom w:val="0"/>
              <w:divBdr>
                <w:top w:val="none" w:sz="0" w:space="0" w:color="auto"/>
                <w:left w:val="none" w:sz="0" w:space="0" w:color="auto"/>
                <w:bottom w:val="none" w:sz="0" w:space="0" w:color="auto"/>
                <w:right w:val="none" w:sz="0" w:space="0" w:color="auto"/>
              </w:divBdr>
            </w:div>
            <w:div w:id="860975978">
              <w:marLeft w:val="0"/>
              <w:marRight w:val="0"/>
              <w:marTop w:val="0"/>
              <w:marBottom w:val="0"/>
              <w:divBdr>
                <w:top w:val="none" w:sz="0" w:space="0" w:color="auto"/>
                <w:left w:val="none" w:sz="0" w:space="0" w:color="auto"/>
                <w:bottom w:val="none" w:sz="0" w:space="0" w:color="auto"/>
                <w:right w:val="none" w:sz="0" w:space="0" w:color="auto"/>
              </w:divBdr>
            </w:div>
            <w:div w:id="971406609">
              <w:marLeft w:val="0"/>
              <w:marRight w:val="0"/>
              <w:marTop w:val="0"/>
              <w:marBottom w:val="0"/>
              <w:divBdr>
                <w:top w:val="none" w:sz="0" w:space="0" w:color="auto"/>
                <w:left w:val="none" w:sz="0" w:space="0" w:color="auto"/>
                <w:bottom w:val="none" w:sz="0" w:space="0" w:color="auto"/>
                <w:right w:val="none" w:sz="0" w:space="0" w:color="auto"/>
              </w:divBdr>
            </w:div>
            <w:div w:id="992415018">
              <w:marLeft w:val="0"/>
              <w:marRight w:val="0"/>
              <w:marTop w:val="0"/>
              <w:marBottom w:val="0"/>
              <w:divBdr>
                <w:top w:val="none" w:sz="0" w:space="0" w:color="auto"/>
                <w:left w:val="none" w:sz="0" w:space="0" w:color="auto"/>
                <w:bottom w:val="none" w:sz="0" w:space="0" w:color="auto"/>
                <w:right w:val="none" w:sz="0" w:space="0" w:color="auto"/>
              </w:divBdr>
            </w:div>
            <w:div w:id="1011645836">
              <w:marLeft w:val="0"/>
              <w:marRight w:val="0"/>
              <w:marTop w:val="0"/>
              <w:marBottom w:val="0"/>
              <w:divBdr>
                <w:top w:val="none" w:sz="0" w:space="0" w:color="auto"/>
                <w:left w:val="none" w:sz="0" w:space="0" w:color="auto"/>
                <w:bottom w:val="none" w:sz="0" w:space="0" w:color="auto"/>
                <w:right w:val="none" w:sz="0" w:space="0" w:color="auto"/>
              </w:divBdr>
            </w:div>
            <w:div w:id="1027028073">
              <w:marLeft w:val="0"/>
              <w:marRight w:val="0"/>
              <w:marTop w:val="0"/>
              <w:marBottom w:val="0"/>
              <w:divBdr>
                <w:top w:val="none" w:sz="0" w:space="0" w:color="auto"/>
                <w:left w:val="none" w:sz="0" w:space="0" w:color="auto"/>
                <w:bottom w:val="none" w:sz="0" w:space="0" w:color="auto"/>
                <w:right w:val="none" w:sz="0" w:space="0" w:color="auto"/>
              </w:divBdr>
            </w:div>
            <w:div w:id="1048071849">
              <w:marLeft w:val="0"/>
              <w:marRight w:val="0"/>
              <w:marTop w:val="0"/>
              <w:marBottom w:val="0"/>
              <w:divBdr>
                <w:top w:val="none" w:sz="0" w:space="0" w:color="auto"/>
                <w:left w:val="none" w:sz="0" w:space="0" w:color="auto"/>
                <w:bottom w:val="none" w:sz="0" w:space="0" w:color="auto"/>
                <w:right w:val="none" w:sz="0" w:space="0" w:color="auto"/>
              </w:divBdr>
            </w:div>
            <w:div w:id="1151020300">
              <w:marLeft w:val="0"/>
              <w:marRight w:val="0"/>
              <w:marTop w:val="0"/>
              <w:marBottom w:val="0"/>
              <w:divBdr>
                <w:top w:val="none" w:sz="0" w:space="0" w:color="auto"/>
                <w:left w:val="none" w:sz="0" w:space="0" w:color="auto"/>
                <w:bottom w:val="none" w:sz="0" w:space="0" w:color="auto"/>
                <w:right w:val="none" w:sz="0" w:space="0" w:color="auto"/>
              </w:divBdr>
            </w:div>
            <w:div w:id="1194349133">
              <w:marLeft w:val="0"/>
              <w:marRight w:val="0"/>
              <w:marTop w:val="0"/>
              <w:marBottom w:val="0"/>
              <w:divBdr>
                <w:top w:val="none" w:sz="0" w:space="0" w:color="auto"/>
                <w:left w:val="none" w:sz="0" w:space="0" w:color="auto"/>
                <w:bottom w:val="none" w:sz="0" w:space="0" w:color="auto"/>
                <w:right w:val="none" w:sz="0" w:space="0" w:color="auto"/>
              </w:divBdr>
            </w:div>
            <w:div w:id="1536625473">
              <w:marLeft w:val="0"/>
              <w:marRight w:val="0"/>
              <w:marTop w:val="0"/>
              <w:marBottom w:val="0"/>
              <w:divBdr>
                <w:top w:val="none" w:sz="0" w:space="0" w:color="auto"/>
                <w:left w:val="none" w:sz="0" w:space="0" w:color="auto"/>
                <w:bottom w:val="none" w:sz="0" w:space="0" w:color="auto"/>
                <w:right w:val="none" w:sz="0" w:space="0" w:color="auto"/>
              </w:divBdr>
            </w:div>
            <w:div w:id="1599096568">
              <w:marLeft w:val="0"/>
              <w:marRight w:val="0"/>
              <w:marTop w:val="0"/>
              <w:marBottom w:val="0"/>
              <w:divBdr>
                <w:top w:val="none" w:sz="0" w:space="0" w:color="auto"/>
                <w:left w:val="none" w:sz="0" w:space="0" w:color="auto"/>
                <w:bottom w:val="none" w:sz="0" w:space="0" w:color="auto"/>
                <w:right w:val="none" w:sz="0" w:space="0" w:color="auto"/>
              </w:divBdr>
            </w:div>
            <w:div w:id="1626430398">
              <w:marLeft w:val="0"/>
              <w:marRight w:val="0"/>
              <w:marTop w:val="0"/>
              <w:marBottom w:val="0"/>
              <w:divBdr>
                <w:top w:val="none" w:sz="0" w:space="0" w:color="auto"/>
                <w:left w:val="none" w:sz="0" w:space="0" w:color="auto"/>
                <w:bottom w:val="none" w:sz="0" w:space="0" w:color="auto"/>
                <w:right w:val="none" w:sz="0" w:space="0" w:color="auto"/>
              </w:divBdr>
            </w:div>
            <w:div w:id="1628512041">
              <w:marLeft w:val="0"/>
              <w:marRight w:val="0"/>
              <w:marTop w:val="0"/>
              <w:marBottom w:val="0"/>
              <w:divBdr>
                <w:top w:val="none" w:sz="0" w:space="0" w:color="auto"/>
                <w:left w:val="none" w:sz="0" w:space="0" w:color="auto"/>
                <w:bottom w:val="none" w:sz="0" w:space="0" w:color="auto"/>
                <w:right w:val="none" w:sz="0" w:space="0" w:color="auto"/>
              </w:divBdr>
            </w:div>
            <w:div w:id="1712923041">
              <w:marLeft w:val="0"/>
              <w:marRight w:val="0"/>
              <w:marTop w:val="0"/>
              <w:marBottom w:val="0"/>
              <w:divBdr>
                <w:top w:val="none" w:sz="0" w:space="0" w:color="auto"/>
                <w:left w:val="none" w:sz="0" w:space="0" w:color="auto"/>
                <w:bottom w:val="none" w:sz="0" w:space="0" w:color="auto"/>
                <w:right w:val="none" w:sz="0" w:space="0" w:color="auto"/>
              </w:divBdr>
            </w:div>
            <w:div w:id="1715806798">
              <w:marLeft w:val="0"/>
              <w:marRight w:val="0"/>
              <w:marTop w:val="0"/>
              <w:marBottom w:val="0"/>
              <w:divBdr>
                <w:top w:val="none" w:sz="0" w:space="0" w:color="auto"/>
                <w:left w:val="none" w:sz="0" w:space="0" w:color="auto"/>
                <w:bottom w:val="none" w:sz="0" w:space="0" w:color="auto"/>
                <w:right w:val="none" w:sz="0" w:space="0" w:color="auto"/>
              </w:divBdr>
            </w:div>
            <w:div w:id="1756900254">
              <w:marLeft w:val="0"/>
              <w:marRight w:val="0"/>
              <w:marTop w:val="0"/>
              <w:marBottom w:val="0"/>
              <w:divBdr>
                <w:top w:val="none" w:sz="0" w:space="0" w:color="auto"/>
                <w:left w:val="none" w:sz="0" w:space="0" w:color="auto"/>
                <w:bottom w:val="none" w:sz="0" w:space="0" w:color="auto"/>
                <w:right w:val="none" w:sz="0" w:space="0" w:color="auto"/>
              </w:divBdr>
            </w:div>
            <w:div w:id="208144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19576">
      <w:bodyDiv w:val="1"/>
      <w:marLeft w:val="0"/>
      <w:marRight w:val="0"/>
      <w:marTop w:val="0"/>
      <w:marBottom w:val="0"/>
      <w:divBdr>
        <w:top w:val="none" w:sz="0" w:space="0" w:color="auto"/>
        <w:left w:val="none" w:sz="0" w:space="0" w:color="auto"/>
        <w:bottom w:val="none" w:sz="0" w:space="0" w:color="auto"/>
        <w:right w:val="none" w:sz="0" w:space="0" w:color="auto"/>
      </w:divBdr>
      <w:divsChild>
        <w:div w:id="314383955">
          <w:marLeft w:val="0"/>
          <w:marRight w:val="0"/>
          <w:marTop w:val="0"/>
          <w:marBottom w:val="0"/>
          <w:divBdr>
            <w:top w:val="none" w:sz="0" w:space="0" w:color="auto"/>
            <w:left w:val="none" w:sz="0" w:space="0" w:color="auto"/>
            <w:bottom w:val="none" w:sz="0" w:space="0" w:color="auto"/>
            <w:right w:val="none" w:sz="0" w:space="0" w:color="auto"/>
          </w:divBdr>
          <w:divsChild>
            <w:div w:id="1859386">
              <w:marLeft w:val="0"/>
              <w:marRight w:val="0"/>
              <w:marTop w:val="0"/>
              <w:marBottom w:val="0"/>
              <w:divBdr>
                <w:top w:val="none" w:sz="0" w:space="0" w:color="auto"/>
                <w:left w:val="none" w:sz="0" w:space="0" w:color="auto"/>
                <w:bottom w:val="none" w:sz="0" w:space="0" w:color="auto"/>
                <w:right w:val="none" w:sz="0" w:space="0" w:color="auto"/>
              </w:divBdr>
            </w:div>
            <w:div w:id="12266983">
              <w:marLeft w:val="0"/>
              <w:marRight w:val="0"/>
              <w:marTop w:val="0"/>
              <w:marBottom w:val="0"/>
              <w:divBdr>
                <w:top w:val="none" w:sz="0" w:space="0" w:color="auto"/>
                <w:left w:val="none" w:sz="0" w:space="0" w:color="auto"/>
                <w:bottom w:val="none" w:sz="0" w:space="0" w:color="auto"/>
                <w:right w:val="none" w:sz="0" w:space="0" w:color="auto"/>
              </w:divBdr>
            </w:div>
            <w:div w:id="37122351">
              <w:marLeft w:val="0"/>
              <w:marRight w:val="0"/>
              <w:marTop w:val="0"/>
              <w:marBottom w:val="0"/>
              <w:divBdr>
                <w:top w:val="none" w:sz="0" w:space="0" w:color="auto"/>
                <w:left w:val="none" w:sz="0" w:space="0" w:color="auto"/>
                <w:bottom w:val="none" w:sz="0" w:space="0" w:color="auto"/>
                <w:right w:val="none" w:sz="0" w:space="0" w:color="auto"/>
              </w:divBdr>
            </w:div>
            <w:div w:id="74326944">
              <w:marLeft w:val="0"/>
              <w:marRight w:val="0"/>
              <w:marTop w:val="0"/>
              <w:marBottom w:val="0"/>
              <w:divBdr>
                <w:top w:val="none" w:sz="0" w:space="0" w:color="auto"/>
                <w:left w:val="none" w:sz="0" w:space="0" w:color="auto"/>
                <w:bottom w:val="none" w:sz="0" w:space="0" w:color="auto"/>
                <w:right w:val="none" w:sz="0" w:space="0" w:color="auto"/>
              </w:divBdr>
            </w:div>
            <w:div w:id="105006098">
              <w:marLeft w:val="0"/>
              <w:marRight w:val="0"/>
              <w:marTop w:val="0"/>
              <w:marBottom w:val="0"/>
              <w:divBdr>
                <w:top w:val="none" w:sz="0" w:space="0" w:color="auto"/>
                <w:left w:val="none" w:sz="0" w:space="0" w:color="auto"/>
                <w:bottom w:val="none" w:sz="0" w:space="0" w:color="auto"/>
                <w:right w:val="none" w:sz="0" w:space="0" w:color="auto"/>
              </w:divBdr>
            </w:div>
            <w:div w:id="142237571">
              <w:marLeft w:val="0"/>
              <w:marRight w:val="0"/>
              <w:marTop w:val="0"/>
              <w:marBottom w:val="0"/>
              <w:divBdr>
                <w:top w:val="none" w:sz="0" w:space="0" w:color="auto"/>
                <w:left w:val="none" w:sz="0" w:space="0" w:color="auto"/>
                <w:bottom w:val="none" w:sz="0" w:space="0" w:color="auto"/>
                <w:right w:val="none" w:sz="0" w:space="0" w:color="auto"/>
              </w:divBdr>
            </w:div>
            <w:div w:id="143085860">
              <w:marLeft w:val="0"/>
              <w:marRight w:val="0"/>
              <w:marTop w:val="0"/>
              <w:marBottom w:val="0"/>
              <w:divBdr>
                <w:top w:val="none" w:sz="0" w:space="0" w:color="auto"/>
                <w:left w:val="none" w:sz="0" w:space="0" w:color="auto"/>
                <w:bottom w:val="none" w:sz="0" w:space="0" w:color="auto"/>
                <w:right w:val="none" w:sz="0" w:space="0" w:color="auto"/>
              </w:divBdr>
            </w:div>
            <w:div w:id="150947967">
              <w:marLeft w:val="0"/>
              <w:marRight w:val="0"/>
              <w:marTop w:val="0"/>
              <w:marBottom w:val="0"/>
              <w:divBdr>
                <w:top w:val="none" w:sz="0" w:space="0" w:color="auto"/>
                <w:left w:val="none" w:sz="0" w:space="0" w:color="auto"/>
                <w:bottom w:val="none" w:sz="0" w:space="0" w:color="auto"/>
                <w:right w:val="none" w:sz="0" w:space="0" w:color="auto"/>
              </w:divBdr>
            </w:div>
            <w:div w:id="230580734">
              <w:marLeft w:val="0"/>
              <w:marRight w:val="0"/>
              <w:marTop w:val="0"/>
              <w:marBottom w:val="0"/>
              <w:divBdr>
                <w:top w:val="none" w:sz="0" w:space="0" w:color="auto"/>
                <w:left w:val="none" w:sz="0" w:space="0" w:color="auto"/>
                <w:bottom w:val="none" w:sz="0" w:space="0" w:color="auto"/>
                <w:right w:val="none" w:sz="0" w:space="0" w:color="auto"/>
              </w:divBdr>
            </w:div>
            <w:div w:id="243537235">
              <w:marLeft w:val="0"/>
              <w:marRight w:val="0"/>
              <w:marTop w:val="0"/>
              <w:marBottom w:val="0"/>
              <w:divBdr>
                <w:top w:val="none" w:sz="0" w:space="0" w:color="auto"/>
                <w:left w:val="none" w:sz="0" w:space="0" w:color="auto"/>
                <w:bottom w:val="none" w:sz="0" w:space="0" w:color="auto"/>
                <w:right w:val="none" w:sz="0" w:space="0" w:color="auto"/>
              </w:divBdr>
            </w:div>
            <w:div w:id="255941822">
              <w:marLeft w:val="0"/>
              <w:marRight w:val="0"/>
              <w:marTop w:val="0"/>
              <w:marBottom w:val="0"/>
              <w:divBdr>
                <w:top w:val="none" w:sz="0" w:space="0" w:color="auto"/>
                <w:left w:val="none" w:sz="0" w:space="0" w:color="auto"/>
                <w:bottom w:val="none" w:sz="0" w:space="0" w:color="auto"/>
                <w:right w:val="none" w:sz="0" w:space="0" w:color="auto"/>
              </w:divBdr>
            </w:div>
            <w:div w:id="259681815">
              <w:marLeft w:val="0"/>
              <w:marRight w:val="0"/>
              <w:marTop w:val="0"/>
              <w:marBottom w:val="0"/>
              <w:divBdr>
                <w:top w:val="none" w:sz="0" w:space="0" w:color="auto"/>
                <w:left w:val="none" w:sz="0" w:space="0" w:color="auto"/>
                <w:bottom w:val="none" w:sz="0" w:space="0" w:color="auto"/>
                <w:right w:val="none" w:sz="0" w:space="0" w:color="auto"/>
              </w:divBdr>
            </w:div>
            <w:div w:id="263879092">
              <w:marLeft w:val="0"/>
              <w:marRight w:val="0"/>
              <w:marTop w:val="0"/>
              <w:marBottom w:val="0"/>
              <w:divBdr>
                <w:top w:val="none" w:sz="0" w:space="0" w:color="auto"/>
                <w:left w:val="none" w:sz="0" w:space="0" w:color="auto"/>
                <w:bottom w:val="none" w:sz="0" w:space="0" w:color="auto"/>
                <w:right w:val="none" w:sz="0" w:space="0" w:color="auto"/>
              </w:divBdr>
            </w:div>
            <w:div w:id="271088571">
              <w:marLeft w:val="0"/>
              <w:marRight w:val="0"/>
              <w:marTop w:val="0"/>
              <w:marBottom w:val="0"/>
              <w:divBdr>
                <w:top w:val="none" w:sz="0" w:space="0" w:color="auto"/>
                <w:left w:val="none" w:sz="0" w:space="0" w:color="auto"/>
                <w:bottom w:val="none" w:sz="0" w:space="0" w:color="auto"/>
                <w:right w:val="none" w:sz="0" w:space="0" w:color="auto"/>
              </w:divBdr>
            </w:div>
            <w:div w:id="310213516">
              <w:marLeft w:val="0"/>
              <w:marRight w:val="0"/>
              <w:marTop w:val="0"/>
              <w:marBottom w:val="0"/>
              <w:divBdr>
                <w:top w:val="none" w:sz="0" w:space="0" w:color="auto"/>
                <w:left w:val="none" w:sz="0" w:space="0" w:color="auto"/>
                <w:bottom w:val="none" w:sz="0" w:space="0" w:color="auto"/>
                <w:right w:val="none" w:sz="0" w:space="0" w:color="auto"/>
              </w:divBdr>
            </w:div>
            <w:div w:id="315963099">
              <w:marLeft w:val="0"/>
              <w:marRight w:val="0"/>
              <w:marTop w:val="0"/>
              <w:marBottom w:val="0"/>
              <w:divBdr>
                <w:top w:val="none" w:sz="0" w:space="0" w:color="auto"/>
                <w:left w:val="none" w:sz="0" w:space="0" w:color="auto"/>
                <w:bottom w:val="none" w:sz="0" w:space="0" w:color="auto"/>
                <w:right w:val="none" w:sz="0" w:space="0" w:color="auto"/>
              </w:divBdr>
            </w:div>
            <w:div w:id="335042593">
              <w:marLeft w:val="0"/>
              <w:marRight w:val="0"/>
              <w:marTop w:val="0"/>
              <w:marBottom w:val="0"/>
              <w:divBdr>
                <w:top w:val="none" w:sz="0" w:space="0" w:color="auto"/>
                <w:left w:val="none" w:sz="0" w:space="0" w:color="auto"/>
                <w:bottom w:val="none" w:sz="0" w:space="0" w:color="auto"/>
                <w:right w:val="none" w:sz="0" w:space="0" w:color="auto"/>
              </w:divBdr>
            </w:div>
            <w:div w:id="378868413">
              <w:marLeft w:val="0"/>
              <w:marRight w:val="0"/>
              <w:marTop w:val="0"/>
              <w:marBottom w:val="0"/>
              <w:divBdr>
                <w:top w:val="none" w:sz="0" w:space="0" w:color="auto"/>
                <w:left w:val="none" w:sz="0" w:space="0" w:color="auto"/>
                <w:bottom w:val="none" w:sz="0" w:space="0" w:color="auto"/>
                <w:right w:val="none" w:sz="0" w:space="0" w:color="auto"/>
              </w:divBdr>
            </w:div>
            <w:div w:id="419446721">
              <w:marLeft w:val="0"/>
              <w:marRight w:val="0"/>
              <w:marTop w:val="0"/>
              <w:marBottom w:val="0"/>
              <w:divBdr>
                <w:top w:val="none" w:sz="0" w:space="0" w:color="auto"/>
                <w:left w:val="none" w:sz="0" w:space="0" w:color="auto"/>
                <w:bottom w:val="none" w:sz="0" w:space="0" w:color="auto"/>
                <w:right w:val="none" w:sz="0" w:space="0" w:color="auto"/>
              </w:divBdr>
            </w:div>
            <w:div w:id="423498316">
              <w:marLeft w:val="0"/>
              <w:marRight w:val="0"/>
              <w:marTop w:val="0"/>
              <w:marBottom w:val="0"/>
              <w:divBdr>
                <w:top w:val="none" w:sz="0" w:space="0" w:color="auto"/>
                <w:left w:val="none" w:sz="0" w:space="0" w:color="auto"/>
                <w:bottom w:val="none" w:sz="0" w:space="0" w:color="auto"/>
                <w:right w:val="none" w:sz="0" w:space="0" w:color="auto"/>
              </w:divBdr>
            </w:div>
            <w:div w:id="438643663">
              <w:marLeft w:val="0"/>
              <w:marRight w:val="0"/>
              <w:marTop w:val="0"/>
              <w:marBottom w:val="0"/>
              <w:divBdr>
                <w:top w:val="none" w:sz="0" w:space="0" w:color="auto"/>
                <w:left w:val="none" w:sz="0" w:space="0" w:color="auto"/>
                <w:bottom w:val="none" w:sz="0" w:space="0" w:color="auto"/>
                <w:right w:val="none" w:sz="0" w:space="0" w:color="auto"/>
              </w:divBdr>
            </w:div>
            <w:div w:id="443614458">
              <w:marLeft w:val="0"/>
              <w:marRight w:val="0"/>
              <w:marTop w:val="0"/>
              <w:marBottom w:val="0"/>
              <w:divBdr>
                <w:top w:val="none" w:sz="0" w:space="0" w:color="auto"/>
                <w:left w:val="none" w:sz="0" w:space="0" w:color="auto"/>
                <w:bottom w:val="none" w:sz="0" w:space="0" w:color="auto"/>
                <w:right w:val="none" w:sz="0" w:space="0" w:color="auto"/>
              </w:divBdr>
            </w:div>
            <w:div w:id="456797587">
              <w:marLeft w:val="0"/>
              <w:marRight w:val="0"/>
              <w:marTop w:val="0"/>
              <w:marBottom w:val="0"/>
              <w:divBdr>
                <w:top w:val="none" w:sz="0" w:space="0" w:color="auto"/>
                <w:left w:val="none" w:sz="0" w:space="0" w:color="auto"/>
                <w:bottom w:val="none" w:sz="0" w:space="0" w:color="auto"/>
                <w:right w:val="none" w:sz="0" w:space="0" w:color="auto"/>
              </w:divBdr>
            </w:div>
            <w:div w:id="461921851">
              <w:marLeft w:val="0"/>
              <w:marRight w:val="0"/>
              <w:marTop w:val="0"/>
              <w:marBottom w:val="0"/>
              <w:divBdr>
                <w:top w:val="none" w:sz="0" w:space="0" w:color="auto"/>
                <w:left w:val="none" w:sz="0" w:space="0" w:color="auto"/>
                <w:bottom w:val="none" w:sz="0" w:space="0" w:color="auto"/>
                <w:right w:val="none" w:sz="0" w:space="0" w:color="auto"/>
              </w:divBdr>
            </w:div>
            <w:div w:id="502739904">
              <w:marLeft w:val="0"/>
              <w:marRight w:val="0"/>
              <w:marTop w:val="0"/>
              <w:marBottom w:val="0"/>
              <w:divBdr>
                <w:top w:val="none" w:sz="0" w:space="0" w:color="auto"/>
                <w:left w:val="none" w:sz="0" w:space="0" w:color="auto"/>
                <w:bottom w:val="none" w:sz="0" w:space="0" w:color="auto"/>
                <w:right w:val="none" w:sz="0" w:space="0" w:color="auto"/>
              </w:divBdr>
            </w:div>
            <w:div w:id="541094242">
              <w:marLeft w:val="0"/>
              <w:marRight w:val="0"/>
              <w:marTop w:val="0"/>
              <w:marBottom w:val="0"/>
              <w:divBdr>
                <w:top w:val="none" w:sz="0" w:space="0" w:color="auto"/>
                <w:left w:val="none" w:sz="0" w:space="0" w:color="auto"/>
                <w:bottom w:val="none" w:sz="0" w:space="0" w:color="auto"/>
                <w:right w:val="none" w:sz="0" w:space="0" w:color="auto"/>
              </w:divBdr>
            </w:div>
            <w:div w:id="563108817">
              <w:marLeft w:val="0"/>
              <w:marRight w:val="0"/>
              <w:marTop w:val="0"/>
              <w:marBottom w:val="0"/>
              <w:divBdr>
                <w:top w:val="none" w:sz="0" w:space="0" w:color="auto"/>
                <w:left w:val="none" w:sz="0" w:space="0" w:color="auto"/>
                <w:bottom w:val="none" w:sz="0" w:space="0" w:color="auto"/>
                <w:right w:val="none" w:sz="0" w:space="0" w:color="auto"/>
              </w:divBdr>
            </w:div>
            <w:div w:id="629016966">
              <w:marLeft w:val="0"/>
              <w:marRight w:val="0"/>
              <w:marTop w:val="0"/>
              <w:marBottom w:val="0"/>
              <w:divBdr>
                <w:top w:val="none" w:sz="0" w:space="0" w:color="auto"/>
                <w:left w:val="none" w:sz="0" w:space="0" w:color="auto"/>
                <w:bottom w:val="none" w:sz="0" w:space="0" w:color="auto"/>
                <w:right w:val="none" w:sz="0" w:space="0" w:color="auto"/>
              </w:divBdr>
            </w:div>
            <w:div w:id="648287046">
              <w:marLeft w:val="0"/>
              <w:marRight w:val="0"/>
              <w:marTop w:val="0"/>
              <w:marBottom w:val="0"/>
              <w:divBdr>
                <w:top w:val="none" w:sz="0" w:space="0" w:color="auto"/>
                <w:left w:val="none" w:sz="0" w:space="0" w:color="auto"/>
                <w:bottom w:val="none" w:sz="0" w:space="0" w:color="auto"/>
                <w:right w:val="none" w:sz="0" w:space="0" w:color="auto"/>
              </w:divBdr>
            </w:div>
            <w:div w:id="687830364">
              <w:marLeft w:val="0"/>
              <w:marRight w:val="0"/>
              <w:marTop w:val="0"/>
              <w:marBottom w:val="0"/>
              <w:divBdr>
                <w:top w:val="none" w:sz="0" w:space="0" w:color="auto"/>
                <w:left w:val="none" w:sz="0" w:space="0" w:color="auto"/>
                <w:bottom w:val="none" w:sz="0" w:space="0" w:color="auto"/>
                <w:right w:val="none" w:sz="0" w:space="0" w:color="auto"/>
              </w:divBdr>
            </w:div>
            <w:div w:id="736632217">
              <w:marLeft w:val="0"/>
              <w:marRight w:val="0"/>
              <w:marTop w:val="0"/>
              <w:marBottom w:val="0"/>
              <w:divBdr>
                <w:top w:val="none" w:sz="0" w:space="0" w:color="auto"/>
                <w:left w:val="none" w:sz="0" w:space="0" w:color="auto"/>
                <w:bottom w:val="none" w:sz="0" w:space="0" w:color="auto"/>
                <w:right w:val="none" w:sz="0" w:space="0" w:color="auto"/>
              </w:divBdr>
            </w:div>
            <w:div w:id="740637004">
              <w:marLeft w:val="0"/>
              <w:marRight w:val="0"/>
              <w:marTop w:val="0"/>
              <w:marBottom w:val="0"/>
              <w:divBdr>
                <w:top w:val="none" w:sz="0" w:space="0" w:color="auto"/>
                <w:left w:val="none" w:sz="0" w:space="0" w:color="auto"/>
                <w:bottom w:val="none" w:sz="0" w:space="0" w:color="auto"/>
                <w:right w:val="none" w:sz="0" w:space="0" w:color="auto"/>
              </w:divBdr>
            </w:div>
            <w:div w:id="753285159">
              <w:marLeft w:val="0"/>
              <w:marRight w:val="0"/>
              <w:marTop w:val="0"/>
              <w:marBottom w:val="0"/>
              <w:divBdr>
                <w:top w:val="none" w:sz="0" w:space="0" w:color="auto"/>
                <w:left w:val="none" w:sz="0" w:space="0" w:color="auto"/>
                <w:bottom w:val="none" w:sz="0" w:space="0" w:color="auto"/>
                <w:right w:val="none" w:sz="0" w:space="0" w:color="auto"/>
              </w:divBdr>
            </w:div>
            <w:div w:id="759059506">
              <w:marLeft w:val="0"/>
              <w:marRight w:val="0"/>
              <w:marTop w:val="0"/>
              <w:marBottom w:val="0"/>
              <w:divBdr>
                <w:top w:val="none" w:sz="0" w:space="0" w:color="auto"/>
                <w:left w:val="none" w:sz="0" w:space="0" w:color="auto"/>
                <w:bottom w:val="none" w:sz="0" w:space="0" w:color="auto"/>
                <w:right w:val="none" w:sz="0" w:space="0" w:color="auto"/>
              </w:divBdr>
            </w:div>
            <w:div w:id="769278873">
              <w:marLeft w:val="0"/>
              <w:marRight w:val="0"/>
              <w:marTop w:val="0"/>
              <w:marBottom w:val="0"/>
              <w:divBdr>
                <w:top w:val="none" w:sz="0" w:space="0" w:color="auto"/>
                <w:left w:val="none" w:sz="0" w:space="0" w:color="auto"/>
                <w:bottom w:val="none" w:sz="0" w:space="0" w:color="auto"/>
                <w:right w:val="none" w:sz="0" w:space="0" w:color="auto"/>
              </w:divBdr>
            </w:div>
            <w:div w:id="785782363">
              <w:marLeft w:val="0"/>
              <w:marRight w:val="0"/>
              <w:marTop w:val="0"/>
              <w:marBottom w:val="0"/>
              <w:divBdr>
                <w:top w:val="none" w:sz="0" w:space="0" w:color="auto"/>
                <w:left w:val="none" w:sz="0" w:space="0" w:color="auto"/>
                <w:bottom w:val="none" w:sz="0" w:space="0" w:color="auto"/>
                <w:right w:val="none" w:sz="0" w:space="0" w:color="auto"/>
              </w:divBdr>
            </w:div>
            <w:div w:id="821625796">
              <w:marLeft w:val="0"/>
              <w:marRight w:val="0"/>
              <w:marTop w:val="0"/>
              <w:marBottom w:val="0"/>
              <w:divBdr>
                <w:top w:val="none" w:sz="0" w:space="0" w:color="auto"/>
                <w:left w:val="none" w:sz="0" w:space="0" w:color="auto"/>
                <w:bottom w:val="none" w:sz="0" w:space="0" w:color="auto"/>
                <w:right w:val="none" w:sz="0" w:space="0" w:color="auto"/>
              </w:divBdr>
            </w:div>
            <w:div w:id="823661230">
              <w:marLeft w:val="0"/>
              <w:marRight w:val="0"/>
              <w:marTop w:val="0"/>
              <w:marBottom w:val="0"/>
              <w:divBdr>
                <w:top w:val="none" w:sz="0" w:space="0" w:color="auto"/>
                <w:left w:val="none" w:sz="0" w:space="0" w:color="auto"/>
                <w:bottom w:val="none" w:sz="0" w:space="0" w:color="auto"/>
                <w:right w:val="none" w:sz="0" w:space="0" w:color="auto"/>
              </w:divBdr>
            </w:div>
            <w:div w:id="825169333">
              <w:marLeft w:val="0"/>
              <w:marRight w:val="0"/>
              <w:marTop w:val="0"/>
              <w:marBottom w:val="0"/>
              <w:divBdr>
                <w:top w:val="none" w:sz="0" w:space="0" w:color="auto"/>
                <w:left w:val="none" w:sz="0" w:space="0" w:color="auto"/>
                <w:bottom w:val="none" w:sz="0" w:space="0" w:color="auto"/>
                <w:right w:val="none" w:sz="0" w:space="0" w:color="auto"/>
              </w:divBdr>
            </w:div>
            <w:div w:id="838272996">
              <w:marLeft w:val="0"/>
              <w:marRight w:val="0"/>
              <w:marTop w:val="0"/>
              <w:marBottom w:val="0"/>
              <w:divBdr>
                <w:top w:val="none" w:sz="0" w:space="0" w:color="auto"/>
                <w:left w:val="none" w:sz="0" w:space="0" w:color="auto"/>
                <w:bottom w:val="none" w:sz="0" w:space="0" w:color="auto"/>
                <w:right w:val="none" w:sz="0" w:space="0" w:color="auto"/>
              </w:divBdr>
            </w:div>
            <w:div w:id="860050653">
              <w:marLeft w:val="0"/>
              <w:marRight w:val="0"/>
              <w:marTop w:val="0"/>
              <w:marBottom w:val="0"/>
              <w:divBdr>
                <w:top w:val="none" w:sz="0" w:space="0" w:color="auto"/>
                <w:left w:val="none" w:sz="0" w:space="0" w:color="auto"/>
                <w:bottom w:val="none" w:sz="0" w:space="0" w:color="auto"/>
                <w:right w:val="none" w:sz="0" w:space="0" w:color="auto"/>
              </w:divBdr>
            </w:div>
            <w:div w:id="873729847">
              <w:marLeft w:val="0"/>
              <w:marRight w:val="0"/>
              <w:marTop w:val="0"/>
              <w:marBottom w:val="0"/>
              <w:divBdr>
                <w:top w:val="none" w:sz="0" w:space="0" w:color="auto"/>
                <w:left w:val="none" w:sz="0" w:space="0" w:color="auto"/>
                <w:bottom w:val="none" w:sz="0" w:space="0" w:color="auto"/>
                <w:right w:val="none" w:sz="0" w:space="0" w:color="auto"/>
              </w:divBdr>
            </w:div>
            <w:div w:id="876509551">
              <w:marLeft w:val="0"/>
              <w:marRight w:val="0"/>
              <w:marTop w:val="0"/>
              <w:marBottom w:val="0"/>
              <w:divBdr>
                <w:top w:val="none" w:sz="0" w:space="0" w:color="auto"/>
                <w:left w:val="none" w:sz="0" w:space="0" w:color="auto"/>
                <w:bottom w:val="none" w:sz="0" w:space="0" w:color="auto"/>
                <w:right w:val="none" w:sz="0" w:space="0" w:color="auto"/>
              </w:divBdr>
            </w:div>
            <w:div w:id="893925614">
              <w:marLeft w:val="0"/>
              <w:marRight w:val="0"/>
              <w:marTop w:val="0"/>
              <w:marBottom w:val="0"/>
              <w:divBdr>
                <w:top w:val="none" w:sz="0" w:space="0" w:color="auto"/>
                <w:left w:val="none" w:sz="0" w:space="0" w:color="auto"/>
                <w:bottom w:val="none" w:sz="0" w:space="0" w:color="auto"/>
                <w:right w:val="none" w:sz="0" w:space="0" w:color="auto"/>
              </w:divBdr>
            </w:div>
            <w:div w:id="903636627">
              <w:marLeft w:val="0"/>
              <w:marRight w:val="0"/>
              <w:marTop w:val="0"/>
              <w:marBottom w:val="0"/>
              <w:divBdr>
                <w:top w:val="none" w:sz="0" w:space="0" w:color="auto"/>
                <w:left w:val="none" w:sz="0" w:space="0" w:color="auto"/>
                <w:bottom w:val="none" w:sz="0" w:space="0" w:color="auto"/>
                <w:right w:val="none" w:sz="0" w:space="0" w:color="auto"/>
              </w:divBdr>
            </w:div>
            <w:div w:id="907348708">
              <w:marLeft w:val="0"/>
              <w:marRight w:val="0"/>
              <w:marTop w:val="0"/>
              <w:marBottom w:val="0"/>
              <w:divBdr>
                <w:top w:val="none" w:sz="0" w:space="0" w:color="auto"/>
                <w:left w:val="none" w:sz="0" w:space="0" w:color="auto"/>
                <w:bottom w:val="none" w:sz="0" w:space="0" w:color="auto"/>
                <w:right w:val="none" w:sz="0" w:space="0" w:color="auto"/>
              </w:divBdr>
            </w:div>
            <w:div w:id="918488266">
              <w:marLeft w:val="0"/>
              <w:marRight w:val="0"/>
              <w:marTop w:val="0"/>
              <w:marBottom w:val="0"/>
              <w:divBdr>
                <w:top w:val="none" w:sz="0" w:space="0" w:color="auto"/>
                <w:left w:val="none" w:sz="0" w:space="0" w:color="auto"/>
                <w:bottom w:val="none" w:sz="0" w:space="0" w:color="auto"/>
                <w:right w:val="none" w:sz="0" w:space="0" w:color="auto"/>
              </w:divBdr>
            </w:div>
            <w:div w:id="942305100">
              <w:marLeft w:val="0"/>
              <w:marRight w:val="0"/>
              <w:marTop w:val="0"/>
              <w:marBottom w:val="0"/>
              <w:divBdr>
                <w:top w:val="none" w:sz="0" w:space="0" w:color="auto"/>
                <w:left w:val="none" w:sz="0" w:space="0" w:color="auto"/>
                <w:bottom w:val="none" w:sz="0" w:space="0" w:color="auto"/>
                <w:right w:val="none" w:sz="0" w:space="0" w:color="auto"/>
              </w:divBdr>
            </w:div>
            <w:div w:id="955869638">
              <w:marLeft w:val="0"/>
              <w:marRight w:val="0"/>
              <w:marTop w:val="0"/>
              <w:marBottom w:val="0"/>
              <w:divBdr>
                <w:top w:val="none" w:sz="0" w:space="0" w:color="auto"/>
                <w:left w:val="none" w:sz="0" w:space="0" w:color="auto"/>
                <w:bottom w:val="none" w:sz="0" w:space="0" w:color="auto"/>
                <w:right w:val="none" w:sz="0" w:space="0" w:color="auto"/>
              </w:divBdr>
            </w:div>
            <w:div w:id="990670098">
              <w:marLeft w:val="0"/>
              <w:marRight w:val="0"/>
              <w:marTop w:val="0"/>
              <w:marBottom w:val="0"/>
              <w:divBdr>
                <w:top w:val="none" w:sz="0" w:space="0" w:color="auto"/>
                <w:left w:val="none" w:sz="0" w:space="0" w:color="auto"/>
                <w:bottom w:val="none" w:sz="0" w:space="0" w:color="auto"/>
                <w:right w:val="none" w:sz="0" w:space="0" w:color="auto"/>
              </w:divBdr>
            </w:div>
            <w:div w:id="999114598">
              <w:marLeft w:val="0"/>
              <w:marRight w:val="0"/>
              <w:marTop w:val="0"/>
              <w:marBottom w:val="0"/>
              <w:divBdr>
                <w:top w:val="none" w:sz="0" w:space="0" w:color="auto"/>
                <w:left w:val="none" w:sz="0" w:space="0" w:color="auto"/>
                <w:bottom w:val="none" w:sz="0" w:space="0" w:color="auto"/>
                <w:right w:val="none" w:sz="0" w:space="0" w:color="auto"/>
              </w:divBdr>
            </w:div>
            <w:div w:id="1038555693">
              <w:marLeft w:val="0"/>
              <w:marRight w:val="0"/>
              <w:marTop w:val="0"/>
              <w:marBottom w:val="0"/>
              <w:divBdr>
                <w:top w:val="none" w:sz="0" w:space="0" w:color="auto"/>
                <w:left w:val="none" w:sz="0" w:space="0" w:color="auto"/>
                <w:bottom w:val="none" w:sz="0" w:space="0" w:color="auto"/>
                <w:right w:val="none" w:sz="0" w:space="0" w:color="auto"/>
              </w:divBdr>
            </w:div>
            <w:div w:id="1042752097">
              <w:marLeft w:val="0"/>
              <w:marRight w:val="0"/>
              <w:marTop w:val="0"/>
              <w:marBottom w:val="0"/>
              <w:divBdr>
                <w:top w:val="none" w:sz="0" w:space="0" w:color="auto"/>
                <w:left w:val="none" w:sz="0" w:space="0" w:color="auto"/>
                <w:bottom w:val="none" w:sz="0" w:space="0" w:color="auto"/>
                <w:right w:val="none" w:sz="0" w:space="0" w:color="auto"/>
              </w:divBdr>
            </w:div>
            <w:div w:id="1070232971">
              <w:marLeft w:val="0"/>
              <w:marRight w:val="0"/>
              <w:marTop w:val="0"/>
              <w:marBottom w:val="0"/>
              <w:divBdr>
                <w:top w:val="none" w:sz="0" w:space="0" w:color="auto"/>
                <w:left w:val="none" w:sz="0" w:space="0" w:color="auto"/>
                <w:bottom w:val="none" w:sz="0" w:space="0" w:color="auto"/>
                <w:right w:val="none" w:sz="0" w:space="0" w:color="auto"/>
              </w:divBdr>
            </w:div>
            <w:div w:id="1075081405">
              <w:marLeft w:val="0"/>
              <w:marRight w:val="0"/>
              <w:marTop w:val="0"/>
              <w:marBottom w:val="0"/>
              <w:divBdr>
                <w:top w:val="none" w:sz="0" w:space="0" w:color="auto"/>
                <w:left w:val="none" w:sz="0" w:space="0" w:color="auto"/>
                <w:bottom w:val="none" w:sz="0" w:space="0" w:color="auto"/>
                <w:right w:val="none" w:sz="0" w:space="0" w:color="auto"/>
              </w:divBdr>
            </w:div>
            <w:div w:id="1102920129">
              <w:marLeft w:val="0"/>
              <w:marRight w:val="0"/>
              <w:marTop w:val="0"/>
              <w:marBottom w:val="0"/>
              <w:divBdr>
                <w:top w:val="none" w:sz="0" w:space="0" w:color="auto"/>
                <w:left w:val="none" w:sz="0" w:space="0" w:color="auto"/>
                <w:bottom w:val="none" w:sz="0" w:space="0" w:color="auto"/>
                <w:right w:val="none" w:sz="0" w:space="0" w:color="auto"/>
              </w:divBdr>
            </w:div>
            <w:div w:id="1130854878">
              <w:marLeft w:val="0"/>
              <w:marRight w:val="0"/>
              <w:marTop w:val="0"/>
              <w:marBottom w:val="0"/>
              <w:divBdr>
                <w:top w:val="none" w:sz="0" w:space="0" w:color="auto"/>
                <w:left w:val="none" w:sz="0" w:space="0" w:color="auto"/>
                <w:bottom w:val="none" w:sz="0" w:space="0" w:color="auto"/>
                <w:right w:val="none" w:sz="0" w:space="0" w:color="auto"/>
              </w:divBdr>
            </w:div>
            <w:div w:id="1174496889">
              <w:marLeft w:val="0"/>
              <w:marRight w:val="0"/>
              <w:marTop w:val="0"/>
              <w:marBottom w:val="0"/>
              <w:divBdr>
                <w:top w:val="none" w:sz="0" w:space="0" w:color="auto"/>
                <w:left w:val="none" w:sz="0" w:space="0" w:color="auto"/>
                <w:bottom w:val="none" w:sz="0" w:space="0" w:color="auto"/>
                <w:right w:val="none" w:sz="0" w:space="0" w:color="auto"/>
              </w:divBdr>
            </w:div>
            <w:div w:id="1205362208">
              <w:marLeft w:val="0"/>
              <w:marRight w:val="0"/>
              <w:marTop w:val="0"/>
              <w:marBottom w:val="0"/>
              <w:divBdr>
                <w:top w:val="none" w:sz="0" w:space="0" w:color="auto"/>
                <w:left w:val="none" w:sz="0" w:space="0" w:color="auto"/>
                <w:bottom w:val="none" w:sz="0" w:space="0" w:color="auto"/>
                <w:right w:val="none" w:sz="0" w:space="0" w:color="auto"/>
              </w:divBdr>
            </w:div>
            <w:div w:id="1241061568">
              <w:marLeft w:val="0"/>
              <w:marRight w:val="0"/>
              <w:marTop w:val="0"/>
              <w:marBottom w:val="0"/>
              <w:divBdr>
                <w:top w:val="none" w:sz="0" w:space="0" w:color="auto"/>
                <w:left w:val="none" w:sz="0" w:space="0" w:color="auto"/>
                <w:bottom w:val="none" w:sz="0" w:space="0" w:color="auto"/>
                <w:right w:val="none" w:sz="0" w:space="0" w:color="auto"/>
              </w:divBdr>
            </w:div>
            <w:div w:id="1252813089">
              <w:marLeft w:val="0"/>
              <w:marRight w:val="0"/>
              <w:marTop w:val="0"/>
              <w:marBottom w:val="0"/>
              <w:divBdr>
                <w:top w:val="none" w:sz="0" w:space="0" w:color="auto"/>
                <w:left w:val="none" w:sz="0" w:space="0" w:color="auto"/>
                <w:bottom w:val="none" w:sz="0" w:space="0" w:color="auto"/>
                <w:right w:val="none" w:sz="0" w:space="0" w:color="auto"/>
              </w:divBdr>
            </w:div>
            <w:div w:id="1265116725">
              <w:marLeft w:val="0"/>
              <w:marRight w:val="0"/>
              <w:marTop w:val="0"/>
              <w:marBottom w:val="0"/>
              <w:divBdr>
                <w:top w:val="none" w:sz="0" w:space="0" w:color="auto"/>
                <w:left w:val="none" w:sz="0" w:space="0" w:color="auto"/>
                <w:bottom w:val="none" w:sz="0" w:space="0" w:color="auto"/>
                <w:right w:val="none" w:sz="0" w:space="0" w:color="auto"/>
              </w:divBdr>
            </w:div>
            <w:div w:id="1266616217">
              <w:marLeft w:val="0"/>
              <w:marRight w:val="0"/>
              <w:marTop w:val="0"/>
              <w:marBottom w:val="0"/>
              <w:divBdr>
                <w:top w:val="none" w:sz="0" w:space="0" w:color="auto"/>
                <w:left w:val="none" w:sz="0" w:space="0" w:color="auto"/>
                <w:bottom w:val="none" w:sz="0" w:space="0" w:color="auto"/>
                <w:right w:val="none" w:sz="0" w:space="0" w:color="auto"/>
              </w:divBdr>
            </w:div>
            <w:div w:id="1275862223">
              <w:marLeft w:val="0"/>
              <w:marRight w:val="0"/>
              <w:marTop w:val="0"/>
              <w:marBottom w:val="0"/>
              <w:divBdr>
                <w:top w:val="none" w:sz="0" w:space="0" w:color="auto"/>
                <w:left w:val="none" w:sz="0" w:space="0" w:color="auto"/>
                <w:bottom w:val="none" w:sz="0" w:space="0" w:color="auto"/>
                <w:right w:val="none" w:sz="0" w:space="0" w:color="auto"/>
              </w:divBdr>
            </w:div>
            <w:div w:id="1319727753">
              <w:marLeft w:val="0"/>
              <w:marRight w:val="0"/>
              <w:marTop w:val="0"/>
              <w:marBottom w:val="0"/>
              <w:divBdr>
                <w:top w:val="none" w:sz="0" w:space="0" w:color="auto"/>
                <w:left w:val="none" w:sz="0" w:space="0" w:color="auto"/>
                <w:bottom w:val="none" w:sz="0" w:space="0" w:color="auto"/>
                <w:right w:val="none" w:sz="0" w:space="0" w:color="auto"/>
              </w:divBdr>
            </w:div>
            <w:div w:id="1333993055">
              <w:marLeft w:val="0"/>
              <w:marRight w:val="0"/>
              <w:marTop w:val="0"/>
              <w:marBottom w:val="0"/>
              <w:divBdr>
                <w:top w:val="none" w:sz="0" w:space="0" w:color="auto"/>
                <w:left w:val="none" w:sz="0" w:space="0" w:color="auto"/>
                <w:bottom w:val="none" w:sz="0" w:space="0" w:color="auto"/>
                <w:right w:val="none" w:sz="0" w:space="0" w:color="auto"/>
              </w:divBdr>
            </w:div>
            <w:div w:id="1351756518">
              <w:marLeft w:val="0"/>
              <w:marRight w:val="0"/>
              <w:marTop w:val="0"/>
              <w:marBottom w:val="0"/>
              <w:divBdr>
                <w:top w:val="none" w:sz="0" w:space="0" w:color="auto"/>
                <w:left w:val="none" w:sz="0" w:space="0" w:color="auto"/>
                <w:bottom w:val="none" w:sz="0" w:space="0" w:color="auto"/>
                <w:right w:val="none" w:sz="0" w:space="0" w:color="auto"/>
              </w:divBdr>
            </w:div>
            <w:div w:id="1364549321">
              <w:marLeft w:val="0"/>
              <w:marRight w:val="0"/>
              <w:marTop w:val="0"/>
              <w:marBottom w:val="0"/>
              <w:divBdr>
                <w:top w:val="none" w:sz="0" w:space="0" w:color="auto"/>
                <w:left w:val="none" w:sz="0" w:space="0" w:color="auto"/>
                <w:bottom w:val="none" w:sz="0" w:space="0" w:color="auto"/>
                <w:right w:val="none" w:sz="0" w:space="0" w:color="auto"/>
              </w:divBdr>
            </w:div>
            <w:div w:id="1392928393">
              <w:marLeft w:val="0"/>
              <w:marRight w:val="0"/>
              <w:marTop w:val="0"/>
              <w:marBottom w:val="0"/>
              <w:divBdr>
                <w:top w:val="none" w:sz="0" w:space="0" w:color="auto"/>
                <w:left w:val="none" w:sz="0" w:space="0" w:color="auto"/>
                <w:bottom w:val="none" w:sz="0" w:space="0" w:color="auto"/>
                <w:right w:val="none" w:sz="0" w:space="0" w:color="auto"/>
              </w:divBdr>
            </w:div>
            <w:div w:id="1395615749">
              <w:marLeft w:val="0"/>
              <w:marRight w:val="0"/>
              <w:marTop w:val="0"/>
              <w:marBottom w:val="0"/>
              <w:divBdr>
                <w:top w:val="none" w:sz="0" w:space="0" w:color="auto"/>
                <w:left w:val="none" w:sz="0" w:space="0" w:color="auto"/>
                <w:bottom w:val="none" w:sz="0" w:space="0" w:color="auto"/>
                <w:right w:val="none" w:sz="0" w:space="0" w:color="auto"/>
              </w:divBdr>
            </w:div>
            <w:div w:id="1401707040">
              <w:marLeft w:val="0"/>
              <w:marRight w:val="0"/>
              <w:marTop w:val="0"/>
              <w:marBottom w:val="0"/>
              <w:divBdr>
                <w:top w:val="none" w:sz="0" w:space="0" w:color="auto"/>
                <w:left w:val="none" w:sz="0" w:space="0" w:color="auto"/>
                <w:bottom w:val="none" w:sz="0" w:space="0" w:color="auto"/>
                <w:right w:val="none" w:sz="0" w:space="0" w:color="auto"/>
              </w:divBdr>
            </w:div>
            <w:div w:id="1438140702">
              <w:marLeft w:val="0"/>
              <w:marRight w:val="0"/>
              <w:marTop w:val="0"/>
              <w:marBottom w:val="0"/>
              <w:divBdr>
                <w:top w:val="none" w:sz="0" w:space="0" w:color="auto"/>
                <w:left w:val="none" w:sz="0" w:space="0" w:color="auto"/>
                <w:bottom w:val="none" w:sz="0" w:space="0" w:color="auto"/>
                <w:right w:val="none" w:sz="0" w:space="0" w:color="auto"/>
              </w:divBdr>
            </w:div>
            <w:div w:id="1502427285">
              <w:marLeft w:val="0"/>
              <w:marRight w:val="0"/>
              <w:marTop w:val="0"/>
              <w:marBottom w:val="0"/>
              <w:divBdr>
                <w:top w:val="none" w:sz="0" w:space="0" w:color="auto"/>
                <w:left w:val="none" w:sz="0" w:space="0" w:color="auto"/>
                <w:bottom w:val="none" w:sz="0" w:space="0" w:color="auto"/>
                <w:right w:val="none" w:sz="0" w:space="0" w:color="auto"/>
              </w:divBdr>
            </w:div>
            <w:div w:id="1527404716">
              <w:marLeft w:val="0"/>
              <w:marRight w:val="0"/>
              <w:marTop w:val="0"/>
              <w:marBottom w:val="0"/>
              <w:divBdr>
                <w:top w:val="none" w:sz="0" w:space="0" w:color="auto"/>
                <w:left w:val="none" w:sz="0" w:space="0" w:color="auto"/>
                <w:bottom w:val="none" w:sz="0" w:space="0" w:color="auto"/>
                <w:right w:val="none" w:sz="0" w:space="0" w:color="auto"/>
              </w:divBdr>
            </w:div>
            <w:div w:id="1536845491">
              <w:marLeft w:val="0"/>
              <w:marRight w:val="0"/>
              <w:marTop w:val="0"/>
              <w:marBottom w:val="0"/>
              <w:divBdr>
                <w:top w:val="none" w:sz="0" w:space="0" w:color="auto"/>
                <w:left w:val="none" w:sz="0" w:space="0" w:color="auto"/>
                <w:bottom w:val="none" w:sz="0" w:space="0" w:color="auto"/>
                <w:right w:val="none" w:sz="0" w:space="0" w:color="auto"/>
              </w:divBdr>
            </w:div>
            <w:div w:id="1551921362">
              <w:marLeft w:val="0"/>
              <w:marRight w:val="0"/>
              <w:marTop w:val="0"/>
              <w:marBottom w:val="0"/>
              <w:divBdr>
                <w:top w:val="none" w:sz="0" w:space="0" w:color="auto"/>
                <w:left w:val="none" w:sz="0" w:space="0" w:color="auto"/>
                <w:bottom w:val="none" w:sz="0" w:space="0" w:color="auto"/>
                <w:right w:val="none" w:sz="0" w:space="0" w:color="auto"/>
              </w:divBdr>
            </w:div>
            <w:div w:id="1561402892">
              <w:marLeft w:val="0"/>
              <w:marRight w:val="0"/>
              <w:marTop w:val="0"/>
              <w:marBottom w:val="0"/>
              <w:divBdr>
                <w:top w:val="none" w:sz="0" w:space="0" w:color="auto"/>
                <w:left w:val="none" w:sz="0" w:space="0" w:color="auto"/>
                <w:bottom w:val="none" w:sz="0" w:space="0" w:color="auto"/>
                <w:right w:val="none" w:sz="0" w:space="0" w:color="auto"/>
              </w:divBdr>
            </w:div>
            <w:div w:id="1590045564">
              <w:marLeft w:val="0"/>
              <w:marRight w:val="0"/>
              <w:marTop w:val="0"/>
              <w:marBottom w:val="0"/>
              <w:divBdr>
                <w:top w:val="none" w:sz="0" w:space="0" w:color="auto"/>
                <w:left w:val="none" w:sz="0" w:space="0" w:color="auto"/>
                <w:bottom w:val="none" w:sz="0" w:space="0" w:color="auto"/>
                <w:right w:val="none" w:sz="0" w:space="0" w:color="auto"/>
              </w:divBdr>
            </w:div>
            <w:div w:id="1615477503">
              <w:marLeft w:val="0"/>
              <w:marRight w:val="0"/>
              <w:marTop w:val="0"/>
              <w:marBottom w:val="0"/>
              <w:divBdr>
                <w:top w:val="none" w:sz="0" w:space="0" w:color="auto"/>
                <w:left w:val="none" w:sz="0" w:space="0" w:color="auto"/>
                <w:bottom w:val="none" w:sz="0" w:space="0" w:color="auto"/>
                <w:right w:val="none" w:sz="0" w:space="0" w:color="auto"/>
              </w:divBdr>
            </w:div>
            <w:div w:id="1636450882">
              <w:marLeft w:val="0"/>
              <w:marRight w:val="0"/>
              <w:marTop w:val="0"/>
              <w:marBottom w:val="0"/>
              <w:divBdr>
                <w:top w:val="none" w:sz="0" w:space="0" w:color="auto"/>
                <w:left w:val="none" w:sz="0" w:space="0" w:color="auto"/>
                <w:bottom w:val="none" w:sz="0" w:space="0" w:color="auto"/>
                <w:right w:val="none" w:sz="0" w:space="0" w:color="auto"/>
              </w:divBdr>
            </w:div>
            <w:div w:id="1646621434">
              <w:marLeft w:val="0"/>
              <w:marRight w:val="0"/>
              <w:marTop w:val="0"/>
              <w:marBottom w:val="0"/>
              <w:divBdr>
                <w:top w:val="none" w:sz="0" w:space="0" w:color="auto"/>
                <w:left w:val="none" w:sz="0" w:space="0" w:color="auto"/>
                <w:bottom w:val="none" w:sz="0" w:space="0" w:color="auto"/>
                <w:right w:val="none" w:sz="0" w:space="0" w:color="auto"/>
              </w:divBdr>
            </w:div>
            <w:div w:id="1651011094">
              <w:marLeft w:val="0"/>
              <w:marRight w:val="0"/>
              <w:marTop w:val="0"/>
              <w:marBottom w:val="0"/>
              <w:divBdr>
                <w:top w:val="none" w:sz="0" w:space="0" w:color="auto"/>
                <w:left w:val="none" w:sz="0" w:space="0" w:color="auto"/>
                <w:bottom w:val="none" w:sz="0" w:space="0" w:color="auto"/>
                <w:right w:val="none" w:sz="0" w:space="0" w:color="auto"/>
              </w:divBdr>
            </w:div>
            <w:div w:id="1655060232">
              <w:marLeft w:val="0"/>
              <w:marRight w:val="0"/>
              <w:marTop w:val="0"/>
              <w:marBottom w:val="0"/>
              <w:divBdr>
                <w:top w:val="none" w:sz="0" w:space="0" w:color="auto"/>
                <w:left w:val="none" w:sz="0" w:space="0" w:color="auto"/>
                <w:bottom w:val="none" w:sz="0" w:space="0" w:color="auto"/>
                <w:right w:val="none" w:sz="0" w:space="0" w:color="auto"/>
              </w:divBdr>
            </w:div>
            <w:div w:id="1656760181">
              <w:marLeft w:val="0"/>
              <w:marRight w:val="0"/>
              <w:marTop w:val="0"/>
              <w:marBottom w:val="0"/>
              <w:divBdr>
                <w:top w:val="none" w:sz="0" w:space="0" w:color="auto"/>
                <w:left w:val="none" w:sz="0" w:space="0" w:color="auto"/>
                <w:bottom w:val="none" w:sz="0" w:space="0" w:color="auto"/>
                <w:right w:val="none" w:sz="0" w:space="0" w:color="auto"/>
              </w:divBdr>
            </w:div>
            <w:div w:id="1674718912">
              <w:marLeft w:val="0"/>
              <w:marRight w:val="0"/>
              <w:marTop w:val="0"/>
              <w:marBottom w:val="0"/>
              <w:divBdr>
                <w:top w:val="none" w:sz="0" w:space="0" w:color="auto"/>
                <w:left w:val="none" w:sz="0" w:space="0" w:color="auto"/>
                <w:bottom w:val="none" w:sz="0" w:space="0" w:color="auto"/>
                <w:right w:val="none" w:sz="0" w:space="0" w:color="auto"/>
              </w:divBdr>
            </w:div>
            <w:div w:id="1690257671">
              <w:marLeft w:val="0"/>
              <w:marRight w:val="0"/>
              <w:marTop w:val="0"/>
              <w:marBottom w:val="0"/>
              <w:divBdr>
                <w:top w:val="none" w:sz="0" w:space="0" w:color="auto"/>
                <w:left w:val="none" w:sz="0" w:space="0" w:color="auto"/>
                <w:bottom w:val="none" w:sz="0" w:space="0" w:color="auto"/>
                <w:right w:val="none" w:sz="0" w:space="0" w:color="auto"/>
              </w:divBdr>
            </w:div>
            <w:div w:id="1711761479">
              <w:marLeft w:val="0"/>
              <w:marRight w:val="0"/>
              <w:marTop w:val="0"/>
              <w:marBottom w:val="0"/>
              <w:divBdr>
                <w:top w:val="none" w:sz="0" w:space="0" w:color="auto"/>
                <w:left w:val="none" w:sz="0" w:space="0" w:color="auto"/>
                <w:bottom w:val="none" w:sz="0" w:space="0" w:color="auto"/>
                <w:right w:val="none" w:sz="0" w:space="0" w:color="auto"/>
              </w:divBdr>
            </w:div>
            <w:div w:id="1711959455">
              <w:marLeft w:val="0"/>
              <w:marRight w:val="0"/>
              <w:marTop w:val="0"/>
              <w:marBottom w:val="0"/>
              <w:divBdr>
                <w:top w:val="none" w:sz="0" w:space="0" w:color="auto"/>
                <w:left w:val="none" w:sz="0" w:space="0" w:color="auto"/>
                <w:bottom w:val="none" w:sz="0" w:space="0" w:color="auto"/>
                <w:right w:val="none" w:sz="0" w:space="0" w:color="auto"/>
              </w:divBdr>
            </w:div>
            <w:div w:id="1741051519">
              <w:marLeft w:val="0"/>
              <w:marRight w:val="0"/>
              <w:marTop w:val="0"/>
              <w:marBottom w:val="0"/>
              <w:divBdr>
                <w:top w:val="none" w:sz="0" w:space="0" w:color="auto"/>
                <w:left w:val="none" w:sz="0" w:space="0" w:color="auto"/>
                <w:bottom w:val="none" w:sz="0" w:space="0" w:color="auto"/>
                <w:right w:val="none" w:sz="0" w:space="0" w:color="auto"/>
              </w:divBdr>
            </w:div>
            <w:div w:id="1779446947">
              <w:marLeft w:val="0"/>
              <w:marRight w:val="0"/>
              <w:marTop w:val="0"/>
              <w:marBottom w:val="0"/>
              <w:divBdr>
                <w:top w:val="none" w:sz="0" w:space="0" w:color="auto"/>
                <w:left w:val="none" w:sz="0" w:space="0" w:color="auto"/>
                <w:bottom w:val="none" w:sz="0" w:space="0" w:color="auto"/>
                <w:right w:val="none" w:sz="0" w:space="0" w:color="auto"/>
              </w:divBdr>
            </w:div>
            <w:div w:id="1891645612">
              <w:marLeft w:val="0"/>
              <w:marRight w:val="0"/>
              <w:marTop w:val="0"/>
              <w:marBottom w:val="0"/>
              <w:divBdr>
                <w:top w:val="none" w:sz="0" w:space="0" w:color="auto"/>
                <w:left w:val="none" w:sz="0" w:space="0" w:color="auto"/>
                <w:bottom w:val="none" w:sz="0" w:space="0" w:color="auto"/>
                <w:right w:val="none" w:sz="0" w:space="0" w:color="auto"/>
              </w:divBdr>
            </w:div>
            <w:div w:id="1921599932">
              <w:marLeft w:val="0"/>
              <w:marRight w:val="0"/>
              <w:marTop w:val="0"/>
              <w:marBottom w:val="0"/>
              <w:divBdr>
                <w:top w:val="none" w:sz="0" w:space="0" w:color="auto"/>
                <w:left w:val="none" w:sz="0" w:space="0" w:color="auto"/>
                <w:bottom w:val="none" w:sz="0" w:space="0" w:color="auto"/>
                <w:right w:val="none" w:sz="0" w:space="0" w:color="auto"/>
              </w:divBdr>
            </w:div>
            <w:div w:id="1933277262">
              <w:marLeft w:val="0"/>
              <w:marRight w:val="0"/>
              <w:marTop w:val="0"/>
              <w:marBottom w:val="0"/>
              <w:divBdr>
                <w:top w:val="none" w:sz="0" w:space="0" w:color="auto"/>
                <w:left w:val="none" w:sz="0" w:space="0" w:color="auto"/>
                <w:bottom w:val="none" w:sz="0" w:space="0" w:color="auto"/>
                <w:right w:val="none" w:sz="0" w:space="0" w:color="auto"/>
              </w:divBdr>
            </w:div>
            <w:div w:id="1947106056">
              <w:marLeft w:val="0"/>
              <w:marRight w:val="0"/>
              <w:marTop w:val="0"/>
              <w:marBottom w:val="0"/>
              <w:divBdr>
                <w:top w:val="none" w:sz="0" w:space="0" w:color="auto"/>
                <w:left w:val="none" w:sz="0" w:space="0" w:color="auto"/>
                <w:bottom w:val="none" w:sz="0" w:space="0" w:color="auto"/>
                <w:right w:val="none" w:sz="0" w:space="0" w:color="auto"/>
              </w:divBdr>
            </w:div>
            <w:div w:id="1951811166">
              <w:marLeft w:val="0"/>
              <w:marRight w:val="0"/>
              <w:marTop w:val="0"/>
              <w:marBottom w:val="0"/>
              <w:divBdr>
                <w:top w:val="none" w:sz="0" w:space="0" w:color="auto"/>
                <w:left w:val="none" w:sz="0" w:space="0" w:color="auto"/>
                <w:bottom w:val="none" w:sz="0" w:space="0" w:color="auto"/>
                <w:right w:val="none" w:sz="0" w:space="0" w:color="auto"/>
              </w:divBdr>
            </w:div>
            <w:div w:id="1973512425">
              <w:marLeft w:val="0"/>
              <w:marRight w:val="0"/>
              <w:marTop w:val="0"/>
              <w:marBottom w:val="0"/>
              <w:divBdr>
                <w:top w:val="none" w:sz="0" w:space="0" w:color="auto"/>
                <w:left w:val="none" w:sz="0" w:space="0" w:color="auto"/>
                <w:bottom w:val="none" w:sz="0" w:space="0" w:color="auto"/>
                <w:right w:val="none" w:sz="0" w:space="0" w:color="auto"/>
              </w:divBdr>
            </w:div>
            <w:div w:id="1973562256">
              <w:marLeft w:val="0"/>
              <w:marRight w:val="0"/>
              <w:marTop w:val="0"/>
              <w:marBottom w:val="0"/>
              <w:divBdr>
                <w:top w:val="none" w:sz="0" w:space="0" w:color="auto"/>
                <w:left w:val="none" w:sz="0" w:space="0" w:color="auto"/>
                <w:bottom w:val="none" w:sz="0" w:space="0" w:color="auto"/>
                <w:right w:val="none" w:sz="0" w:space="0" w:color="auto"/>
              </w:divBdr>
            </w:div>
            <w:div w:id="1983844960">
              <w:marLeft w:val="0"/>
              <w:marRight w:val="0"/>
              <w:marTop w:val="0"/>
              <w:marBottom w:val="0"/>
              <w:divBdr>
                <w:top w:val="none" w:sz="0" w:space="0" w:color="auto"/>
                <w:left w:val="none" w:sz="0" w:space="0" w:color="auto"/>
                <w:bottom w:val="none" w:sz="0" w:space="0" w:color="auto"/>
                <w:right w:val="none" w:sz="0" w:space="0" w:color="auto"/>
              </w:divBdr>
            </w:div>
            <w:div w:id="1987542799">
              <w:marLeft w:val="0"/>
              <w:marRight w:val="0"/>
              <w:marTop w:val="0"/>
              <w:marBottom w:val="0"/>
              <w:divBdr>
                <w:top w:val="none" w:sz="0" w:space="0" w:color="auto"/>
                <w:left w:val="none" w:sz="0" w:space="0" w:color="auto"/>
                <w:bottom w:val="none" w:sz="0" w:space="0" w:color="auto"/>
                <w:right w:val="none" w:sz="0" w:space="0" w:color="auto"/>
              </w:divBdr>
            </w:div>
            <w:div w:id="1991671280">
              <w:marLeft w:val="0"/>
              <w:marRight w:val="0"/>
              <w:marTop w:val="0"/>
              <w:marBottom w:val="0"/>
              <w:divBdr>
                <w:top w:val="none" w:sz="0" w:space="0" w:color="auto"/>
                <w:left w:val="none" w:sz="0" w:space="0" w:color="auto"/>
                <w:bottom w:val="none" w:sz="0" w:space="0" w:color="auto"/>
                <w:right w:val="none" w:sz="0" w:space="0" w:color="auto"/>
              </w:divBdr>
            </w:div>
            <w:div w:id="2053532641">
              <w:marLeft w:val="0"/>
              <w:marRight w:val="0"/>
              <w:marTop w:val="0"/>
              <w:marBottom w:val="0"/>
              <w:divBdr>
                <w:top w:val="none" w:sz="0" w:space="0" w:color="auto"/>
                <w:left w:val="none" w:sz="0" w:space="0" w:color="auto"/>
                <w:bottom w:val="none" w:sz="0" w:space="0" w:color="auto"/>
                <w:right w:val="none" w:sz="0" w:space="0" w:color="auto"/>
              </w:divBdr>
            </w:div>
            <w:div w:id="2062824762">
              <w:marLeft w:val="0"/>
              <w:marRight w:val="0"/>
              <w:marTop w:val="0"/>
              <w:marBottom w:val="0"/>
              <w:divBdr>
                <w:top w:val="none" w:sz="0" w:space="0" w:color="auto"/>
                <w:left w:val="none" w:sz="0" w:space="0" w:color="auto"/>
                <w:bottom w:val="none" w:sz="0" w:space="0" w:color="auto"/>
                <w:right w:val="none" w:sz="0" w:space="0" w:color="auto"/>
              </w:divBdr>
            </w:div>
            <w:div w:id="2068263115">
              <w:marLeft w:val="0"/>
              <w:marRight w:val="0"/>
              <w:marTop w:val="0"/>
              <w:marBottom w:val="0"/>
              <w:divBdr>
                <w:top w:val="none" w:sz="0" w:space="0" w:color="auto"/>
                <w:left w:val="none" w:sz="0" w:space="0" w:color="auto"/>
                <w:bottom w:val="none" w:sz="0" w:space="0" w:color="auto"/>
                <w:right w:val="none" w:sz="0" w:space="0" w:color="auto"/>
              </w:divBdr>
            </w:div>
            <w:div w:id="2076854836">
              <w:marLeft w:val="0"/>
              <w:marRight w:val="0"/>
              <w:marTop w:val="0"/>
              <w:marBottom w:val="0"/>
              <w:divBdr>
                <w:top w:val="none" w:sz="0" w:space="0" w:color="auto"/>
                <w:left w:val="none" w:sz="0" w:space="0" w:color="auto"/>
                <w:bottom w:val="none" w:sz="0" w:space="0" w:color="auto"/>
                <w:right w:val="none" w:sz="0" w:space="0" w:color="auto"/>
              </w:divBdr>
            </w:div>
            <w:div w:id="2088569309">
              <w:marLeft w:val="0"/>
              <w:marRight w:val="0"/>
              <w:marTop w:val="0"/>
              <w:marBottom w:val="0"/>
              <w:divBdr>
                <w:top w:val="none" w:sz="0" w:space="0" w:color="auto"/>
                <w:left w:val="none" w:sz="0" w:space="0" w:color="auto"/>
                <w:bottom w:val="none" w:sz="0" w:space="0" w:color="auto"/>
                <w:right w:val="none" w:sz="0" w:space="0" w:color="auto"/>
              </w:divBdr>
            </w:div>
            <w:div w:id="2104759879">
              <w:marLeft w:val="0"/>
              <w:marRight w:val="0"/>
              <w:marTop w:val="0"/>
              <w:marBottom w:val="0"/>
              <w:divBdr>
                <w:top w:val="none" w:sz="0" w:space="0" w:color="auto"/>
                <w:left w:val="none" w:sz="0" w:space="0" w:color="auto"/>
                <w:bottom w:val="none" w:sz="0" w:space="0" w:color="auto"/>
                <w:right w:val="none" w:sz="0" w:space="0" w:color="auto"/>
              </w:divBdr>
            </w:div>
            <w:div w:id="2109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34775901">
      <w:bodyDiv w:val="1"/>
      <w:marLeft w:val="0"/>
      <w:marRight w:val="0"/>
      <w:marTop w:val="0"/>
      <w:marBottom w:val="0"/>
      <w:divBdr>
        <w:top w:val="none" w:sz="0" w:space="0" w:color="auto"/>
        <w:left w:val="none" w:sz="0" w:space="0" w:color="auto"/>
        <w:bottom w:val="none" w:sz="0" w:space="0" w:color="auto"/>
        <w:right w:val="none" w:sz="0" w:space="0" w:color="auto"/>
      </w:divBdr>
      <w:divsChild>
        <w:div w:id="553853887">
          <w:marLeft w:val="0"/>
          <w:marRight w:val="0"/>
          <w:marTop w:val="0"/>
          <w:marBottom w:val="0"/>
          <w:divBdr>
            <w:top w:val="none" w:sz="0" w:space="0" w:color="auto"/>
            <w:left w:val="none" w:sz="0" w:space="0" w:color="auto"/>
            <w:bottom w:val="none" w:sz="0" w:space="0" w:color="auto"/>
            <w:right w:val="none" w:sz="0" w:space="0" w:color="auto"/>
          </w:divBdr>
          <w:divsChild>
            <w:div w:id="22828455">
              <w:marLeft w:val="0"/>
              <w:marRight w:val="0"/>
              <w:marTop w:val="0"/>
              <w:marBottom w:val="0"/>
              <w:divBdr>
                <w:top w:val="none" w:sz="0" w:space="0" w:color="auto"/>
                <w:left w:val="none" w:sz="0" w:space="0" w:color="auto"/>
                <w:bottom w:val="none" w:sz="0" w:space="0" w:color="auto"/>
                <w:right w:val="none" w:sz="0" w:space="0" w:color="auto"/>
              </w:divBdr>
            </w:div>
            <w:div w:id="35200801">
              <w:marLeft w:val="0"/>
              <w:marRight w:val="0"/>
              <w:marTop w:val="0"/>
              <w:marBottom w:val="0"/>
              <w:divBdr>
                <w:top w:val="none" w:sz="0" w:space="0" w:color="auto"/>
                <w:left w:val="none" w:sz="0" w:space="0" w:color="auto"/>
                <w:bottom w:val="none" w:sz="0" w:space="0" w:color="auto"/>
                <w:right w:val="none" w:sz="0" w:space="0" w:color="auto"/>
              </w:divBdr>
            </w:div>
            <w:div w:id="36323414">
              <w:marLeft w:val="0"/>
              <w:marRight w:val="0"/>
              <w:marTop w:val="0"/>
              <w:marBottom w:val="0"/>
              <w:divBdr>
                <w:top w:val="none" w:sz="0" w:space="0" w:color="auto"/>
                <w:left w:val="none" w:sz="0" w:space="0" w:color="auto"/>
                <w:bottom w:val="none" w:sz="0" w:space="0" w:color="auto"/>
                <w:right w:val="none" w:sz="0" w:space="0" w:color="auto"/>
              </w:divBdr>
            </w:div>
            <w:div w:id="50538220">
              <w:marLeft w:val="0"/>
              <w:marRight w:val="0"/>
              <w:marTop w:val="0"/>
              <w:marBottom w:val="0"/>
              <w:divBdr>
                <w:top w:val="none" w:sz="0" w:space="0" w:color="auto"/>
                <w:left w:val="none" w:sz="0" w:space="0" w:color="auto"/>
                <w:bottom w:val="none" w:sz="0" w:space="0" w:color="auto"/>
                <w:right w:val="none" w:sz="0" w:space="0" w:color="auto"/>
              </w:divBdr>
            </w:div>
            <w:div w:id="54938810">
              <w:marLeft w:val="0"/>
              <w:marRight w:val="0"/>
              <w:marTop w:val="0"/>
              <w:marBottom w:val="0"/>
              <w:divBdr>
                <w:top w:val="none" w:sz="0" w:space="0" w:color="auto"/>
                <w:left w:val="none" w:sz="0" w:space="0" w:color="auto"/>
                <w:bottom w:val="none" w:sz="0" w:space="0" w:color="auto"/>
                <w:right w:val="none" w:sz="0" w:space="0" w:color="auto"/>
              </w:divBdr>
            </w:div>
            <w:div w:id="79761978">
              <w:marLeft w:val="0"/>
              <w:marRight w:val="0"/>
              <w:marTop w:val="0"/>
              <w:marBottom w:val="0"/>
              <w:divBdr>
                <w:top w:val="none" w:sz="0" w:space="0" w:color="auto"/>
                <w:left w:val="none" w:sz="0" w:space="0" w:color="auto"/>
                <w:bottom w:val="none" w:sz="0" w:space="0" w:color="auto"/>
                <w:right w:val="none" w:sz="0" w:space="0" w:color="auto"/>
              </w:divBdr>
            </w:div>
            <w:div w:id="100495663">
              <w:marLeft w:val="0"/>
              <w:marRight w:val="0"/>
              <w:marTop w:val="0"/>
              <w:marBottom w:val="0"/>
              <w:divBdr>
                <w:top w:val="none" w:sz="0" w:space="0" w:color="auto"/>
                <w:left w:val="none" w:sz="0" w:space="0" w:color="auto"/>
                <w:bottom w:val="none" w:sz="0" w:space="0" w:color="auto"/>
                <w:right w:val="none" w:sz="0" w:space="0" w:color="auto"/>
              </w:divBdr>
            </w:div>
            <w:div w:id="142934696">
              <w:marLeft w:val="0"/>
              <w:marRight w:val="0"/>
              <w:marTop w:val="0"/>
              <w:marBottom w:val="0"/>
              <w:divBdr>
                <w:top w:val="none" w:sz="0" w:space="0" w:color="auto"/>
                <w:left w:val="none" w:sz="0" w:space="0" w:color="auto"/>
                <w:bottom w:val="none" w:sz="0" w:space="0" w:color="auto"/>
                <w:right w:val="none" w:sz="0" w:space="0" w:color="auto"/>
              </w:divBdr>
            </w:div>
            <w:div w:id="197161016">
              <w:marLeft w:val="0"/>
              <w:marRight w:val="0"/>
              <w:marTop w:val="0"/>
              <w:marBottom w:val="0"/>
              <w:divBdr>
                <w:top w:val="none" w:sz="0" w:space="0" w:color="auto"/>
                <w:left w:val="none" w:sz="0" w:space="0" w:color="auto"/>
                <w:bottom w:val="none" w:sz="0" w:space="0" w:color="auto"/>
                <w:right w:val="none" w:sz="0" w:space="0" w:color="auto"/>
              </w:divBdr>
            </w:div>
            <w:div w:id="209460394">
              <w:marLeft w:val="0"/>
              <w:marRight w:val="0"/>
              <w:marTop w:val="0"/>
              <w:marBottom w:val="0"/>
              <w:divBdr>
                <w:top w:val="none" w:sz="0" w:space="0" w:color="auto"/>
                <w:left w:val="none" w:sz="0" w:space="0" w:color="auto"/>
                <w:bottom w:val="none" w:sz="0" w:space="0" w:color="auto"/>
                <w:right w:val="none" w:sz="0" w:space="0" w:color="auto"/>
              </w:divBdr>
            </w:div>
            <w:div w:id="225072835">
              <w:marLeft w:val="0"/>
              <w:marRight w:val="0"/>
              <w:marTop w:val="0"/>
              <w:marBottom w:val="0"/>
              <w:divBdr>
                <w:top w:val="none" w:sz="0" w:space="0" w:color="auto"/>
                <w:left w:val="none" w:sz="0" w:space="0" w:color="auto"/>
                <w:bottom w:val="none" w:sz="0" w:space="0" w:color="auto"/>
                <w:right w:val="none" w:sz="0" w:space="0" w:color="auto"/>
              </w:divBdr>
            </w:div>
            <w:div w:id="227687988">
              <w:marLeft w:val="0"/>
              <w:marRight w:val="0"/>
              <w:marTop w:val="0"/>
              <w:marBottom w:val="0"/>
              <w:divBdr>
                <w:top w:val="none" w:sz="0" w:space="0" w:color="auto"/>
                <w:left w:val="none" w:sz="0" w:space="0" w:color="auto"/>
                <w:bottom w:val="none" w:sz="0" w:space="0" w:color="auto"/>
                <w:right w:val="none" w:sz="0" w:space="0" w:color="auto"/>
              </w:divBdr>
            </w:div>
            <w:div w:id="248737566">
              <w:marLeft w:val="0"/>
              <w:marRight w:val="0"/>
              <w:marTop w:val="0"/>
              <w:marBottom w:val="0"/>
              <w:divBdr>
                <w:top w:val="none" w:sz="0" w:space="0" w:color="auto"/>
                <w:left w:val="none" w:sz="0" w:space="0" w:color="auto"/>
                <w:bottom w:val="none" w:sz="0" w:space="0" w:color="auto"/>
                <w:right w:val="none" w:sz="0" w:space="0" w:color="auto"/>
              </w:divBdr>
            </w:div>
            <w:div w:id="278726877">
              <w:marLeft w:val="0"/>
              <w:marRight w:val="0"/>
              <w:marTop w:val="0"/>
              <w:marBottom w:val="0"/>
              <w:divBdr>
                <w:top w:val="none" w:sz="0" w:space="0" w:color="auto"/>
                <w:left w:val="none" w:sz="0" w:space="0" w:color="auto"/>
                <w:bottom w:val="none" w:sz="0" w:space="0" w:color="auto"/>
                <w:right w:val="none" w:sz="0" w:space="0" w:color="auto"/>
              </w:divBdr>
            </w:div>
            <w:div w:id="291137411">
              <w:marLeft w:val="0"/>
              <w:marRight w:val="0"/>
              <w:marTop w:val="0"/>
              <w:marBottom w:val="0"/>
              <w:divBdr>
                <w:top w:val="none" w:sz="0" w:space="0" w:color="auto"/>
                <w:left w:val="none" w:sz="0" w:space="0" w:color="auto"/>
                <w:bottom w:val="none" w:sz="0" w:space="0" w:color="auto"/>
                <w:right w:val="none" w:sz="0" w:space="0" w:color="auto"/>
              </w:divBdr>
            </w:div>
            <w:div w:id="291373615">
              <w:marLeft w:val="0"/>
              <w:marRight w:val="0"/>
              <w:marTop w:val="0"/>
              <w:marBottom w:val="0"/>
              <w:divBdr>
                <w:top w:val="none" w:sz="0" w:space="0" w:color="auto"/>
                <w:left w:val="none" w:sz="0" w:space="0" w:color="auto"/>
                <w:bottom w:val="none" w:sz="0" w:space="0" w:color="auto"/>
                <w:right w:val="none" w:sz="0" w:space="0" w:color="auto"/>
              </w:divBdr>
            </w:div>
            <w:div w:id="300841950">
              <w:marLeft w:val="0"/>
              <w:marRight w:val="0"/>
              <w:marTop w:val="0"/>
              <w:marBottom w:val="0"/>
              <w:divBdr>
                <w:top w:val="none" w:sz="0" w:space="0" w:color="auto"/>
                <w:left w:val="none" w:sz="0" w:space="0" w:color="auto"/>
                <w:bottom w:val="none" w:sz="0" w:space="0" w:color="auto"/>
                <w:right w:val="none" w:sz="0" w:space="0" w:color="auto"/>
              </w:divBdr>
            </w:div>
            <w:div w:id="314378609">
              <w:marLeft w:val="0"/>
              <w:marRight w:val="0"/>
              <w:marTop w:val="0"/>
              <w:marBottom w:val="0"/>
              <w:divBdr>
                <w:top w:val="none" w:sz="0" w:space="0" w:color="auto"/>
                <w:left w:val="none" w:sz="0" w:space="0" w:color="auto"/>
                <w:bottom w:val="none" w:sz="0" w:space="0" w:color="auto"/>
                <w:right w:val="none" w:sz="0" w:space="0" w:color="auto"/>
              </w:divBdr>
            </w:div>
            <w:div w:id="342980954">
              <w:marLeft w:val="0"/>
              <w:marRight w:val="0"/>
              <w:marTop w:val="0"/>
              <w:marBottom w:val="0"/>
              <w:divBdr>
                <w:top w:val="none" w:sz="0" w:space="0" w:color="auto"/>
                <w:left w:val="none" w:sz="0" w:space="0" w:color="auto"/>
                <w:bottom w:val="none" w:sz="0" w:space="0" w:color="auto"/>
                <w:right w:val="none" w:sz="0" w:space="0" w:color="auto"/>
              </w:divBdr>
            </w:div>
            <w:div w:id="369308995">
              <w:marLeft w:val="0"/>
              <w:marRight w:val="0"/>
              <w:marTop w:val="0"/>
              <w:marBottom w:val="0"/>
              <w:divBdr>
                <w:top w:val="none" w:sz="0" w:space="0" w:color="auto"/>
                <w:left w:val="none" w:sz="0" w:space="0" w:color="auto"/>
                <w:bottom w:val="none" w:sz="0" w:space="0" w:color="auto"/>
                <w:right w:val="none" w:sz="0" w:space="0" w:color="auto"/>
              </w:divBdr>
            </w:div>
            <w:div w:id="374744099">
              <w:marLeft w:val="0"/>
              <w:marRight w:val="0"/>
              <w:marTop w:val="0"/>
              <w:marBottom w:val="0"/>
              <w:divBdr>
                <w:top w:val="none" w:sz="0" w:space="0" w:color="auto"/>
                <w:left w:val="none" w:sz="0" w:space="0" w:color="auto"/>
                <w:bottom w:val="none" w:sz="0" w:space="0" w:color="auto"/>
                <w:right w:val="none" w:sz="0" w:space="0" w:color="auto"/>
              </w:divBdr>
            </w:div>
            <w:div w:id="377582990">
              <w:marLeft w:val="0"/>
              <w:marRight w:val="0"/>
              <w:marTop w:val="0"/>
              <w:marBottom w:val="0"/>
              <w:divBdr>
                <w:top w:val="none" w:sz="0" w:space="0" w:color="auto"/>
                <w:left w:val="none" w:sz="0" w:space="0" w:color="auto"/>
                <w:bottom w:val="none" w:sz="0" w:space="0" w:color="auto"/>
                <w:right w:val="none" w:sz="0" w:space="0" w:color="auto"/>
              </w:divBdr>
            </w:div>
            <w:div w:id="382949230">
              <w:marLeft w:val="0"/>
              <w:marRight w:val="0"/>
              <w:marTop w:val="0"/>
              <w:marBottom w:val="0"/>
              <w:divBdr>
                <w:top w:val="none" w:sz="0" w:space="0" w:color="auto"/>
                <w:left w:val="none" w:sz="0" w:space="0" w:color="auto"/>
                <w:bottom w:val="none" w:sz="0" w:space="0" w:color="auto"/>
                <w:right w:val="none" w:sz="0" w:space="0" w:color="auto"/>
              </w:divBdr>
            </w:div>
            <w:div w:id="383145907">
              <w:marLeft w:val="0"/>
              <w:marRight w:val="0"/>
              <w:marTop w:val="0"/>
              <w:marBottom w:val="0"/>
              <w:divBdr>
                <w:top w:val="none" w:sz="0" w:space="0" w:color="auto"/>
                <w:left w:val="none" w:sz="0" w:space="0" w:color="auto"/>
                <w:bottom w:val="none" w:sz="0" w:space="0" w:color="auto"/>
                <w:right w:val="none" w:sz="0" w:space="0" w:color="auto"/>
              </w:divBdr>
            </w:div>
            <w:div w:id="416751198">
              <w:marLeft w:val="0"/>
              <w:marRight w:val="0"/>
              <w:marTop w:val="0"/>
              <w:marBottom w:val="0"/>
              <w:divBdr>
                <w:top w:val="none" w:sz="0" w:space="0" w:color="auto"/>
                <w:left w:val="none" w:sz="0" w:space="0" w:color="auto"/>
                <w:bottom w:val="none" w:sz="0" w:space="0" w:color="auto"/>
                <w:right w:val="none" w:sz="0" w:space="0" w:color="auto"/>
              </w:divBdr>
            </w:div>
            <w:div w:id="465859796">
              <w:marLeft w:val="0"/>
              <w:marRight w:val="0"/>
              <w:marTop w:val="0"/>
              <w:marBottom w:val="0"/>
              <w:divBdr>
                <w:top w:val="none" w:sz="0" w:space="0" w:color="auto"/>
                <w:left w:val="none" w:sz="0" w:space="0" w:color="auto"/>
                <w:bottom w:val="none" w:sz="0" w:space="0" w:color="auto"/>
                <w:right w:val="none" w:sz="0" w:space="0" w:color="auto"/>
              </w:divBdr>
            </w:div>
            <w:div w:id="522473394">
              <w:marLeft w:val="0"/>
              <w:marRight w:val="0"/>
              <w:marTop w:val="0"/>
              <w:marBottom w:val="0"/>
              <w:divBdr>
                <w:top w:val="none" w:sz="0" w:space="0" w:color="auto"/>
                <w:left w:val="none" w:sz="0" w:space="0" w:color="auto"/>
                <w:bottom w:val="none" w:sz="0" w:space="0" w:color="auto"/>
                <w:right w:val="none" w:sz="0" w:space="0" w:color="auto"/>
              </w:divBdr>
            </w:div>
            <w:div w:id="530530574">
              <w:marLeft w:val="0"/>
              <w:marRight w:val="0"/>
              <w:marTop w:val="0"/>
              <w:marBottom w:val="0"/>
              <w:divBdr>
                <w:top w:val="none" w:sz="0" w:space="0" w:color="auto"/>
                <w:left w:val="none" w:sz="0" w:space="0" w:color="auto"/>
                <w:bottom w:val="none" w:sz="0" w:space="0" w:color="auto"/>
                <w:right w:val="none" w:sz="0" w:space="0" w:color="auto"/>
              </w:divBdr>
            </w:div>
            <w:div w:id="566502513">
              <w:marLeft w:val="0"/>
              <w:marRight w:val="0"/>
              <w:marTop w:val="0"/>
              <w:marBottom w:val="0"/>
              <w:divBdr>
                <w:top w:val="none" w:sz="0" w:space="0" w:color="auto"/>
                <w:left w:val="none" w:sz="0" w:space="0" w:color="auto"/>
                <w:bottom w:val="none" w:sz="0" w:space="0" w:color="auto"/>
                <w:right w:val="none" w:sz="0" w:space="0" w:color="auto"/>
              </w:divBdr>
            </w:div>
            <w:div w:id="581254888">
              <w:marLeft w:val="0"/>
              <w:marRight w:val="0"/>
              <w:marTop w:val="0"/>
              <w:marBottom w:val="0"/>
              <w:divBdr>
                <w:top w:val="none" w:sz="0" w:space="0" w:color="auto"/>
                <w:left w:val="none" w:sz="0" w:space="0" w:color="auto"/>
                <w:bottom w:val="none" w:sz="0" w:space="0" w:color="auto"/>
                <w:right w:val="none" w:sz="0" w:space="0" w:color="auto"/>
              </w:divBdr>
            </w:div>
            <w:div w:id="608318349">
              <w:marLeft w:val="0"/>
              <w:marRight w:val="0"/>
              <w:marTop w:val="0"/>
              <w:marBottom w:val="0"/>
              <w:divBdr>
                <w:top w:val="none" w:sz="0" w:space="0" w:color="auto"/>
                <w:left w:val="none" w:sz="0" w:space="0" w:color="auto"/>
                <w:bottom w:val="none" w:sz="0" w:space="0" w:color="auto"/>
                <w:right w:val="none" w:sz="0" w:space="0" w:color="auto"/>
              </w:divBdr>
            </w:div>
            <w:div w:id="631524873">
              <w:marLeft w:val="0"/>
              <w:marRight w:val="0"/>
              <w:marTop w:val="0"/>
              <w:marBottom w:val="0"/>
              <w:divBdr>
                <w:top w:val="none" w:sz="0" w:space="0" w:color="auto"/>
                <w:left w:val="none" w:sz="0" w:space="0" w:color="auto"/>
                <w:bottom w:val="none" w:sz="0" w:space="0" w:color="auto"/>
                <w:right w:val="none" w:sz="0" w:space="0" w:color="auto"/>
              </w:divBdr>
            </w:div>
            <w:div w:id="671034316">
              <w:marLeft w:val="0"/>
              <w:marRight w:val="0"/>
              <w:marTop w:val="0"/>
              <w:marBottom w:val="0"/>
              <w:divBdr>
                <w:top w:val="none" w:sz="0" w:space="0" w:color="auto"/>
                <w:left w:val="none" w:sz="0" w:space="0" w:color="auto"/>
                <w:bottom w:val="none" w:sz="0" w:space="0" w:color="auto"/>
                <w:right w:val="none" w:sz="0" w:space="0" w:color="auto"/>
              </w:divBdr>
            </w:div>
            <w:div w:id="714278159">
              <w:marLeft w:val="0"/>
              <w:marRight w:val="0"/>
              <w:marTop w:val="0"/>
              <w:marBottom w:val="0"/>
              <w:divBdr>
                <w:top w:val="none" w:sz="0" w:space="0" w:color="auto"/>
                <w:left w:val="none" w:sz="0" w:space="0" w:color="auto"/>
                <w:bottom w:val="none" w:sz="0" w:space="0" w:color="auto"/>
                <w:right w:val="none" w:sz="0" w:space="0" w:color="auto"/>
              </w:divBdr>
            </w:div>
            <w:div w:id="717435112">
              <w:marLeft w:val="0"/>
              <w:marRight w:val="0"/>
              <w:marTop w:val="0"/>
              <w:marBottom w:val="0"/>
              <w:divBdr>
                <w:top w:val="none" w:sz="0" w:space="0" w:color="auto"/>
                <w:left w:val="none" w:sz="0" w:space="0" w:color="auto"/>
                <w:bottom w:val="none" w:sz="0" w:space="0" w:color="auto"/>
                <w:right w:val="none" w:sz="0" w:space="0" w:color="auto"/>
              </w:divBdr>
            </w:div>
            <w:div w:id="793014606">
              <w:marLeft w:val="0"/>
              <w:marRight w:val="0"/>
              <w:marTop w:val="0"/>
              <w:marBottom w:val="0"/>
              <w:divBdr>
                <w:top w:val="none" w:sz="0" w:space="0" w:color="auto"/>
                <w:left w:val="none" w:sz="0" w:space="0" w:color="auto"/>
                <w:bottom w:val="none" w:sz="0" w:space="0" w:color="auto"/>
                <w:right w:val="none" w:sz="0" w:space="0" w:color="auto"/>
              </w:divBdr>
            </w:div>
            <w:div w:id="816459007">
              <w:marLeft w:val="0"/>
              <w:marRight w:val="0"/>
              <w:marTop w:val="0"/>
              <w:marBottom w:val="0"/>
              <w:divBdr>
                <w:top w:val="none" w:sz="0" w:space="0" w:color="auto"/>
                <w:left w:val="none" w:sz="0" w:space="0" w:color="auto"/>
                <w:bottom w:val="none" w:sz="0" w:space="0" w:color="auto"/>
                <w:right w:val="none" w:sz="0" w:space="0" w:color="auto"/>
              </w:divBdr>
            </w:div>
            <w:div w:id="824249647">
              <w:marLeft w:val="0"/>
              <w:marRight w:val="0"/>
              <w:marTop w:val="0"/>
              <w:marBottom w:val="0"/>
              <w:divBdr>
                <w:top w:val="none" w:sz="0" w:space="0" w:color="auto"/>
                <w:left w:val="none" w:sz="0" w:space="0" w:color="auto"/>
                <w:bottom w:val="none" w:sz="0" w:space="0" w:color="auto"/>
                <w:right w:val="none" w:sz="0" w:space="0" w:color="auto"/>
              </w:divBdr>
            </w:div>
            <w:div w:id="855774781">
              <w:marLeft w:val="0"/>
              <w:marRight w:val="0"/>
              <w:marTop w:val="0"/>
              <w:marBottom w:val="0"/>
              <w:divBdr>
                <w:top w:val="none" w:sz="0" w:space="0" w:color="auto"/>
                <w:left w:val="none" w:sz="0" w:space="0" w:color="auto"/>
                <w:bottom w:val="none" w:sz="0" w:space="0" w:color="auto"/>
                <w:right w:val="none" w:sz="0" w:space="0" w:color="auto"/>
              </w:divBdr>
            </w:div>
            <w:div w:id="880635644">
              <w:marLeft w:val="0"/>
              <w:marRight w:val="0"/>
              <w:marTop w:val="0"/>
              <w:marBottom w:val="0"/>
              <w:divBdr>
                <w:top w:val="none" w:sz="0" w:space="0" w:color="auto"/>
                <w:left w:val="none" w:sz="0" w:space="0" w:color="auto"/>
                <w:bottom w:val="none" w:sz="0" w:space="0" w:color="auto"/>
                <w:right w:val="none" w:sz="0" w:space="0" w:color="auto"/>
              </w:divBdr>
            </w:div>
            <w:div w:id="883907406">
              <w:marLeft w:val="0"/>
              <w:marRight w:val="0"/>
              <w:marTop w:val="0"/>
              <w:marBottom w:val="0"/>
              <w:divBdr>
                <w:top w:val="none" w:sz="0" w:space="0" w:color="auto"/>
                <w:left w:val="none" w:sz="0" w:space="0" w:color="auto"/>
                <w:bottom w:val="none" w:sz="0" w:space="0" w:color="auto"/>
                <w:right w:val="none" w:sz="0" w:space="0" w:color="auto"/>
              </w:divBdr>
            </w:div>
            <w:div w:id="885526426">
              <w:marLeft w:val="0"/>
              <w:marRight w:val="0"/>
              <w:marTop w:val="0"/>
              <w:marBottom w:val="0"/>
              <w:divBdr>
                <w:top w:val="none" w:sz="0" w:space="0" w:color="auto"/>
                <w:left w:val="none" w:sz="0" w:space="0" w:color="auto"/>
                <w:bottom w:val="none" w:sz="0" w:space="0" w:color="auto"/>
                <w:right w:val="none" w:sz="0" w:space="0" w:color="auto"/>
              </w:divBdr>
            </w:div>
            <w:div w:id="903829964">
              <w:marLeft w:val="0"/>
              <w:marRight w:val="0"/>
              <w:marTop w:val="0"/>
              <w:marBottom w:val="0"/>
              <w:divBdr>
                <w:top w:val="none" w:sz="0" w:space="0" w:color="auto"/>
                <w:left w:val="none" w:sz="0" w:space="0" w:color="auto"/>
                <w:bottom w:val="none" w:sz="0" w:space="0" w:color="auto"/>
                <w:right w:val="none" w:sz="0" w:space="0" w:color="auto"/>
              </w:divBdr>
            </w:div>
            <w:div w:id="955912746">
              <w:marLeft w:val="0"/>
              <w:marRight w:val="0"/>
              <w:marTop w:val="0"/>
              <w:marBottom w:val="0"/>
              <w:divBdr>
                <w:top w:val="none" w:sz="0" w:space="0" w:color="auto"/>
                <w:left w:val="none" w:sz="0" w:space="0" w:color="auto"/>
                <w:bottom w:val="none" w:sz="0" w:space="0" w:color="auto"/>
                <w:right w:val="none" w:sz="0" w:space="0" w:color="auto"/>
              </w:divBdr>
            </w:div>
            <w:div w:id="977999616">
              <w:marLeft w:val="0"/>
              <w:marRight w:val="0"/>
              <w:marTop w:val="0"/>
              <w:marBottom w:val="0"/>
              <w:divBdr>
                <w:top w:val="none" w:sz="0" w:space="0" w:color="auto"/>
                <w:left w:val="none" w:sz="0" w:space="0" w:color="auto"/>
                <w:bottom w:val="none" w:sz="0" w:space="0" w:color="auto"/>
                <w:right w:val="none" w:sz="0" w:space="0" w:color="auto"/>
              </w:divBdr>
            </w:div>
            <w:div w:id="987512203">
              <w:marLeft w:val="0"/>
              <w:marRight w:val="0"/>
              <w:marTop w:val="0"/>
              <w:marBottom w:val="0"/>
              <w:divBdr>
                <w:top w:val="none" w:sz="0" w:space="0" w:color="auto"/>
                <w:left w:val="none" w:sz="0" w:space="0" w:color="auto"/>
                <w:bottom w:val="none" w:sz="0" w:space="0" w:color="auto"/>
                <w:right w:val="none" w:sz="0" w:space="0" w:color="auto"/>
              </w:divBdr>
            </w:div>
            <w:div w:id="1020547371">
              <w:marLeft w:val="0"/>
              <w:marRight w:val="0"/>
              <w:marTop w:val="0"/>
              <w:marBottom w:val="0"/>
              <w:divBdr>
                <w:top w:val="none" w:sz="0" w:space="0" w:color="auto"/>
                <w:left w:val="none" w:sz="0" w:space="0" w:color="auto"/>
                <w:bottom w:val="none" w:sz="0" w:space="0" w:color="auto"/>
                <w:right w:val="none" w:sz="0" w:space="0" w:color="auto"/>
              </w:divBdr>
            </w:div>
            <w:div w:id="1034892375">
              <w:marLeft w:val="0"/>
              <w:marRight w:val="0"/>
              <w:marTop w:val="0"/>
              <w:marBottom w:val="0"/>
              <w:divBdr>
                <w:top w:val="none" w:sz="0" w:space="0" w:color="auto"/>
                <w:left w:val="none" w:sz="0" w:space="0" w:color="auto"/>
                <w:bottom w:val="none" w:sz="0" w:space="0" w:color="auto"/>
                <w:right w:val="none" w:sz="0" w:space="0" w:color="auto"/>
              </w:divBdr>
            </w:div>
            <w:div w:id="1047488489">
              <w:marLeft w:val="0"/>
              <w:marRight w:val="0"/>
              <w:marTop w:val="0"/>
              <w:marBottom w:val="0"/>
              <w:divBdr>
                <w:top w:val="none" w:sz="0" w:space="0" w:color="auto"/>
                <w:left w:val="none" w:sz="0" w:space="0" w:color="auto"/>
                <w:bottom w:val="none" w:sz="0" w:space="0" w:color="auto"/>
                <w:right w:val="none" w:sz="0" w:space="0" w:color="auto"/>
              </w:divBdr>
            </w:div>
            <w:div w:id="1061100943">
              <w:marLeft w:val="0"/>
              <w:marRight w:val="0"/>
              <w:marTop w:val="0"/>
              <w:marBottom w:val="0"/>
              <w:divBdr>
                <w:top w:val="none" w:sz="0" w:space="0" w:color="auto"/>
                <w:left w:val="none" w:sz="0" w:space="0" w:color="auto"/>
                <w:bottom w:val="none" w:sz="0" w:space="0" w:color="auto"/>
                <w:right w:val="none" w:sz="0" w:space="0" w:color="auto"/>
              </w:divBdr>
            </w:div>
            <w:div w:id="1063798733">
              <w:marLeft w:val="0"/>
              <w:marRight w:val="0"/>
              <w:marTop w:val="0"/>
              <w:marBottom w:val="0"/>
              <w:divBdr>
                <w:top w:val="none" w:sz="0" w:space="0" w:color="auto"/>
                <w:left w:val="none" w:sz="0" w:space="0" w:color="auto"/>
                <w:bottom w:val="none" w:sz="0" w:space="0" w:color="auto"/>
                <w:right w:val="none" w:sz="0" w:space="0" w:color="auto"/>
              </w:divBdr>
            </w:div>
            <w:div w:id="1066104033">
              <w:marLeft w:val="0"/>
              <w:marRight w:val="0"/>
              <w:marTop w:val="0"/>
              <w:marBottom w:val="0"/>
              <w:divBdr>
                <w:top w:val="none" w:sz="0" w:space="0" w:color="auto"/>
                <w:left w:val="none" w:sz="0" w:space="0" w:color="auto"/>
                <w:bottom w:val="none" w:sz="0" w:space="0" w:color="auto"/>
                <w:right w:val="none" w:sz="0" w:space="0" w:color="auto"/>
              </w:divBdr>
            </w:div>
            <w:div w:id="1090277379">
              <w:marLeft w:val="0"/>
              <w:marRight w:val="0"/>
              <w:marTop w:val="0"/>
              <w:marBottom w:val="0"/>
              <w:divBdr>
                <w:top w:val="none" w:sz="0" w:space="0" w:color="auto"/>
                <w:left w:val="none" w:sz="0" w:space="0" w:color="auto"/>
                <w:bottom w:val="none" w:sz="0" w:space="0" w:color="auto"/>
                <w:right w:val="none" w:sz="0" w:space="0" w:color="auto"/>
              </w:divBdr>
            </w:div>
            <w:div w:id="1101268160">
              <w:marLeft w:val="0"/>
              <w:marRight w:val="0"/>
              <w:marTop w:val="0"/>
              <w:marBottom w:val="0"/>
              <w:divBdr>
                <w:top w:val="none" w:sz="0" w:space="0" w:color="auto"/>
                <w:left w:val="none" w:sz="0" w:space="0" w:color="auto"/>
                <w:bottom w:val="none" w:sz="0" w:space="0" w:color="auto"/>
                <w:right w:val="none" w:sz="0" w:space="0" w:color="auto"/>
              </w:divBdr>
            </w:div>
            <w:div w:id="1108161347">
              <w:marLeft w:val="0"/>
              <w:marRight w:val="0"/>
              <w:marTop w:val="0"/>
              <w:marBottom w:val="0"/>
              <w:divBdr>
                <w:top w:val="none" w:sz="0" w:space="0" w:color="auto"/>
                <w:left w:val="none" w:sz="0" w:space="0" w:color="auto"/>
                <w:bottom w:val="none" w:sz="0" w:space="0" w:color="auto"/>
                <w:right w:val="none" w:sz="0" w:space="0" w:color="auto"/>
              </w:divBdr>
            </w:div>
            <w:div w:id="1111433544">
              <w:marLeft w:val="0"/>
              <w:marRight w:val="0"/>
              <w:marTop w:val="0"/>
              <w:marBottom w:val="0"/>
              <w:divBdr>
                <w:top w:val="none" w:sz="0" w:space="0" w:color="auto"/>
                <w:left w:val="none" w:sz="0" w:space="0" w:color="auto"/>
                <w:bottom w:val="none" w:sz="0" w:space="0" w:color="auto"/>
                <w:right w:val="none" w:sz="0" w:space="0" w:color="auto"/>
              </w:divBdr>
            </w:div>
            <w:div w:id="1126195463">
              <w:marLeft w:val="0"/>
              <w:marRight w:val="0"/>
              <w:marTop w:val="0"/>
              <w:marBottom w:val="0"/>
              <w:divBdr>
                <w:top w:val="none" w:sz="0" w:space="0" w:color="auto"/>
                <w:left w:val="none" w:sz="0" w:space="0" w:color="auto"/>
                <w:bottom w:val="none" w:sz="0" w:space="0" w:color="auto"/>
                <w:right w:val="none" w:sz="0" w:space="0" w:color="auto"/>
              </w:divBdr>
            </w:div>
            <w:div w:id="1145122833">
              <w:marLeft w:val="0"/>
              <w:marRight w:val="0"/>
              <w:marTop w:val="0"/>
              <w:marBottom w:val="0"/>
              <w:divBdr>
                <w:top w:val="none" w:sz="0" w:space="0" w:color="auto"/>
                <w:left w:val="none" w:sz="0" w:space="0" w:color="auto"/>
                <w:bottom w:val="none" w:sz="0" w:space="0" w:color="auto"/>
                <w:right w:val="none" w:sz="0" w:space="0" w:color="auto"/>
              </w:divBdr>
            </w:div>
            <w:div w:id="1179809383">
              <w:marLeft w:val="0"/>
              <w:marRight w:val="0"/>
              <w:marTop w:val="0"/>
              <w:marBottom w:val="0"/>
              <w:divBdr>
                <w:top w:val="none" w:sz="0" w:space="0" w:color="auto"/>
                <w:left w:val="none" w:sz="0" w:space="0" w:color="auto"/>
                <w:bottom w:val="none" w:sz="0" w:space="0" w:color="auto"/>
                <w:right w:val="none" w:sz="0" w:space="0" w:color="auto"/>
              </w:divBdr>
            </w:div>
            <w:div w:id="1180006500">
              <w:marLeft w:val="0"/>
              <w:marRight w:val="0"/>
              <w:marTop w:val="0"/>
              <w:marBottom w:val="0"/>
              <w:divBdr>
                <w:top w:val="none" w:sz="0" w:space="0" w:color="auto"/>
                <w:left w:val="none" w:sz="0" w:space="0" w:color="auto"/>
                <w:bottom w:val="none" w:sz="0" w:space="0" w:color="auto"/>
                <w:right w:val="none" w:sz="0" w:space="0" w:color="auto"/>
              </w:divBdr>
            </w:div>
            <w:div w:id="1185167478">
              <w:marLeft w:val="0"/>
              <w:marRight w:val="0"/>
              <w:marTop w:val="0"/>
              <w:marBottom w:val="0"/>
              <w:divBdr>
                <w:top w:val="none" w:sz="0" w:space="0" w:color="auto"/>
                <w:left w:val="none" w:sz="0" w:space="0" w:color="auto"/>
                <w:bottom w:val="none" w:sz="0" w:space="0" w:color="auto"/>
                <w:right w:val="none" w:sz="0" w:space="0" w:color="auto"/>
              </w:divBdr>
            </w:div>
            <w:div w:id="1187595009">
              <w:marLeft w:val="0"/>
              <w:marRight w:val="0"/>
              <w:marTop w:val="0"/>
              <w:marBottom w:val="0"/>
              <w:divBdr>
                <w:top w:val="none" w:sz="0" w:space="0" w:color="auto"/>
                <w:left w:val="none" w:sz="0" w:space="0" w:color="auto"/>
                <w:bottom w:val="none" w:sz="0" w:space="0" w:color="auto"/>
                <w:right w:val="none" w:sz="0" w:space="0" w:color="auto"/>
              </w:divBdr>
            </w:div>
            <w:div w:id="1222522005">
              <w:marLeft w:val="0"/>
              <w:marRight w:val="0"/>
              <w:marTop w:val="0"/>
              <w:marBottom w:val="0"/>
              <w:divBdr>
                <w:top w:val="none" w:sz="0" w:space="0" w:color="auto"/>
                <w:left w:val="none" w:sz="0" w:space="0" w:color="auto"/>
                <w:bottom w:val="none" w:sz="0" w:space="0" w:color="auto"/>
                <w:right w:val="none" w:sz="0" w:space="0" w:color="auto"/>
              </w:divBdr>
            </w:div>
            <w:div w:id="1226144743">
              <w:marLeft w:val="0"/>
              <w:marRight w:val="0"/>
              <w:marTop w:val="0"/>
              <w:marBottom w:val="0"/>
              <w:divBdr>
                <w:top w:val="none" w:sz="0" w:space="0" w:color="auto"/>
                <w:left w:val="none" w:sz="0" w:space="0" w:color="auto"/>
                <w:bottom w:val="none" w:sz="0" w:space="0" w:color="auto"/>
                <w:right w:val="none" w:sz="0" w:space="0" w:color="auto"/>
              </w:divBdr>
            </w:div>
            <w:div w:id="1239244080">
              <w:marLeft w:val="0"/>
              <w:marRight w:val="0"/>
              <w:marTop w:val="0"/>
              <w:marBottom w:val="0"/>
              <w:divBdr>
                <w:top w:val="none" w:sz="0" w:space="0" w:color="auto"/>
                <w:left w:val="none" w:sz="0" w:space="0" w:color="auto"/>
                <w:bottom w:val="none" w:sz="0" w:space="0" w:color="auto"/>
                <w:right w:val="none" w:sz="0" w:space="0" w:color="auto"/>
              </w:divBdr>
            </w:div>
            <w:div w:id="1271820046">
              <w:marLeft w:val="0"/>
              <w:marRight w:val="0"/>
              <w:marTop w:val="0"/>
              <w:marBottom w:val="0"/>
              <w:divBdr>
                <w:top w:val="none" w:sz="0" w:space="0" w:color="auto"/>
                <w:left w:val="none" w:sz="0" w:space="0" w:color="auto"/>
                <w:bottom w:val="none" w:sz="0" w:space="0" w:color="auto"/>
                <w:right w:val="none" w:sz="0" w:space="0" w:color="auto"/>
              </w:divBdr>
            </w:div>
            <w:div w:id="1307051559">
              <w:marLeft w:val="0"/>
              <w:marRight w:val="0"/>
              <w:marTop w:val="0"/>
              <w:marBottom w:val="0"/>
              <w:divBdr>
                <w:top w:val="none" w:sz="0" w:space="0" w:color="auto"/>
                <w:left w:val="none" w:sz="0" w:space="0" w:color="auto"/>
                <w:bottom w:val="none" w:sz="0" w:space="0" w:color="auto"/>
                <w:right w:val="none" w:sz="0" w:space="0" w:color="auto"/>
              </w:divBdr>
            </w:div>
            <w:div w:id="1309633666">
              <w:marLeft w:val="0"/>
              <w:marRight w:val="0"/>
              <w:marTop w:val="0"/>
              <w:marBottom w:val="0"/>
              <w:divBdr>
                <w:top w:val="none" w:sz="0" w:space="0" w:color="auto"/>
                <w:left w:val="none" w:sz="0" w:space="0" w:color="auto"/>
                <w:bottom w:val="none" w:sz="0" w:space="0" w:color="auto"/>
                <w:right w:val="none" w:sz="0" w:space="0" w:color="auto"/>
              </w:divBdr>
            </w:div>
            <w:div w:id="1310405628">
              <w:marLeft w:val="0"/>
              <w:marRight w:val="0"/>
              <w:marTop w:val="0"/>
              <w:marBottom w:val="0"/>
              <w:divBdr>
                <w:top w:val="none" w:sz="0" w:space="0" w:color="auto"/>
                <w:left w:val="none" w:sz="0" w:space="0" w:color="auto"/>
                <w:bottom w:val="none" w:sz="0" w:space="0" w:color="auto"/>
                <w:right w:val="none" w:sz="0" w:space="0" w:color="auto"/>
              </w:divBdr>
            </w:div>
            <w:div w:id="1329947206">
              <w:marLeft w:val="0"/>
              <w:marRight w:val="0"/>
              <w:marTop w:val="0"/>
              <w:marBottom w:val="0"/>
              <w:divBdr>
                <w:top w:val="none" w:sz="0" w:space="0" w:color="auto"/>
                <w:left w:val="none" w:sz="0" w:space="0" w:color="auto"/>
                <w:bottom w:val="none" w:sz="0" w:space="0" w:color="auto"/>
                <w:right w:val="none" w:sz="0" w:space="0" w:color="auto"/>
              </w:divBdr>
            </w:div>
            <w:div w:id="1341396943">
              <w:marLeft w:val="0"/>
              <w:marRight w:val="0"/>
              <w:marTop w:val="0"/>
              <w:marBottom w:val="0"/>
              <w:divBdr>
                <w:top w:val="none" w:sz="0" w:space="0" w:color="auto"/>
                <w:left w:val="none" w:sz="0" w:space="0" w:color="auto"/>
                <w:bottom w:val="none" w:sz="0" w:space="0" w:color="auto"/>
                <w:right w:val="none" w:sz="0" w:space="0" w:color="auto"/>
              </w:divBdr>
            </w:div>
            <w:div w:id="1348554144">
              <w:marLeft w:val="0"/>
              <w:marRight w:val="0"/>
              <w:marTop w:val="0"/>
              <w:marBottom w:val="0"/>
              <w:divBdr>
                <w:top w:val="none" w:sz="0" w:space="0" w:color="auto"/>
                <w:left w:val="none" w:sz="0" w:space="0" w:color="auto"/>
                <w:bottom w:val="none" w:sz="0" w:space="0" w:color="auto"/>
                <w:right w:val="none" w:sz="0" w:space="0" w:color="auto"/>
              </w:divBdr>
            </w:div>
            <w:div w:id="1372799941">
              <w:marLeft w:val="0"/>
              <w:marRight w:val="0"/>
              <w:marTop w:val="0"/>
              <w:marBottom w:val="0"/>
              <w:divBdr>
                <w:top w:val="none" w:sz="0" w:space="0" w:color="auto"/>
                <w:left w:val="none" w:sz="0" w:space="0" w:color="auto"/>
                <w:bottom w:val="none" w:sz="0" w:space="0" w:color="auto"/>
                <w:right w:val="none" w:sz="0" w:space="0" w:color="auto"/>
              </w:divBdr>
            </w:div>
            <w:div w:id="1384913069">
              <w:marLeft w:val="0"/>
              <w:marRight w:val="0"/>
              <w:marTop w:val="0"/>
              <w:marBottom w:val="0"/>
              <w:divBdr>
                <w:top w:val="none" w:sz="0" w:space="0" w:color="auto"/>
                <w:left w:val="none" w:sz="0" w:space="0" w:color="auto"/>
                <w:bottom w:val="none" w:sz="0" w:space="0" w:color="auto"/>
                <w:right w:val="none" w:sz="0" w:space="0" w:color="auto"/>
              </w:divBdr>
            </w:div>
            <w:div w:id="1389570013">
              <w:marLeft w:val="0"/>
              <w:marRight w:val="0"/>
              <w:marTop w:val="0"/>
              <w:marBottom w:val="0"/>
              <w:divBdr>
                <w:top w:val="none" w:sz="0" w:space="0" w:color="auto"/>
                <w:left w:val="none" w:sz="0" w:space="0" w:color="auto"/>
                <w:bottom w:val="none" w:sz="0" w:space="0" w:color="auto"/>
                <w:right w:val="none" w:sz="0" w:space="0" w:color="auto"/>
              </w:divBdr>
            </w:div>
            <w:div w:id="1394236658">
              <w:marLeft w:val="0"/>
              <w:marRight w:val="0"/>
              <w:marTop w:val="0"/>
              <w:marBottom w:val="0"/>
              <w:divBdr>
                <w:top w:val="none" w:sz="0" w:space="0" w:color="auto"/>
                <w:left w:val="none" w:sz="0" w:space="0" w:color="auto"/>
                <w:bottom w:val="none" w:sz="0" w:space="0" w:color="auto"/>
                <w:right w:val="none" w:sz="0" w:space="0" w:color="auto"/>
              </w:divBdr>
            </w:div>
            <w:div w:id="1402560893">
              <w:marLeft w:val="0"/>
              <w:marRight w:val="0"/>
              <w:marTop w:val="0"/>
              <w:marBottom w:val="0"/>
              <w:divBdr>
                <w:top w:val="none" w:sz="0" w:space="0" w:color="auto"/>
                <w:left w:val="none" w:sz="0" w:space="0" w:color="auto"/>
                <w:bottom w:val="none" w:sz="0" w:space="0" w:color="auto"/>
                <w:right w:val="none" w:sz="0" w:space="0" w:color="auto"/>
              </w:divBdr>
            </w:div>
            <w:div w:id="1445804002">
              <w:marLeft w:val="0"/>
              <w:marRight w:val="0"/>
              <w:marTop w:val="0"/>
              <w:marBottom w:val="0"/>
              <w:divBdr>
                <w:top w:val="none" w:sz="0" w:space="0" w:color="auto"/>
                <w:left w:val="none" w:sz="0" w:space="0" w:color="auto"/>
                <w:bottom w:val="none" w:sz="0" w:space="0" w:color="auto"/>
                <w:right w:val="none" w:sz="0" w:space="0" w:color="auto"/>
              </w:divBdr>
            </w:div>
            <w:div w:id="1446188934">
              <w:marLeft w:val="0"/>
              <w:marRight w:val="0"/>
              <w:marTop w:val="0"/>
              <w:marBottom w:val="0"/>
              <w:divBdr>
                <w:top w:val="none" w:sz="0" w:space="0" w:color="auto"/>
                <w:left w:val="none" w:sz="0" w:space="0" w:color="auto"/>
                <w:bottom w:val="none" w:sz="0" w:space="0" w:color="auto"/>
                <w:right w:val="none" w:sz="0" w:space="0" w:color="auto"/>
              </w:divBdr>
            </w:div>
            <w:div w:id="1468013733">
              <w:marLeft w:val="0"/>
              <w:marRight w:val="0"/>
              <w:marTop w:val="0"/>
              <w:marBottom w:val="0"/>
              <w:divBdr>
                <w:top w:val="none" w:sz="0" w:space="0" w:color="auto"/>
                <w:left w:val="none" w:sz="0" w:space="0" w:color="auto"/>
                <w:bottom w:val="none" w:sz="0" w:space="0" w:color="auto"/>
                <w:right w:val="none" w:sz="0" w:space="0" w:color="auto"/>
              </w:divBdr>
            </w:div>
            <w:div w:id="1475178286">
              <w:marLeft w:val="0"/>
              <w:marRight w:val="0"/>
              <w:marTop w:val="0"/>
              <w:marBottom w:val="0"/>
              <w:divBdr>
                <w:top w:val="none" w:sz="0" w:space="0" w:color="auto"/>
                <w:left w:val="none" w:sz="0" w:space="0" w:color="auto"/>
                <w:bottom w:val="none" w:sz="0" w:space="0" w:color="auto"/>
                <w:right w:val="none" w:sz="0" w:space="0" w:color="auto"/>
              </w:divBdr>
            </w:div>
            <w:div w:id="1497501154">
              <w:marLeft w:val="0"/>
              <w:marRight w:val="0"/>
              <w:marTop w:val="0"/>
              <w:marBottom w:val="0"/>
              <w:divBdr>
                <w:top w:val="none" w:sz="0" w:space="0" w:color="auto"/>
                <w:left w:val="none" w:sz="0" w:space="0" w:color="auto"/>
                <w:bottom w:val="none" w:sz="0" w:space="0" w:color="auto"/>
                <w:right w:val="none" w:sz="0" w:space="0" w:color="auto"/>
              </w:divBdr>
            </w:div>
            <w:div w:id="1536917503">
              <w:marLeft w:val="0"/>
              <w:marRight w:val="0"/>
              <w:marTop w:val="0"/>
              <w:marBottom w:val="0"/>
              <w:divBdr>
                <w:top w:val="none" w:sz="0" w:space="0" w:color="auto"/>
                <w:left w:val="none" w:sz="0" w:space="0" w:color="auto"/>
                <w:bottom w:val="none" w:sz="0" w:space="0" w:color="auto"/>
                <w:right w:val="none" w:sz="0" w:space="0" w:color="auto"/>
              </w:divBdr>
            </w:div>
            <w:div w:id="1538733185">
              <w:marLeft w:val="0"/>
              <w:marRight w:val="0"/>
              <w:marTop w:val="0"/>
              <w:marBottom w:val="0"/>
              <w:divBdr>
                <w:top w:val="none" w:sz="0" w:space="0" w:color="auto"/>
                <w:left w:val="none" w:sz="0" w:space="0" w:color="auto"/>
                <w:bottom w:val="none" w:sz="0" w:space="0" w:color="auto"/>
                <w:right w:val="none" w:sz="0" w:space="0" w:color="auto"/>
              </w:divBdr>
            </w:div>
            <w:div w:id="1540513428">
              <w:marLeft w:val="0"/>
              <w:marRight w:val="0"/>
              <w:marTop w:val="0"/>
              <w:marBottom w:val="0"/>
              <w:divBdr>
                <w:top w:val="none" w:sz="0" w:space="0" w:color="auto"/>
                <w:left w:val="none" w:sz="0" w:space="0" w:color="auto"/>
                <w:bottom w:val="none" w:sz="0" w:space="0" w:color="auto"/>
                <w:right w:val="none" w:sz="0" w:space="0" w:color="auto"/>
              </w:divBdr>
            </w:div>
            <w:div w:id="1561593755">
              <w:marLeft w:val="0"/>
              <w:marRight w:val="0"/>
              <w:marTop w:val="0"/>
              <w:marBottom w:val="0"/>
              <w:divBdr>
                <w:top w:val="none" w:sz="0" w:space="0" w:color="auto"/>
                <w:left w:val="none" w:sz="0" w:space="0" w:color="auto"/>
                <w:bottom w:val="none" w:sz="0" w:space="0" w:color="auto"/>
                <w:right w:val="none" w:sz="0" w:space="0" w:color="auto"/>
              </w:divBdr>
            </w:div>
            <w:div w:id="1569151365">
              <w:marLeft w:val="0"/>
              <w:marRight w:val="0"/>
              <w:marTop w:val="0"/>
              <w:marBottom w:val="0"/>
              <w:divBdr>
                <w:top w:val="none" w:sz="0" w:space="0" w:color="auto"/>
                <w:left w:val="none" w:sz="0" w:space="0" w:color="auto"/>
                <w:bottom w:val="none" w:sz="0" w:space="0" w:color="auto"/>
                <w:right w:val="none" w:sz="0" w:space="0" w:color="auto"/>
              </w:divBdr>
            </w:div>
            <w:div w:id="1595480250">
              <w:marLeft w:val="0"/>
              <w:marRight w:val="0"/>
              <w:marTop w:val="0"/>
              <w:marBottom w:val="0"/>
              <w:divBdr>
                <w:top w:val="none" w:sz="0" w:space="0" w:color="auto"/>
                <w:left w:val="none" w:sz="0" w:space="0" w:color="auto"/>
                <w:bottom w:val="none" w:sz="0" w:space="0" w:color="auto"/>
                <w:right w:val="none" w:sz="0" w:space="0" w:color="auto"/>
              </w:divBdr>
            </w:div>
            <w:div w:id="1664431890">
              <w:marLeft w:val="0"/>
              <w:marRight w:val="0"/>
              <w:marTop w:val="0"/>
              <w:marBottom w:val="0"/>
              <w:divBdr>
                <w:top w:val="none" w:sz="0" w:space="0" w:color="auto"/>
                <w:left w:val="none" w:sz="0" w:space="0" w:color="auto"/>
                <w:bottom w:val="none" w:sz="0" w:space="0" w:color="auto"/>
                <w:right w:val="none" w:sz="0" w:space="0" w:color="auto"/>
              </w:divBdr>
            </w:div>
            <w:div w:id="1675061342">
              <w:marLeft w:val="0"/>
              <w:marRight w:val="0"/>
              <w:marTop w:val="0"/>
              <w:marBottom w:val="0"/>
              <w:divBdr>
                <w:top w:val="none" w:sz="0" w:space="0" w:color="auto"/>
                <w:left w:val="none" w:sz="0" w:space="0" w:color="auto"/>
                <w:bottom w:val="none" w:sz="0" w:space="0" w:color="auto"/>
                <w:right w:val="none" w:sz="0" w:space="0" w:color="auto"/>
              </w:divBdr>
            </w:div>
            <w:div w:id="1678576610">
              <w:marLeft w:val="0"/>
              <w:marRight w:val="0"/>
              <w:marTop w:val="0"/>
              <w:marBottom w:val="0"/>
              <w:divBdr>
                <w:top w:val="none" w:sz="0" w:space="0" w:color="auto"/>
                <w:left w:val="none" w:sz="0" w:space="0" w:color="auto"/>
                <w:bottom w:val="none" w:sz="0" w:space="0" w:color="auto"/>
                <w:right w:val="none" w:sz="0" w:space="0" w:color="auto"/>
              </w:divBdr>
            </w:div>
            <w:div w:id="1687904223">
              <w:marLeft w:val="0"/>
              <w:marRight w:val="0"/>
              <w:marTop w:val="0"/>
              <w:marBottom w:val="0"/>
              <w:divBdr>
                <w:top w:val="none" w:sz="0" w:space="0" w:color="auto"/>
                <w:left w:val="none" w:sz="0" w:space="0" w:color="auto"/>
                <w:bottom w:val="none" w:sz="0" w:space="0" w:color="auto"/>
                <w:right w:val="none" w:sz="0" w:space="0" w:color="auto"/>
              </w:divBdr>
            </w:div>
            <w:div w:id="1719011865">
              <w:marLeft w:val="0"/>
              <w:marRight w:val="0"/>
              <w:marTop w:val="0"/>
              <w:marBottom w:val="0"/>
              <w:divBdr>
                <w:top w:val="none" w:sz="0" w:space="0" w:color="auto"/>
                <w:left w:val="none" w:sz="0" w:space="0" w:color="auto"/>
                <w:bottom w:val="none" w:sz="0" w:space="0" w:color="auto"/>
                <w:right w:val="none" w:sz="0" w:space="0" w:color="auto"/>
              </w:divBdr>
            </w:div>
            <w:div w:id="1738895214">
              <w:marLeft w:val="0"/>
              <w:marRight w:val="0"/>
              <w:marTop w:val="0"/>
              <w:marBottom w:val="0"/>
              <w:divBdr>
                <w:top w:val="none" w:sz="0" w:space="0" w:color="auto"/>
                <w:left w:val="none" w:sz="0" w:space="0" w:color="auto"/>
                <w:bottom w:val="none" w:sz="0" w:space="0" w:color="auto"/>
                <w:right w:val="none" w:sz="0" w:space="0" w:color="auto"/>
              </w:divBdr>
            </w:div>
            <w:div w:id="1749646855">
              <w:marLeft w:val="0"/>
              <w:marRight w:val="0"/>
              <w:marTop w:val="0"/>
              <w:marBottom w:val="0"/>
              <w:divBdr>
                <w:top w:val="none" w:sz="0" w:space="0" w:color="auto"/>
                <w:left w:val="none" w:sz="0" w:space="0" w:color="auto"/>
                <w:bottom w:val="none" w:sz="0" w:space="0" w:color="auto"/>
                <w:right w:val="none" w:sz="0" w:space="0" w:color="auto"/>
              </w:divBdr>
            </w:div>
            <w:div w:id="1768382277">
              <w:marLeft w:val="0"/>
              <w:marRight w:val="0"/>
              <w:marTop w:val="0"/>
              <w:marBottom w:val="0"/>
              <w:divBdr>
                <w:top w:val="none" w:sz="0" w:space="0" w:color="auto"/>
                <w:left w:val="none" w:sz="0" w:space="0" w:color="auto"/>
                <w:bottom w:val="none" w:sz="0" w:space="0" w:color="auto"/>
                <w:right w:val="none" w:sz="0" w:space="0" w:color="auto"/>
              </w:divBdr>
            </w:div>
            <w:div w:id="1768578130">
              <w:marLeft w:val="0"/>
              <w:marRight w:val="0"/>
              <w:marTop w:val="0"/>
              <w:marBottom w:val="0"/>
              <w:divBdr>
                <w:top w:val="none" w:sz="0" w:space="0" w:color="auto"/>
                <w:left w:val="none" w:sz="0" w:space="0" w:color="auto"/>
                <w:bottom w:val="none" w:sz="0" w:space="0" w:color="auto"/>
                <w:right w:val="none" w:sz="0" w:space="0" w:color="auto"/>
              </w:divBdr>
            </w:div>
            <w:div w:id="1778719727">
              <w:marLeft w:val="0"/>
              <w:marRight w:val="0"/>
              <w:marTop w:val="0"/>
              <w:marBottom w:val="0"/>
              <w:divBdr>
                <w:top w:val="none" w:sz="0" w:space="0" w:color="auto"/>
                <w:left w:val="none" w:sz="0" w:space="0" w:color="auto"/>
                <w:bottom w:val="none" w:sz="0" w:space="0" w:color="auto"/>
                <w:right w:val="none" w:sz="0" w:space="0" w:color="auto"/>
              </w:divBdr>
            </w:div>
            <w:div w:id="1779711448">
              <w:marLeft w:val="0"/>
              <w:marRight w:val="0"/>
              <w:marTop w:val="0"/>
              <w:marBottom w:val="0"/>
              <w:divBdr>
                <w:top w:val="none" w:sz="0" w:space="0" w:color="auto"/>
                <w:left w:val="none" w:sz="0" w:space="0" w:color="auto"/>
                <w:bottom w:val="none" w:sz="0" w:space="0" w:color="auto"/>
                <w:right w:val="none" w:sz="0" w:space="0" w:color="auto"/>
              </w:divBdr>
            </w:div>
            <w:div w:id="1790201028">
              <w:marLeft w:val="0"/>
              <w:marRight w:val="0"/>
              <w:marTop w:val="0"/>
              <w:marBottom w:val="0"/>
              <w:divBdr>
                <w:top w:val="none" w:sz="0" w:space="0" w:color="auto"/>
                <w:left w:val="none" w:sz="0" w:space="0" w:color="auto"/>
                <w:bottom w:val="none" w:sz="0" w:space="0" w:color="auto"/>
                <w:right w:val="none" w:sz="0" w:space="0" w:color="auto"/>
              </w:divBdr>
            </w:div>
            <w:div w:id="1792287120">
              <w:marLeft w:val="0"/>
              <w:marRight w:val="0"/>
              <w:marTop w:val="0"/>
              <w:marBottom w:val="0"/>
              <w:divBdr>
                <w:top w:val="none" w:sz="0" w:space="0" w:color="auto"/>
                <w:left w:val="none" w:sz="0" w:space="0" w:color="auto"/>
                <w:bottom w:val="none" w:sz="0" w:space="0" w:color="auto"/>
                <w:right w:val="none" w:sz="0" w:space="0" w:color="auto"/>
              </w:divBdr>
            </w:div>
            <w:div w:id="1813597601">
              <w:marLeft w:val="0"/>
              <w:marRight w:val="0"/>
              <w:marTop w:val="0"/>
              <w:marBottom w:val="0"/>
              <w:divBdr>
                <w:top w:val="none" w:sz="0" w:space="0" w:color="auto"/>
                <w:left w:val="none" w:sz="0" w:space="0" w:color="auto"/>
                <w:bottom w:val="none" w:sz="0" w:space="0" w:color="auto"/>
                <w:right w:val="none" w:sz="0" w:space="0" w:color="auto"/>
              </w:divBdr>
            </w:div>
            <w:div w:id="1854683566">
              <w:marLeft w:val="0"/>
              <w:marRight w:val="0"/>
              <w:marTop w:val="0"/>
              <w:marBottom w:val="0"/>
              <w:divBdr>
                <w:top w:val="none" w:sz="0" w:space="0" w:color="auto"/>
                <w:left w:val="none" w:sz="0" w:space="0" w:color="auto"/>
                <w:bottom w:val="none" w:sz="0" w:space="0" w:color="auto"/>
                <w:right w:val="none" w:sz="0" w:space="0" w:color="auto"/>
              </w:divBdr>
            </w:div>
            <w:div w:id="1890797965">
              <w:marLeft w:val="0"/>
              <w:marRight w:val="0"/>
              <w:marTop w:val="0"/>
              <w:marBottom w:val="0"/>
              <w:divBdr>
                <w:top w:val="none" w:sz="0" w:space="0" w:color="auto"/>
                <w:left w:val="none" w:sz="0" w:space="0" w:color="auto"/>
                <w:bottom w:val="none" w:sz="0" w:space="0" w:color="auto"/>
                <w:right w:val="none" w:sz="0" w:space="0" w:color="auto"/>
              </w:divBdr>
            </w:div>
            <w:div w:id="1907957734">
              <w:marLeft w:val="0"/>
              <w:marRight w:val="0"/>
              <w:marTop w:val="0"/>
              <w:marBottom w:val="0"/>
              <w:divBdr>
                <w:top w:val="none" w:sz="0" w:space="0" w:color="auto"/>
                <w:left w:val="none" w:sz="0" w:space="0" w:color="auto"/>
                <w:bottom w:val="none" w:sz="0" w:space="0" w:color="auto"/>
                <w:right w:val="none" w:sz="0" w:space="0" w:color="auto"/>
              </w:divBdr>
            </w:div>
            <w:div w:id="1911891119">
              <w:marLeft w:val="0"/>
              <w:marRight w:val="0"/>
              <w:marTop w:val="0"/>
              <w:marBottom w:val="0"/>
              <w:divBdr>
                <w:top w:val="none" w:sz="0" w:space="0" w:color="auto"/>
                <w:left w:val="none" w:sz="0" w:space="0" w:color="auto"/>
                <w:bottom w:val="none" w:sz="0" w:space="0" w:color="auto"/>
                <w:right w:val="none" w:sz="0" w:space="0" w:color="auto"/>
              </w:divBdr>
            </w:div>
            <w:div w:id="1930843461">
              <w:marLeft w:val="0"/>
              <w:marRight w:val="0"/>
              <w:marTop w:val="0"/>
              <w:marBottom w:val="0"/>
              <w:divBdr>
                <w:top w:val="none" w:sz="0" w:space="0" w:color="auto"/>
                <w:left w:val="none" w:sz="0" w:space="0" w:color="auto"/>
                <w:bottom w:val="none" w:sz="0" w:space="0" w:color="auto"/>
                <w:right w:val="none" w:sz="0" w:space="0" w:color="auto"/>
              </w:divBdr>
            </w:div>
            <w:div w:id="1940869930">
              <w:marLeft w:val="0"/>
              <w:marRight w:val="0"/>
              <w:marTop w:val="0"/>
              <w:marBottom w:val="0"/>
              <w:divBdr>
                <w:top w:val="none" w:sz="0" w:space="0" w:color="auto"/>
                <w:left w:val="none" w:sz="0" w:space="0" w:color="auto"/>
                <w:bottom w:val="none" w:sz="0" w:space="0" w:color="auto"/>
                <w:right w:val="none" w:sz="0" w:space="0" w:color="auto"/>
              </w:divBdr>
            </w:div>
            <w:div w:id="1964844894">
              <w:marLeft w:val="0"/>
              <w:marRight w:val="0"/>
              <w:marTop w:val="0"/>
              <w:marBottom w:val="0"/>
              <w:divBdr>
                <w:top w:val="none" w:sz="0" w:space="0" w:color="auto"/>
                <w:left w:val="none" w:sz="0" w:space="0" w:color="auto"/>
                <w:bottom w:val="none" w:sz="0" w:space="0" w:color="auto"/>
                <w:right w:val="none" w:sz="0" w:space="0" w:color="auto"/>
              </w:divBdr>
            </w:div>
            <w:div w:id="1977445279">
              <w:marLeft w:val="0"/>
              <w:marRight w:val="0"/>
              <w:marTop w:val="0"/>
              <w:marBottom w:val="0"/>
              <w:divBdr>
                <w:top w:val="none" w:sz="0" w:space="0" w:color="auto"/>
                <w:left w:val="none" w:sz="0" w:space="0" w:color="auto"/>
                <w:bottom w:val="none" w:sz="0" w:space="0" w:color="auto"/>
                <w:right w:val="none" w:sz="0" w:space="0" w:color="auto"/>
              </w:divBdr>
            </w:div>
            <w:div w:id="1978684241">
              <w:marLeft w:val="0"/>
              <w:marRight w:val="0"/>
              <w:marTop w:val="0"/>
              <w:marBottom w:val="0"/>
              <w:divBdr>
                <w:top w:val="none" w:sz="0" w:space="0" w:color="auto"/>
                <w:left w:val="none" w:sz="0" w:space="0" w:color="auto"/>
                <w:bottom w:val="none" w:sz="0" w:space="0" w:color="auto"/>
                <w:right w:val="none" w:sz="0" w:space="0" w:color="auto"/>
              </w:divBdr>
            </w:div>
            <w:div w:id="1990086274">
              <w:marLeft w:val="0"/>
              <w:marRight w:val="0"/>
              <w:marTop w:val="0"/>
              <w:marBottom w:val="0"/>
              <w:divBdr>
                <w:top w:val="none" w:sz="0" w:space="0" w:color="auto"/>
                <w:left w:val="none" w:sz="0" w:space="0" w:color="auto"/>
                <w:bottom w:val="none" w:sz="0" w:space="0" w:color="auto"/>
                <w:right w:val="none" w:sz="0" w:space="0" w:color="auto"/>
              </w:divBdr>
            </w:div>
            <w:div w:id="1994603346">
              <w:marLeft w:val="0"/>
              <w:marRight w:val="0"/>
              <w:marTop w:val="0"/>
              <w:marBottom w:val="0"/>
              <w:divBdr>
                <w:top w:val="none" w:sz="0" w:space="0" w:color="auto"/>
                <w:left w:val="none" w:sz="0" w:space="0" w:color="auto"/>
                <w:bottom w:val="none" w:sz="0" w:space="0" w:color="auto"/>
                <w:right w:val="none" w:sz="0" w:space="0" w:color="auto"/>
              </w:divBdr>
            </w:div>
            <w:div w:id="2002851560">
              <w:marLeft w:val="0"/>
              <w:marRight w:val="0"/>
              <w:marTop w:val="0"/>
              <w:marBottom w:val="0"/>
              <w:divBdr>
                <w:top w:val="none" w:sz="0" w:space="0" w:color="auto"/>
                <w:left w:val="none" w:sz="0" w:space="0" w:color="auto"/>
                <w:bottom w:val="none" w:sz="0" w:space="0" w:color="auto"/>
                <w:right w:val="none" w:sz="0" w:space="0" w:color="auto"/>
              </w:divBdr>
            </w:div>
            <w:div w:id="2039811191">
              <w:marLeft w:val="0"/>
              <w:marRight w:val="0"/>
              <w:marTop w:val="0"/>
              <w:marBottom w:val="0"/>
              <w:divBdr>
                <w:top w:val="none" w:sz="0" w:space="0" w:color="auto"/>
                <w:left w:val="none" w:sz="0" w:space="0" w:color="auto"/>
                <w:bottom w:val="none" w:sz="0" w:space="0" w:color="auto"/>
                <w:right w:val="none" w:sz="0" w:space="0" w:color="auto"/>
              </w:divBdr>
            </w:div>
            <w:div w:id="2056544519">
              <w:marLeft w:val="0"/>
              <w:marRight w:val="0"/>
              <w:marTop w:val="0"/>
              <w:marBottom w:val="0"/>
              <w:divBdr>
                <w:top w:val="none" w:sz="0" w:space="0" w:color="auto"/>
                <w:left w:val="none" w:sz="0" w:space="0" w:color="auto"/>
                <w:bottom w:val="none" w:sz="0" w:space="0" w:color="auto"/>
                <w:right w:val="none" w:sz="0" w:space="0" w:color="auto"/>
              </w:divBdr>
            </w:div>
            <w:div w:id="2099448173">
              <w:marLeft w:val="0"/>
              <w:marRight w:val="0"/>
              <w:marTop w:val="0"/>
              <w:marBottom w:val="0"/>
              <w:divBdr>
                <w:top w:val="none" w:sz="0" w:space="0" w:color="auto"/>
                <w:left w:val="none" w:sz="0" w:space="0" w:color="auto"/>
                <w:bottom w:val="none" w:sz="0" w:space="0" w:color="auto"/>
                <w:right w:val="none" w:sz="0" w:space="0" w:color="auto"/>
              </w:divBdr>
            </w:div>
            <w:div w:id="2117096955">
              <w:marLeft w:val="0"/>
              <w:marRight w:val="0"/>
              <w:marTop w:val="0"/>
              <w:marBottom w:val="0"/>
              <w:divBdr>
                <w:top w:val="none" w:sz="0" w:space="0" w:color="auto"/>
                <w:left w:val="none" w:sz="0" w:space="0" w:color="auto"/>
                <w:bottom w:val="none" w:sz="0" w:space="0" w:color="auto"/>
                <w:right w:val="none" w:sz="0" w:space="0" w:color="auto"/>
              </w:divBdr>
            </w:div>
            <w:div w:id="2122412126">
              <w:marLeft w:val="0"/>
              <w:marRight w:val="0"/>
              <w:marTop w:val="0"/>
              <w:marBottom w:val="0"/>
              <w:divBdr>
                <w:top w:val="none" w:sz="0" w:space="0" w:color="auto"/>
                <w:left w:val="none" w:sz="0" w:space="0" w:color="auto"/>
                <w:bottom w:val="none" w:sz="0" w:space="0" w:color="auto"/>
                <w:right w:val="none" w:sz="0" w:space="0" w:color="auto"/>
              </w:divBdr>
            </w:div>
            <w:div w:id="21458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38378137">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766460245">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59983">
      <w:bodyDiv w:val="1"/>
      <w:marLeft w:val="0"/>
      <w:marRight w:val="0"/>
      <w:marTop w:val="0"/>
      <w:marBottom w:val="0"/>
      <w:divBdr>
        <w:top w:val="none" w:sz="0" w:space="0" w:color="auto"/>
        <w:left w:val="none" w:sz="0" w:space="0" w:color="auto"/>
        <w:bottom w:val="none" w:sz="0" w:space="0" w:color="auto"/>
        <w:right w:val="none" w:sz="0" w:space="0" w:color="auto"/>
      </w:divBdr>
      <w:divsChild>
        <w:div w:id="1143884218">
          <w:marLeft w:val="0"/>
          <w:marRight w:val="0"/>
          <w:marTop w:val="0"/>
          <w:marBottom w:val="0"/>
          <w:divBdr>
            <w:top w:val="none" w:sz="0" w:space="0" w:color="auto"/>
            <w:left w:val="none" w:sz="0" w:space="0" w:color="auto"/>
            <w:bottom w:val="none" w:sz="0" w:space="0" w:color="auto"/>
            <w:right w:val="none" w:sz="0" w:space="0" w:color="auto"/>
          </w:divBdr>
          <w:divsChild>
            <w:div w:id="1500270743">
              <w:marLeft w:val="0"/>
              <w:marRight w:val="0"/>
              <w:marTop w:val="0"/>
              <w:marBottom w:val="0"/>
              <w:divBdr>
                <w:top w:val="none" w:sz="0" w:space="0" w:color="auto"/>
                <w:left w:val="none" w:sz="0" w:space="0" w:color="auto"/>
                <w:bottom w:val="none" w:sz="0" w:space="0" w:color="auto"/>
                <w:right w:val="none" w:sz="0" w:space="0" w:color="auto"/>
              </w:divBdr>
            </w:div>
            <w:div w:id="211231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0901">
      <w:bodyDiv w:val="1"/>
      <w:marLeft w:val="0"/>
      <w:marRight w:val="0"/>
      <w:marTop w:val="0"/>
      <w:marBottom w:val="0"/>
      <w:divBdr>
        <w:top w:val="none" w:sz="0" w:space="0" w:color="auto"/>
        <w:left w:val="none" w:sz="0" w:space="0" w:color="auto"/>
        <w:bottom w:val="none" w:sz="0" w:space="0" w:color="auto"/>
        <w:right w:val="none" w:sz="0" w:space="0" w:color="auto"/>
      </w:divBdr>
      <w:divsChild>
        <w:div w:id="267392905">
          <w:marLeft w:val="0"/>
          <w:marRight w:val="0"/>
          <w:marTop w:val="0"/>
          <w:marBottom w:val="0"/>
          <w:divBdr>
            <w:top w:val="none" w:sz="0" w:space="0" w:color="auto"/>
            <w:left w:val="none" w:sz="0" w:space="0" w:color="auto"/>
            <w:bottom w:val="none" w:sz="0" w:space="0" w:color="auto"/>
            <w:right w:val="none" w:sz="0" w:space="0" w:color="auto"/>
          </w:divBdr>
          <w:divsChild>
            <w:div w:id="7953062">
              <w:marLeft w:val="0"/>
              <w:marRight w:val="0"/>
              <w:marTop w:val="0"/>
              <w:marBottom w:val="0"/>
              <w:divBdr>
                <w:top w:val="none" w:sz="0" w:space="0" w:color="auto"/>
                <w:left w:val="none" w:sz="0" w:space="0" w:color="auto"/>
                <w:bottom w:val="none" w:sz="0" w:space="0" w:color="auto"/>
                <w:right w:val="none" w:sz="0" w:space="0" w:color="auto"/>
              </w:divBdr>
            </w:div>
            <w:div w:id="47648474">
              <w:marLeft w:val="0"/>
              <w:marRight w:val="0"/>
              <w:marTop w:val="0"/>
              <w:marBottom w:val="0"/>
              <w:divBdr>
                <w:top w:val="none" w:sz="0" w:space="0" w:color="auto"/>
                <w:left w:val="none" w:sz="0" w:space="0" w:color="auto"/>
                <w:bottom w:val="none" w:sz="0" w:space="0" w:color="auto"/>
                <w:right w:val="none" w:sz="0" w:space="0" w:color="auto"/>
              </w:divBdr>
            </w:div>
            <w:div w:id="113061123">
              <w:marLeft w:val="0"/>
              <w:marRight w:val="0"/>
              <w:marTop w:val="0"/>
              <w:marBottom w:val="0"/>
              <w:divBdr>
                <w:top w:val="none" w:sz="0" w:space="0" w:color="auto"/>
                <w:left w:val="none" w:sz="0" w:space="0" w:color="auto"/>
                <w:bottom w:val="none" w:sz="0" w:space="0" w:color="auto"/>
                <w:right w:val="none" w:sz="0" w:space="0" w:color="auto"/>
              </w:divBdr>
            </w:div>
            <w:div w:id="216431194">
              <w:marLeft w:val="0"/>
              <w:marRight w:val="0"/>
              <w:marTop w:val="0"/>
              <w:marBottom w:val="0"/>
              <w:divBdr>
                <w:top w:val="none" w:sz="0" w:space="0" w:color="auto"/>
                <w:left w:val="none" w:sz="0" w:space="0" w:color="auto"/>
                <w:bottom w:val="none" w:sz="0" w:space="0" w:color="auto"/>
                <w:right w:val="none" w:sz="0" w:space="0" w:color="auto"/>
              </w:divBdr>
            </w:div>
            <w:div w:id="323972528">
              <w:marLeft w:val="0"/>
              <w:marRight w:val="0"/>
              <w:marTop w:val="0"/>
              <w:marBottom w:val="0"/>
              <w:divBdr>
                <w:top w:val="none" w:sz="0" w:space="0" w:color="auto"/>
                <w:left w:val="none" w:sz="0" w:space="0" w:color="auto"/>
                <w:bottom w:val="none" w:sz="0" w:space="0" w:color="auto"/>
                <w:right w:val="none" w:sz="0" w:space="0" w:color="auto"/>
              </w:divBdr>
            </w:div>
            <w:div w:id="324936361">
              <w:marLeft w:val="0"/>
              <w:marRight w:val="0"/>
              <w:marTop w:val="0"/>
              <w:marBottom w:val="0"/>
              <w:divBdr>
                <w:top w:val="none" w:sz="0" w:space="0" w:color="auto"/>
                <w:left w:val="none" w:sz="0" w:space="0" w:color="auto"/>
                <w:bottom w:val="none" w:sz="0" w:space="0" w:color="auto"/>
                <w:right w:val="none" w:sz="0" w:space="0" w:color="auto"/>
              </w:divBdr>
            </w:div>
            <w:div w:id="358051051">
              <w:marLeft w:val="0"/>
              <w:marRight w:val="0"/>
              <w:marTop w:val="0"/>
              <w:marBottom w:val="0"/>
              <w:divBdr>
                <w:top w:val="none" w:sz="0" w:space="0" w:color="auto"/>
                <w:left w:val="none" w:sz="0" w:space="0" w:color="auto"/>
                <w:bottom w:val="none" w:sz="0" w:space="0" w:color="auto"/>
                <w:right w:val="none" w:sz="0" w:space="0" w:color="auto"/>
              </w:divBdr>
            </w:div>
            <w:div w:id="373429292">
              <w:marLeft w:val="0"/>
              <w:marRight w:val="0"/>
              <w:marTop w:val="0"/>
              <w:marBottom w:val="0"/>
              <w:divBdr>
                <w:top w:val="none" w:sz="0" w:space="0" w:color="auto"/>
                <w:left w:val="none" w:sz="0" w:space="0" w:color="auto"/>
                <w:bottom w:val="none" w:sz="0" w:space="0" w:color="auto"/>
                <w:right w:val="none" w:sz="0" w:space="0" w:color="auto"/>
              </w:divBdr>
            </w:div>
            <w:div w:id="393429168">
              <w:marLeft w:val="0"/>
              <w:marRight w:val="0"/>
              <w:marTop w:val="0"/>
              <w:marBottom w:val="0"/>
              <w:divBdr>
                <w:top w:val="none" w:sz="0" w:space="0" w:color="auto"/>
                <w:left w:val="none" w:sz="0" w:space="0" w:color="auto"/>
                <w:bottom w:val="none" w:sz="0" w:space="0" w:color="auto"/>
                <w:right w:val="none" w:sz="0" w:space="0" w:color="auto"/>
              </w:divBdr>
            </w:div>
            <w:div w:id="395713371">
              <w:marLeft w:val="0"/>
              <w:marRight w:val="0"/>
              <w:marTop w:val="0"/>
              <w:marBottom w:val="0"/>
              <w:divBdr>
                <w:top w:val="none" w:sz="0" w:space="0" w:color="auto"/>
                <w:left w:val="none" w:sz="0" w:space="0" w:color="auto"/>
                <w:bottom w:val="none" w:sz="0" w:space="0" w:color="auto"/>
                <w:right w:val="none" w:sz="0" w:space="0" w:color="auto"/>
              </w:divBdr>
            </w:div>
            <w:div w:id="459225481">
              <w:marLeft w:val="0"/>
              <w:marRight w:val="0"/>
              <w:marTop w:val="0"/>
              <w:marBottom w:val="0"/>
              <w:divBdr>
                <w:top w:val="none" w:sz="0" w:space="0" w:color="auto"/>
                <w:left w:val="none" w:sz="0" w:space="0" w:color="auto"/>
                <w:bottom w:val="none" w:sz="0" w:space="0" w:color="auto"/>
                <w:right w:val="none" w:sz="0" w:space="0" w:color="auto"/>
              </w:divBdr>
            </w:div>
            <w:div w:id="475101491">
              <w:marLeft w:val="0"/>
              <w:marRight w:val="0"/>
              <w:marTop w:val="0"/>
              <w:marBottom w:val="0"/>
              <w:divBdr>
                <w:top w:val="none" w:sz="0" w:space="0" w:color="auto"/>
                <w:left w:val="none" w:sz="0" w:space="0" w:color="auto"/>
                <w:bottom w:val="none" w:sz="0" w:space="0" w:color="auto"/>
                <w:right w:val="none" w:sz="0" w:space="0" w:color="auto"/>
              </w:divBdr>
            </w:div>
            <w:div w:id="574049604">
              <w:marLeft w:val="0"/>
              <w:marRight w:val="0"/>
              <w:marTop w:val="0"/>
              <w:marBottom w:val="0"/>
              <w:divBdr>
                <w:top w:val="none" w:sz="0" w:space="0" w:color="auto"/>
                <w:left w:val="none" w:sz="0" w:space="0" w:color="auto"/>
                <w:bottom w:val="none" w:sz="0" w:space="0" w:color="auto"/>
                <w:right w:val="none" w:sz="0" w:space="0" w:color="auto"/>
              </w:divBdr>
            </w:div>
            <w:div w:id="596408111">
              <w:marLeft w:val="0"/>
              <w:marRight w:val="0"/>
              <w:marTop w:val="0"/>
              <w:marBottom w:val="0"/>
              <w:divBdr>
                <w:top w:val="none" w:sz="0" w:space="0" w:color="auto"/>
                <w:left w:val="none" w:sz="0" w:space="0" w:color="auto"/>
                <w:bottom w:val="none" w:sz="0" w:space="0" w:color="auto"/>
                <w:right w:val="none" w:sz="0" w:space="0" w:color="auto"/>
              </w:divBdr>
            </w:div>
            <w:div w:id="615987675">
              <w:marLeft w:val="0"/>
              <w:marRight w:val="0"/>
              <w:marTop w:val="0"/>
              <w:marBottom w:val="0"/>
              <w:divBdr>
                <w:top w:val="none" w:sz="0" w:space="0" w:color="auto"/>
                <w:left w:val="none" w:sz="0" w:space="0" w:color="auto"/>
                <w:bottom w:val="none" w:sz="0" w:space="0" w:color="auto"/>
                <w:right w:val="none" w:sz="0" w:space="0" w:color="auto"/>
              </w:divBdr>
            </w:div>
            <w:div w:id="666716637">
              <w:marLeft w:val="0"/>
              <w:marRight w:val="0"/>
              <w:marTop w:val="0"/>
              <w:marBottom w:val="0"/>
              <w:divBdr>
                <w:top w:val="none" w:sz="0" w:space="0" w:color="auto"/>
                <w:left w:val="none" w:sz="0" w:space="0" w:color="auto"/>
                <w:bottom w:val="none" w:sz="0" w:space="0" w:color="auto"/>
                <w:right w:val="none" w:sz="0" w:space="0" w:color="auto"/>
              </w:divBdr>
            </w:div>
            <w:div w:id="667248866">
              <w:marLeft w:val="0"/>
              <w:marRight w:val="0"/>
              <w:marTop w:val="0"/>
              <w:marBottom w:val="0"/>
              <w:divBdr>
                <w:top w:val="none" w:sz="0" w:space="0" w:color="auto"/>
                <w:left w:val="none" w:sz="0" w:space="0" w:color="auto"/>
                <w:bottom w:val="none" w:sz="0" w:space="0" w:color="auto"/>
                <w:right w:val="none" w:sz="0" w:space="0" w:color="auto"/>
              </w:divBdr>
            </w:div>
            <w:div w:id="677195379">
              <w:marLeft w:val="0"/>
              <w:marRight w:val="0"/>
              <w:marTop w:val="0"/>
              <w:marBottom w:val="0"/>
              <w:divBdr>
                <w:top w:val="none" w:sz="0" w:space="0" w:color="auto"/>
                <w:left w:val="none" w:sz="0" w:space="0" w:color="auto"/>
                <w:bottom w:val="none" w:sz="0" w:space="0" w:color="auto"/>
                <w:right w:val="none" w:sz="0" w:space="0" w:color="auto"/>
              </w:divBdr>
            </w:div>
            <w:div w:id="736322319">
              <w:marLeft w:val="0"/>
              <w:marRight w:val="0"/>
              <w:marTop w:val="0"/>
              <w:marBottom w:val="0"/>
              <w:divBdr>
                <w:top w:val="none" w:sz="0" w:space="0" w:color="auto"/>
                <w:left w:val="none" w:sz="0" w:space="0" w:color="auto"/>
                <w:bottom w:val="none" w:sz="0" w:space="0" w:color="auto"/>
                <w:right w:val="none" w:sz="0" w:space="0" w:color="auto"/>
              </w:divBdr>
            </w:div>
            <w:div w:id="760374440">
              <w:marLeft w:val="0"/>
              <w:marRight w:val="0"/>
              <w:marTop w:val="0"/>
              <w:marBottom w:val="0"/>
              <w:divBdr>
                <w:top w:val="none" w:sz="0" w:space="0" w:color="auto"/>
                <w:left w:val="none" w:sz="0" w:space="0" w:color="auto"/>
                <w:bottom w:val="none" w:sz="0" w:space="0" w:color="auto"/>
                <w:right w:val="none" w:sz="0" w:space="0" w:color="auto"/>
              </w:divBdr>
            </w:div>
            <w:div w:id="780613439">
              <w:marLeft w:val="0"/>
              <w:marRight w:val="0"/>
              <w:marTop w:val="0"/>
              <w:marBottom w:val="0"/>
              <w:divBdr>
                <w:top w:val="none" w:sz="0" w:space="0" w:color="auto"/>
                <w:left w:val="none" w:sz="0" w:space="0" w:color="auto"/>
                <w:bottom w:val="none" w:sz="0" w:space="0" w:color="auto"/>
                <w:right w:val="none" w:sz="0" w:space="0" w:color="auto"/>
              </w:divBdr>
            </w:div>
            <w:div w:id="835994055">
              <w:marLeft w:val="0"/>
              <w:marRight w:val="0"/>
              <w:marTop w:val="0"/>
              <w:marBottom w:val="0"/>
              <w:divBdr>
                <w:top w:val="none" w:sz="0" w:space="0" w:color="auto"/>
                <w:left w:val="none" w:sz="0" w:space="0" w:color="auto"/>
                <w:bottom w:val="none" w:sz="0" w:space="0" w:color="auto"/>
                <w:right w:val="none" w:sz="0" w:space="0" w:color="auto"/>
              </w:divBdr>
            </w:div>
            <w:div w:id="901216425">
              <w:marLeft w:val="0"/>
              <w:marRight w:val="0"/>
              <w:marTop w:val="0"/>
              <w:marBottom w:val="0"/>
              <w:divBdr>
                <w:top w:val="none" w:sz="0" w:space="0" w:color="auto"/>
                <w:left w:val="none" w:sz="0" w:space="0" w:color="auto"/>
                <w:bottom w:val="none" w:sz="0" w:space="0" w:color="auto"/>
                <w:right w:val="none" w:sz="0" w:space="0" w:color="auto"/>
              </w:divBdr>
            </w:div>
            <w:div w:id="901600122">
              <w:marLeft w:val="0"/>
              <w:marRight w:val="0"/>
              <w:marTop w:val="0"/>
              <w:marBottom w:val="0"/>
              <w:divBdr>
                <w:top w:val="none" w:sz="0" w:space="0" w:color="auto"/>
                <w:left w:val="none" w:sz="0" w:space="0" w:color="auto"/>
                <w:bottom w:val="none" w:sz="0" w:space="0" w:color="auto"/>
                <w:right w:val="none" w:sz="0" w:space="0" w:color="auto"/>
              </w:divBdr>
            </w:div>
            <w:div w:id="924611190">
              <w:marLeft w:val="0"/>
              <w:marRight w:val="0"/>
              <w:marTop w:val="0"/>
              <w:marBottom w:val="0"/>
              <w:divBdr>
                <w:top w:val="none" w:sz="0" w:space="0" w:color="auto"/>
                <w:left w:val="none" w:sz="0" w:space="0" w:color="auto"/>
                <w:bottom w:val="none" w:sz="0" w:space="0" w:color="auto"/>
                <w:right w:val="none" w:sz="0" w:space="0" w:color="auto"/>
              </w:divBdr>
            </w:div>
            <w:div w:id="937062108">
              <w:marLeft w:val="0"/>
              <w:marRight w:val="0"/>
              <w:marTop w:val="0"/>
              <w:marBottom w:val="0"/>
              <w:divBdr>
                <w:top w:val="none" w:sz="0" w:space="0" w:color="auto"/>
                <w:left w:val="none" w:sz="0" w:space="0" w:color="auto"/>
                <w:bottom w:val="none" w:sz="0" w:space="0" w:color="auto"/>
                <w:right w:val="none" w:sz="0" w:space="0" w:color="auto"/>
              </w:divBdr>
            </w:div>
            <w:div w:id="1025718260">
              <w:marLeft w:val="0"/>
              <w:marRight w:val="0"/>
              <w:marTop w:val="0"/>
              <w:marBottom w:val="0"/>
              <w:divBdr>
                <w:top w:val="none" w:sz="0" w:space="0" w:color="auto"/>
                <w:left w:val="none" w:sz="0" w:space="0" w:color="auto"/>
                <w:bottom w:val="none" w:sz="0" w:space="0" w:color="auto"/>
                <w:right w:val="none" w:sz="0" w:space="0" w:color="auto"/>
              </w:divBdr>
            </w:div>
            <w:div w:id="1032457900">
              <w:marLeft w:val="0"/>
              <w:marRight w:val="0"/>
              <w:marTop w:val="0"/>
              <w:marBottom w:val="0"/>
              <w:divBdr>
                <w:top w:val="none" w:sz="0" w:space="0" w:color="auto"/>
                <w:left w:val="none" w:sz="0" w:space="0" w:color="auto"/>
                <w:bottom w:val="none" w:sz="0" w:space="0" w:color="auto"/>
                <w:right w:val="none" w:sz="0" w:space="0" w:color="auto"/>
              </w:divBdr>
            </w:div>
            <w:div w:id="1157383481">
              <w:marLeft w:val="0"/>
              <w:marRight w:val="0"/>
              <w:marTop w:val="0"/>
              <w:marBottom w:val="0"/>
              <w:divBdr>
                <w:top w:val="none" w:sz="0" w:space="0" w:color="auto"/>
                <w:left w:val="none" w:sz="0" w:space="0" w:color="auto"/>
                <w:bottom w:val="none" w:sz="0" w:space="0" w:color="auto"/>
                <w:right w:val="none" w:sz="0" w:space="0" w:color="auto"/>
              </w:divBdr>
            </w:div>
            <w:div w:id="1231380761">
              <w:marLeft w:val="0"/>
              <w:marRight w:val="0"/>
              <w:marTop w:val="0"/>
              <w:marBottom w:val="0"/>
              <w:divBdr>
                <w:top w:val="none" w:sz="0" w:space="0" w:color="auto"/>
                <w:left w:val="none" w:sz="0" w:space="0" w:color="auto"/>
                <w:bottom w:val="none" w:sz="0" w:space="0" w:color="auto"/>
                <w:right w:val="none" w:sz="0" w:space="0" w:color="auto"/>
              </w:divBdr>
            </w:div>
            <w:div w:id="1258489208">
              <w:marLeft w:val="0"/>
              <w:marRight w:val="0"/>
              <w:marTop w:val="0"/>
              <w:marBottom w:val="0"/>
              <w:divBdr>
                <w:top w:val="none" w:sz="0" w:space="0" w:color="auto"/>
                <w:left w:val="none" w:sz="0" w:space="0" w:color="auto"/>
                <w:bottom w:val="none" w:sz="0" w:space="0" w:color="auto"/>
                <w:right w:val="none" w:sz="0" w:space="0" w:color="auto"/>
              </w:divBdr>
            </w:div>
            <w:div w:id="1304581093">
              <w:marLeft w:val="0"/>
              <w:marRight w:val="0"/>
              <w:marTop w:val="0"/>
              <w:marBottom w:val="0"/>
              <w:divBdr>
                <w:top w:val="none" w:sz="0" w:space="0" w:color="auto"/>
                <w:left w:val="none" w:sz="0" w:space="0" w:color="auto"/>
                <w:bottom w:val="none" w:sz="0" w:space="0" w:color="auto"/>
                <w:right w:val="none" w:sz="0" w:space="0" w:color="auto"/>
              </w:divBdr>
            </w:div>
            <w:div w:id="1351420040">
              <w:marLeft w:val="0"/>
              <w:marRight w:val="0"/>
              <w:marTop w:val="0"/>
              <w:marBottom w:val="0"/>
              <w:divBdr>
                <w:top w:val="none" w:sz="0" w:space="0" w:color="auto"/>
                <w:left w:val="none" w:sz="0" w:space="0" w:color="auto"/>
                <w:bottom w:val="none" w:sz="0" w:space="0" w:color="auto"/>
                <w:right w:val="none" w:sz="0" w:space="0" w:color="auto"/>
              </w:divBdr>
            </w:div>
            <w:div w:id="1385369354">
              <w:marLeft w:val="0"/>
              <w:marRight w:val="0"/>
              <w:marTop w:val="0"/>
              <w:marBottom w:val="0"/>
              <w:divBdr>
                <w:top w:val="none" w:sz="0" w:space="0" w:color="auto"/>
                <w:left w:val="none" w:sz="0" w:space="0" w:color="auto"/>
                <w:bottom w:val="none" w:sz="0" w:space="0" w:color="auto"/>
                <w:right w:val="none" w:sz="0" w:space="0" w:color="auto"/>
              </w:divBdr>
            </w:div>
            <w:div w:id="1399741691">
              <w:marLeft w:val="0"/>
              <w:marRight w:val="0"/>
              <w:marTop w:val="0"/>
              <w:marBottom w:val="0"/>
              <w:divBdr>
                <w:top w:val="none" w:sz="0" w:space="0" w:color="auto"/>
                <w:left w:val="none" w:sz="0" w:space="0" w:color="auto"/>
                <w:bottom w:val="none" w:sz="0" w:space="0" w:color="auto"/>
                <w:right w:val="none" w:sz="0" w:space="0" w:color="auto"/>
              </w:divBdr>
            </w:div>
            <w:div w:id="1428305152">
              <w:marLeft w:val="0"/>
              <w:marRight w:val="0"/>
              <w:marTop w:val="0"/>
              <w:marBottom w:val="0"/>
              <w:divBdr>
                <w:top w:val="none" w:sz="0" w:space="0" w:color="auto"/>
                <w:left w:val="none" w:sz="0" w:space="0" w:color="auto"/>
                <w:bottom w:val="none" w:sz="0" w:space="0" w:color="auto"/>
                <w:right w:val="none" w:sz="0" w:space="0" w:color="auto"/>
              </w:divBdr>
            </w:div>
            <w:div w:id="1493377812">
              <w:marLeft w:val="0"/>
              <w:marRight w:val="0"/>
              <w:marTop w:val="0"/>
              <w:marBottom w:val="0"/>
              <w:divBdr>
                <w:top w:val="none" w:sz="0" w:space="0" w:color="auto"/>
                <w:left w:val="none" w:sz="0" w:space="0" w:color="auto"/>
                <w:bottom w:val="none" w:sz="0" w:space="0" w:color="auto"/>
                <w:right w:val="none" w:sz="0" w:space="0" w:color="auto"/>
              </w:divBdr>
            </w:div>
            <w:div w:id="1527449783">
              <w:marLeft w:val="0"/>
              <w:marRight w:val="0"/>
              <w:marTop w:val="0"/>
              <w:marBottom w:val="0"/>
              <w:divBdr>
                <w:top w:val="none" w:sz="0" w:space="0" w:color="auto"/>
                <w:left w:val="none" w:sz="0" w:space="0" w:color="auto"/>
                <w:bottom w:val="none" w:sz="0" w:space="0" w:color="auto"/>
                <w:right w:val="none" w:sz="0" w:space="0" w:color="auto"/>
              </w:divBdr>
            </w:div>
            <w:div w:id="1567103377">
              <w:marLeft w:val="0"/>
              <w:marRight w:val="0"/>
              <w:marTop w:val="0"/>
              <w:marBottom w:val="0"/>
              <w:divBdr>
                <w:top w:val="none" w:sz="0" w:space="0" w:color="auto"/>
                <w:left w:val="none" w:sz="0" w:space="0" w:color="auto"/>
                <w:bottom w:val="none" w:sz="0" w:space="0" w:color="auto"/>
                <w:right w:val="none" w:sz="0" w:space="0" w:color="auto"/>
              </w:divBdr>
            </w:div>
            <w:div w:id="1577738303">
              <w:marLeft w:val="0"/>
              <w:marRight w:val="0"/>
              <w:marTop w:val="0"/>
              <w:marBottom w:val="0"/>
              <w:divBdr>
                <w:top w:val="none" w:sz="0" w:space="0" w:color="auto"/>
                <w:left w:val="none" w:sz="0" w:space="0" w:color="auto"/>
                <w:bottom w:val="none" w:sz="0" w:space="0" w:color="auto"/>
                <w:right w:val="none" w:sz="0" w:space="0" w:color="auto"/>
              </w:divBdr>
            </w:div>
            <w:div w:id="1637222592">
              <w:marLeft w:val="0"/>
              <w:marRight w:val="0"/>
              <w:marTop w:val="0"/>
              <w:marBottom w:val="0"/>
              <w:divBdr>
                <w:top w:val="none" w:sz="0" w:space="0" w:color="auto"/>
                <w:left w:val="none" w:sz="0" w:space="0" w:color="auto"/>
                <w:bottom w:val="none" w:sz="0" w:space="0" w:color="auto"/>
                <w:right w:val="none" w:sz="0" w:space="0" w:color="auto"/>
              </w:divBdr>
            </w:div>
            <w:div w:id="1734962810">
              <w:marLeft w:val="0"/>
              <w:marRight w:val="0"/>
              <w:marTop w:val="0"/>
              <w:marBottom w:val="0"/>
              <w:divBdr>
                <w:top w:val="none" w:sz="0" w:space="0" w:color="auto"/>
                <w:left w:val="none" w:sz="0" w:space="0" w:color="auto"/>
                <w:bottom w:val="none" w:sz="0" w:space="0" w:color="auto"/>
                <w:right w:val="none" w:sz="0" w:space="0" w:color="auto"/>
              </w:divBdr>
            </w:div>
            <w:div w:id="1735082119">
              <w:marLeft w:val="0"/>
              <w:marRight w:val="0"/>
              <w:marTop w:val="0"/>
              <w:marBottom w:val="0"/>
              <w:divBdr>
                <w:top w:val="none" w:sz="0" w:space="0" w:color="auto"/>
                <w:left w:val="none" w:sz="0" w:space="0" w:color="auto"/>
                <w:bottom w:val="none" w:sz="0" w:space="0" w:color="auto"/>
                <w:right w:val="none" w:sz="0" w:space="0" w:color="auto"/>
              </w:divBdr>
            </w:div>
            <w:div w:id="1798142258">
              <w:marLeft w:val="0"/>
              <w:marRight w:val="0"/>
              <w:marTop w:val="0"/>
              <w:marBottom w:val="0"/>
              <w:divBdr>
                <w:top w:val="none" w:sz="0" w:space="0" w:color="auto"/>
                <w:left w:val="none" w:sz="0" w:space="0" w:color="auto"/>
                <w:bottom w:val="none" w:sz="0" w:space="0" w:color="auto"/>
                <w:right w:val="none" w:sz="0" w:space="0" w:color="auto"/>
              </w:divBdr>
            </w:div>
            <w:div w:id="1920367340">
              <w:marLeft w:val="0"/>
              <w:marRight w:val="0"/>
              <w:marTop w:val="0"/>
              <w:marBottom w:val="0"/>
              <w:divBdr>
                <w:top w:val="none" w:sz="0" w:space="0" w:color="auto"/>
                <w:left w:val="none" w:sz="0" w:space="0" w:color="auto"/>
                <w:bottom w:val="none" w:sz="0" w:space="0" w:color="auto"/>
                <w:right w:val="none" w:sz="0" w:space="0" w:color="auto"/>
              </w:divBdr>
            </w:div>
            <w:div w:id="1973779633">
              <w:marLeft w:val="0"/>
              <w:marRight w:val="0"/>
              <w:marTop w:val="0"/>
              <w:marBottom w:val="0"/>
              <w:divBdr>
                <w:top w:val="none" w:sz="0" w:space="0" w:color="auto"/>
                <w:left w:val="none" w:sz="0" w:space="0" w:color="auto"/>
                <w:bottom w:val="none" w:sz="0" w:space="0" w:color="auto"/>
                <w:right w:val="none" w:sz="0" w:space="0" w:color="auto"/>
              </w:divBdr>
            </w:div>
            <w:div w:id="2009211797">
              <w:marLeft w:val="0"/>
              <w:marRight w:val="0"/>
              <w:marTop w:val="0"/>
              <w:marBottom w:val="0"/>
              <w:divBdr>
                <w:top w:val="none" w:sz="0" w:space="0" w:color="auto"/>
                <w:left w:val="none" w:sz="0" w:space="0" w:color="auto"/>
                <w:bottom w:val="none" w:sz="0" w:space="0" w:color="auto"/>
                <w:right w:val="none" w:sz="0" w:space="0" w:color="auto"/>
              </w:divBdr>
            </w:div>
            <w:div w:id="204566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Template>
  <TotalTime>0</TotalTime>
  <Pages>30</Pages>
  <Words>6250</Words>
  <Characters>35626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Liam Draper</cp:lastModifiedBy>
  <cp:revision>5</cp:revision>
  <dcterms:created xsi:type="dcterms:W3CDTF">2022-09-08T10:42:00Z</dcterms:created>
  <dcterms:modified xsi:type="dcterms:W3CDTF">2022-09-11T23:39:00Z</dcterms:modified>
</cp:coreProperties>
</file>